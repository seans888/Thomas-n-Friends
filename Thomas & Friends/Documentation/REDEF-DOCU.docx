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7BAAA" w14:textId="4AA217CD" w:rsidR="000C56A8" w:rsidRDefault="000C56A8" w:rsidP="00150F42">
      <w:pPr>
        <w:jc w:val="center"/>
        <w:rPr>
          <w:ins w:id="1" w:author="Marc Adrian  Jimenez" w:date="2017-08-17T11:44:00Z"/>
          <w:b/>
          <w:bCs/>
          <w:sz w:val="40"/>
          <w:szCs w:val="40"/>
        </w:rPr>
      </w:pPr>
      <w:bookmarkStart w:id="2" w:name="_GoBack"/>
      <w:bookmarkEnd w:id="2"/>
      <w:ins w:id="3" w:author="Marc Adrian  Jimenez" w:date="2017-08-17T11:44:00Z">
        <w:r>
          <w:rPr>
            <w:noProof/>
            <w:lang w:val="en-PH" w:eastAsia="en-PH"/>
          </w:rPr>
          <w:drawing>
            <wp:anchor distT="0" distB="0" distL="114300" distR="114300" simplePos="0" relativeHeight="251658244" behindDoc="0" locked="0" layoutInCell="1" allowOverlap="1" wp14:anchorId="08F4A64D" wp14:editId="2EE3361D">
              <wp:simplePos x="0" y="0"/>
              <wp:positionH relativeFrom="margin">
                <wp:posOffset>2407920</wp:posOffset>
              </wp:positionH>
              <wp:positionV relativeFrom="paragraph">
                <wp:posOffset>55154</wp:posOffset>
              </wp:positionV>
              <wp:extent cx="1128156" cy="1128156"/>
              <wp:effectExtent l="0" t="0" r="0" b="0"/>
              <wp:wrapNone/>
              <wp:docPr id="1" name="Picture 1" descr="C:\Users\Marc\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apc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8156" cy="112815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4" w:author="Sherine Jane Coronel" w:date="2017-08-29T16:23:00Z">
        <w:r w:rsidR="008C281C">
          <w:rPr>
            <w:b/>
            <w:bCs/>
            <w:sz w:val="40"/>
            <w:szCs w:val="40"/>
          </w:rPr>
          <w:t>===</w:t>
        </w:r>
      </w:ins>
    </w:p>
    <w:p w14:paraId="050A9CE2" w14:textId="77777777" w:rsidR="002D1D00" w:rsidRDefault="002D1D00" w:rsidP="00150F42">
      <w:pPr>
        <w:jc w:val="center"/>
        <w:rPr>
          <w:ins w:id="5" w:author="Marc Adrian  Jimenez" w:date="2017-08-17T11:45:00Z"/>
          <w:b/>
          <w:bCs/>
          <w:sz w:val="40"/>
          <w:szCs w:val="40"/>
        </w:rPr>
      </w:pPr>
    </w:p>
    <w:p w14:paraId="68EBB8BE" w14:textId="48973BD1" w:rsidR="00150F42" w:rsidRPr="00DB5BDA" w:rsidRDefault="00176FF1">
      <w:pPr>
        <w:jc w:val="center"/>
        <w:rPr>
          <w:sz w:val="20"/>
          <w:rPrChange w:id="6" w:author="Marc Adrian  Jimenez" w:date="2017-08-30T14:41:00Z">
            <w:rPr>
              <w:b/>
              <w:bCs/>
              <w:sz w:val="40"/>
              <w:szCs w:val="40"/>
            </w:rPr>
          </w:rPrChange>
        </w:rPr>
      </w:pPr>
      <w:ins w:id="7" w:author="Marc Adrian  Jimenez" w:date="2017-08-29T23:43:00Z">
        <w:r>
          <w:rPr>
            <w:b/>
            <w:bCs/>
            <w:sz w:val="36"/>
            <w:szCs w:val="40"/>
          </w:rPr>
          <w:t>I</w:t>
        </w:r>
        <w:r w:rsidR="00245B19">
          <w:rPr>
            <w:b/>
            <w:bCs/>
            <w:sz w:val="36"/>
            <w:szCs w:val="40"/>
          </w:rPr>
          <w:t xml:space="preserve">dentifying Hardware and Software </w:t>
        </w:r>
      </w:ins>
      <w:del w:id="8" w:author="Marc Adrian  Jimenez" w:date="2017-08-15T18:22:00Z">
        <w:r w:rsidR="00150F42" w:rsidDel="009D539B">
          <w:rPr>
            <w:b/>
            <w:bCs/>
            <w:sz w:val="36"/>
            <w:szCs w:val="40"/>
          </w:rPr>
          <w:delText>Touch Screen</w:delText>
        </w:r>
      </w:del>
      <w:del w:id="9" w:author="Marc Adrian  Jimenez" w:date="2017-08-15T05:47:00Z">
        <w:r w:rsidR="00150F42" w:rsidDel="00030A1E">
          <w:rPr>
            <w:b/>
            <w:bCs/>
            <w:sz w:val="36"/>
            <w:szCs w:val="40"/>
          </w:rPr>
          <w:delText xml:space="preserve"> Adaptability</w:delText>
        </w:r>
        <w:r w:rsidR="00150F42" w:rsidDel="00C67B8C">
          <w:rPr>
            <w:b/>
            <w:bCs/>
            <w:sz w:val="36"/>
            <w:szCs w:val="40"/>
          </w:rPr>
          <w:delText>:</w:delText>
        </w:r>
      </w:del>
      <w:del w:id="10" w:author="Marc Adrian  Jimenez" w:date="2017-08-15T18:22:00Z">
        <w:r w:rsidR="00150F42" w:rsidDel="009D539B">
          <w:rPr>
            <w:b/>
            <w:bCs/>
            <w:sz w:val="36"/>
            <w:szCs w:val="40"/>
          </w:rPr>
          <w:delText xml:space="preserve"> </w:delText>
        </w:r>
      </w:del>
      <w:del w:id="11" w:author="Marc Adrian  Jimenez" w:date="2017-08-15T05:47:00Z">
        <w:r w:rsidR="00150F42" w:rsidDel="00030A1E">
          <w:rPr>
            <w:b/>
            <w:bCs/>
            <w:sz w:val="36"/>
            <w:szCs w:val="40"/>
          </w:rPr>
          <w:delText xml:space="preserve">User Calibration based Touch Screen </w:delText>
        </w:r>
        <w:commentRangeStart w:id="12"/>
        <w:r w:rsidR="00150F42" w:rsidDel="00030A1E">
          <w:rPr>
            <w:b/>
            <w:bCs/>
            <w:sz w:val="36"/>
            <w:szCs w:val="40"/>
          </w:rPr>
          <w:delText>Responsivity</w:delText>
        </w:r>
        <w:commentRangeEnd w:id="12"/>
        <w:r w:rsidR="0088591D" w:rsidDel="00030A1E">
          <w:rPr>
            <w:rStyle w:val="CommentReference"/>
            <w:sz w:val="14"/>
          </w:rPr>
          <w:commentReference w:id="12"/>
        </w:r>
      </w:del>
      <w:ins w:id="13" w:author="Marc Adrian  Jimenez" w:date="2017-08-17T11:41:00Z">
        <w:r w:rsidR="000D28F1">
          <w:rPr>
            <w:b/>
            <w:bCs/>
            <w:sz w:val="36"/>
            <w:szCs w:val="40"/>
          </w:rPr>
          <w:t>Factors</w:t>
        </w:r>
      </w:ins>
      <w:ins w:id="14" w:author="Marc Adrian  Jimenez" w:date="2017-08-30T14:41:00Z">
        <w:r w:rsidR="00DB5BDA">
          <w:rPr>
            <w:b/>
            <w:bCs/>
            <w:sz w:val="36"/>
            <w:szCs w:val="40"/>
          </w:rPr>
          <w:t xml:space="preserve"> </w:t>
        </w:r>
      </w:ins>
      <w:ins w:id="15" w:author="Marc Adrian  Jimenez" w:date="2017-08-17T11:41:00Z">
        <w:r w:rsidR="000D28F1">
          <w:rPr>
            <w:b/>
            <w:bCs/>
            <w:sz w:val="36"/>
            <w:szCs w:val="40"/>
          </w:rPr>
          <w:t xml:space="preserve">Affecting </w:t>
        </w:r>
      </w:ins>
      <w:ins w:id="16" w:author="Marc Adrian  Jimenez" w:date="2017-08-30T21:00:00Z">
        <w:r w:rsidR="00FB70B4">
          <w:rPr>
            <w:b/>
            <w:bCs/>
            <w:sz w:val="36"/>
            <w:szCs w:val="40"/>
          </w:rPr>
          <w:t>the</w:t>
        </w:r>
        <w:r w:rsidR="00535F68">
          <w:rPr>
            <w:b/>
            <w:bCs/>
            <w:sz w:val="36"/>
            <w:szCs w:val="40"/>
          </w:rPr>
          <w:t xml:space="preserve"> Touchscreen Responsiveness of Android S</w:t>
        </w:r>
      </w:ins>
      <w:ins w:id="17" w:author="Marc Adrian  Jimenez" w:date="2017-08-30T21:01:00Z">
        <w:r w:rsidR="00535F68">
          <w:rPr>
            <w:b/>
            <w:bCs/>
            <w:sz w:val="36"/>
            <w:szCs w:val="40"/>
          </w:rPr>
          <w:t>martphones</w:t>
        </w:r>
      </w:ins>
    </w:p>
    <w:p w14:paraId="361B4F95" w14:textId="77777777" w:rsidR="00150F42" w:rsidRPr="00150D4E" w:rsidRDefault="00150F42" w:rsidP="00150F42">
      <w:pPr>
        <w:spacing w:line="276" w:lineRule="auto"/>
        <w:jc w:val="center"/>
      </w:pPr>
      <w:r>
        <w:t>Project Documentation Submitted</w:t>
      </w:r>
    </w:p>
    <w:p w14:paraId="50C8C997" w14:textId="77777777" w:rsidR="00150F42" w:rsidRPr="00150D4E" w:rsidRDefault="00150F42" w:rsidP="00150F42">
      <w:pPr>
        <w:spacing w:line="276" w:lineRule="auto"/>
        <w:jc w:val="center"/>
      </w:pPr>
      <w:r>
        <w:t>to the Faculty of School of</w:t>
      </w:r>
    </w:p>
    <w:p w14:paraId="41EA841E" w14:textId="77777777" w:rsidR="00150F42" w:rsidRPr="00150D4E" w:rsidRDefault="00150F42" w:rsidP="00150F42">
      <w:pPr>
        <w:spacing w:line="276" w:lineRule="auto"/>
        <w:jc w:val="center"/>
      </w:pPr>
      <w:r>
        <w:t>Computing and Information Technologies</w:t>
      </w:r>
    </w:p>
    <w:p w14:paraId="5CDB39B4" w14:textId="29C3DEC6" w:rsidR="00150F42" w:rsidRPr="00150D4E" w:rsidRDefault="00367B4F">
      <w:pPr>
        <w:spacing w:line="276" w:lineRule="auto"/>
        <w:jc w:val="center"/>
      </w:pPr>
      <w:r>
        <w:t>O</w:t>
      </w:r>
      <w:r w:rsidR="00150F42">
        <w:t>f</w:t>
      </w:r>
    </w:p>
    <w:p w14:paraId="6141A12E" w14:textId="77777777" w:rsidR="00150F42" w:rsidRDefault="00150F42" w:rsidP="00150F42">
      <w:pPr>
        <w:spacing w:line="276" w:lineRule="auto"/>
        <w:jc w:val="center"/>
      </w:pPr>
      <w:r>
        <w:t>Asia Pacific College</w:t>
      </w:r>
    </w:p>
    <w:p w14:paraId="2DD1460B" w14:textId="77777777" w:rsidR="00150F42" w:rsidRPr="00150D4E" w:rsidRDefault="00150F42" w:rsidP="00150F42">
      <w:pPr>
        <w:jc w:val="center"/>
      </w:pPr>
    </w:p>
    <w:p w14:paraId="5078CFCA" w14:textId="77777777" w:rsidR="00150F42" w:rsidRPr="00150D4E" w:rsidRDefault="00150F42" w:rsidP="00150F42">
      <w:pPr>
        <w:spacing w:line="240" w:lineRule="auto"/>
        <w:jc w:val="center"/>
      </w:pPr>
      <w:r>
        <w:t>In Fulfillment of the Requirements for the subject</w:t>
      </w:r>
    </w:p>
    <w:p w14:paraId="30BC69BE" w14:textId="77777777" w:rsidR="00150F42" w:rsidRDefault="00150F42">
      <w:pPr>
        <w:jc w:val="center"/>
        <w:rPr>
          <w:del w:id="18" w:author="Marc Adrian  Jimenez" w:date="2017-08-15T20:52:00Z"/>
        </w:rPr>
        <w:pPrChange w:id="19" w:author="Marc Adrian  Jimenez" w:date="2017-08-15T20:52:00Z">
          <w:pPr/>
        </w:pPrChange>
      </w:pPr>
      <w:r w:rsidRPr="004920B5">
        <w:t>Systems Analysis &amp; Detailed Design for CS-SS</w:t>
      </w:r>
    </w:p>
    <w:p w14:paraId="47316F78" w14:textId="77777777" w:rsidR="00150F42" w:rsidDel="00F83D6C" w:rsidRDefault="00150F42">
      <w:pPr>
        <w:jc w:val="center"/>
        <w:pPrChange w:id="20" w:author="Marc Adrian  Jimenez" w:date="2017-08-17T00:03:00Z">
          <w:pPr/>
        </w:pPrChange>
      </w:pPr>
    </w:p>
    <w:p w14:paraId="4E8E3971" w14:textId="77777777" w:rsidR="00150F42" w:rsidRDefault="00150F42" w:rsidP="00150F42">
      <w:pPr>
        <w:rPr>
          <w:del w:id="21" w:author="Marc Adrian  Jimenez" w:date="2017-08-15T11:47:00Z"/>
        </w:rPr>
      </w:pPr>
    </w:p>
    <w:p w14:paraId="720BB631" w14:textId="77777777" w:rsidR="00150F42" w:rsidDel="000C56A8" w:rsidRDefault="00150F42" w:rsidP="00150F42">
      <w:pPr>
        <w:rPr>
          <w:del w:id="22" w:author="Marc Adrian  Jimenez" w:date="2017-08-17T11:44:00Z"/>
        </w:rPr>
      </w:pPr>
    </w:p>
    <w:p w14:paraId="413E7EA4" w14:textId="77777777" w:rsidR="00150F42" w:rsidRPr="00150D4E" w:rsidDel="000C56A8" w:rsidRDefault="00150F42" w:rsidP="00150F42">
      <w:pPr>
        <w:rPr>
          <w:del w:id="23" w:author="Marc Adrian  Jimenez" w:date="2017-08-17T11:44:00Z"/>
        </w:rPr>
      </w:pPr>
    </w:p>
    <w:p w14:paraId="158D2436" w14:textId="77777777" w:rsidR="00150F42" w:rsidRDefault="00150F42" w:rsidP="00150F42">
      <w:pPr>
        <w:jc w:val="center"/>
      </w:pPr>
      <w:r>
        <w:t>by</w:t>
      </w:r>
    </w:p>
    <w:p w14:paraId="62B2DBCB" w14:textId="77777777" w:rsidR="00150F42" w:rsidRDefault="00150F42" w:rsidP="00150F42">
      <w:pPr>
        <w:jc w:val="center"/>
      </w:pPr>
      <w:r>
        <w:t>CORONEL, Sherine Jane</w:t>
      </w:r>
    </w:p>
    <w:p w14:paraId="02A6F316" w14:textId="77777777" w:rsidR="00150F42" w:rsidRDefault="00150F42" w:rsidP="00150F42">
      <w:pPr>
        <w:jc w:val="center"/>
      </w:pPr>
      <w:r>
        <w:t>DELA CRUZ, Joey Bernadette</w:t>
      </w:r>
    </w:p>
    <w:p w14:paraId="59C83B87" w14:textId="77777777" w:rsidR="00150F42" w:rsidRDefault="00150F42" w:rsidP="00150F42">
      <w:pPr>
        <w:jc w:val="center"/>
      </w:pPr>
      <w:r>
        <w:t>JIMENEZ, Marc Adrian</w:t>
      </w:r>
    </w:p>
    <w:p w14:paraId="71A08E26" w14:textId="7BBCC07A" w:rsidR="00150F42" w:rsidRDefault="00150F42" w:rsidP="00150F42">
      <w:pPr>
        <w:jc w:val="center"/>
        <w:rPr>
          <w:ins w:id="24" w:author="Marc Adrian  Jimenez" w:date="2017-08-15T11:46:00Z"/>
        </w:rPr>
      </w:pPr>
      <w:r>
        <w:t>LLANTOS, Joneil Thom</w:t>
      </w:r>
    </w:p>
    <w:p w14:paraId="4A228A9A" w14:textId="77777777" w:rsidR="002D1D00" w:rsidRDefault="002D1D00">
      <w:pPr>
        <w:rPr>
          <w:ins w:id="25" w:author="Marc Adrian  Jimenez" w:date="2017-08-15T11:46:00Z"/>
        </w:rPr>
        <w:pPrChange w:id="26" w:author="Marc Adrian  Jimenez" w:date="2017-08-30T21:01:00Z">
          <w:pPr>
            <w:jc w:val="center"/>
          </w:pPr>
        </w:pPrChange>
      </w:pPr>
    </w:p>
    <w:p w14:paraId="1987A1F1" w14:textId="58553B50" w:rsidR="00F83D6C" w:rsidRDefault="00F83D6C" w:rsidP="00150F42">
      <w:pPr>
        <w:jc w:val="center"/>
        <w:rPr>
          <w:ins w:id="27" w:author="Marc Adrian  Jimenez" w:date="2017-08-15T11:46:00Z"/>
        </w:rPr>
      </w:pPr>
      <w:ins w:id="28" w:author="Marc Adrian  Jimenez" w:date="2017-08-15T11:46:00Z">
        <w:r>
          <w:t>Mr. Manuel Sebastian Sanchez</w:t>
        </w:r>
      </w:ins>
    </w:p>
    <w:p w14:paraId="377A2C0F" w14:textId="6EACAF2B" w:rsidR="00150F42" w:rsidRDefault="00DB5BDA">
      <w:pPr>
        <w:jc w:val="center"/>
        <w:rPr>
          <w:del w:id="29" w:author="Marc Adrian  Jimenez" w:date="2017-08-15T11:46:00Z"/>
        </w:rPr>
        <w:pPrChange w:id="30" w:author="Marc Adrian  Jimenez" w:date="2017-08-15T11:46:00Z">
          <w:pPr>
            <w:spacing w:line="259" w:lineRule="auto"/>
            <w:jc w:val="left"/>
          </w:pPr>
        </w:pPrChange>
      </w:pPr>
      <w:ins w:id="31" w:author="Marc Adrian  Jimenez" w:date="2017-08-15T11:46:00Z">
        <w:r>
          <w:t>August 30</w:t>
        </w:r>
        <w:r w:rsidR="00F83D6C">
          <w:t>, 2017</w:t>
        </w:r>
      </w:ins>
    </w:p>
    <w:p w14:paraId="4659619F" w14:textId="77777777" w:rsidR="00150F42" w:rsidRDefault="00150F42">
      <w:pPr>
        <w:jc w:val="center"/>
        <w:pPrChange w:id="32" w:author="Marc Adrian  Jimenez" w:date="2017-08-15T11:46:00Z">
          <w:pPr>
            <w:spacing w:line="259" w:lineRule="auto"/>
            <w:jc w:val="left"/>
          </w:pPr>
        </w:pPrChange>
      </w:pPr>
      <w:r>
        <w:br w:type="page"/>
      </w:r>
    </w:p>
    <w:p w14:paraId="63D0EC45" w14:textId="5894EDD2" w:rsidR="00F83D6C" w:rsidRPr="00150D4E" w:rsidDel="00F83D6C" w:rsidRDefault="00F83D6C">
      <w:pPr>
        <w:jc w:val="center"/>
        <w:rPr>
          <w:del w:id="33" w:author="Marc Adrian  Jimenez" w:date="2017-08-15T11:47:00Z"/>
        </w:rPr>
        <w:sectPr w:rsidR="00F83D6C" w:rsidRPr="00150D4E" w:rsidDel="00F83D6C" w:rsidSect="00341B81">
          <w:headerReference w:type="default" r:id="rId15"/>
          <w:footerReference w:type="default" r:id="rId16"/>
          <w:footerReference w:type="first" r:id="rId17"/>
          <w:pgSz w:w="12240" w:h="15840"/>
          <w:pgMar w:top="1260" w:right="1440" w:bottom="1440" w:left="1440" w:header="720" w:footer="720" w:gutter="0"/>
          <w:cols w:space="720"/>
          <w:titlePg/>
          <w:docGrid w:linePitch="360"/>
        </w:sectPr>
      </w:pPr>
    </w:p>
    <w:customXmlInsRangeStart w:id="34" w:author="Marc Adrian  Jimenez" w:date="2017-08-15T05:50:00Z"/>
    <w:bookmarkStart w:id="35" w:name="_Toc479371734" w:displacedByCustomXml="next"/>
    <w:sdt>
      <w:sdtPr>
        <w:id w:val="-1421783540"/>
        <w:docPartObj>
          <w:docPartGallery w:val="Table of Contents"/>
          <w:docPartUnique/>
        </w:docPartObj>
      </w:sdtPr>
      <w:sdtEndPr>
        <w:rPr>
          <w:b/>
          <w:bCs/>
          <w:noProof/>
        </w:rPr>
      </w:sdtEndPr>
      <w:sdtContent>
        <w:customXmlInsRangeEnd w:id="34"/>
        <w:p w14:paraId="031E9B90" w14:textId="222DE46F" w:rsidR="006A2442" w:rsidRPr="002D3FE0" w:rsidRDefault="006A2442">
          <w:pPr>
            <w:jc w:val="center"/>
            <w:rPr>
              <w:ins w:id="36" w:author="Marc Adrian  Jimenez" w:date="2017-08-15T05:50:00Z"/>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7" w:author="Marc Adrian  Jimenez" w:date="2017-08-15T05:50:00Z">
                <w:rPr>
                  <w:ins w:id="38" w:author="Marc Adrian  Jimenez" w:date="2017-08-15T05:50:00Z"/>
                </w:rPr>
              </w:rPrChange>
            </w:rPr>
            <w:pPrChange w:id="39" w:author="Marc Adrian  Jimenez" w:date="2017-08-15T11:47:00Z">
              <w:pPr>
                <w:pStyle w:val="TOCHeading"/>
              </w:pPr>
            </w:pPrChange>
          </w:pPr>
          <w:ins w:id="40" w:author="Marc Adrian  Jimenez" w:date="2017-08-15T05:50:00Z">
            <w:r w:rsidRPr="002D3FE0">
              <w:rPr>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1" w:author="Marc Adrian  Jimenez" w:date="2017-08-15T05:50:00Z">
                  <w:rPr/>
                </w:rPrChange>
              </w:rPr>
              <w:t>Table of Contents</w:t>
            </w:r>
          </w:ins>
        </w:p>
        <w:p w14:paraId="24F70A1F" w14:textId="417A2E7F" w:rsidR="008867C6" w:rsidRDefault="006A2442">
          <w:pPr>
            <w:pStyle w:val="TOC1"/>
            <w:rPr>
              <w:ins w:id="42" w:author="Marc Adrian  Jimenez" w:date="2017-08-30T14:54:00Z"/>
              <w:rFonts w:asciiTheme="minorHAnsi" w:eastAsiaTheme="minorEastAsia" w:hAnsiTheme="minorHAnsi"/>
              <w:noProof/>
              <w:lang w:val="en-PH" w:eastAsia="en-PH"/>
            </w:rPr>
          </w:pPr>
          <w:ins w:id="43" w:author="Marc Adrian  Jimenez" w:date="2017-08-15T05:50:00Z">
            <w:r>
              <w:fldChar w:fldCharType="begin"/>
            </w:r>
            <w:r>
              <w:instrText xml:space="preserve"> TOC \o "1-3" \h \z \u </w:instrText>
            </w:r>
            <w:r>
              <w:fldChar w:fldCharType="separate"/>
            </w:r>
          </w:ins>
          <w:ins w:id="44" w:author="Marc Adrian  Jimenez" w:date="2017-08-30T14:54:00Z">
            <w:r w:rsidR="008867C6" w:rsidRPr="002007D3">
              <w:rPr>
                <w:rStyle w:val="Hyperlink"/>
                <w:noProof/>
              </w:rPr>
              <w:fldChar w:fldCharType="begin"/>
            </w:r>
            <w:r w:rsidR="008867C6" w:rsidRPr="002007D3">
              <w:rPr>
                <w:rStyle w:val="Hyperlink"/>
                <w:noProof/>
              </w:rPr>
              <w:instrText xml:space="preserve"> </w:instrText>
            </w:r>
            <w:r w:rsidR="008867C6">
              <w:rPr>
                <w:noProof/>
              </w:rPr>
              <w:instrText>HYPERLINK \l "_Toc491868190"</w:instrText>
            </w:r>
            <w:r w:rsidR="008867C6" w:rsidRPr="002007D3">
              <w:rPr>
                <w:rStyle w:val="Hyperlink"/>
                <w:noProof/>
              </w:rPr>
              <w:instrText xml:space="preserve"> </w:instrText>
            </w:r>
            <w:r w:rsidR="008867C6" w:rsidRPr="002007D3">
              <w:rPr>
                <w:rStyle w:val="Hyperlink"/>
                <w:noProof/>
              </w:rPr>
              <w:fldChar w:fldCharType="separate"/>
            </w:r>
            <w:r w:rsidR="008867C6" w:rsidRPr="002007D3">
              <w:rPr>
                <w:rStyle w:val="Hyperlink"/>
                <w:noProof/>
                <w:lang w:eastAsia="en-PH"/>
              </w:rPr>
              <w:t>Abstract</w:t>
            </w:r>
            <w:r w:rsidR="008867C6">
              <w:rPr>
                <w:noProof/>
                <w:webHidden/>
              </w:rPr>
              <w:tab/>
            </w:r>
            <w:r w:rsidR="008867C6">
              <w:rPr>
                <w:noProof/>
                <w:webHidden/>
              </w:rPr>
              <w:fldChar w:fldCharType="begin"/>
            </w:r>
            <w:r w:rsidR="008867C6">
              <w:rPr>
                <w:noProof/>
                <w:webHidden/>
              </w:rPr>
              <w:instrText xml:space="preserve"> PAGEREF _Toc491868190 \h </w:instrText>
            </w:r>
          </w:ins>
          <w:r w:rsidR="008867C6">
            <w:rPr>
              <w:noProof/>
              <w:webHidden/>
            </w:rPr>
          </w:r>
          <w:r w:rsidR="008867C6">
            <w:rPr>
              <w:noProof/>
              <w:webHidden/>
            </w:rPr>
            <w:fldChar w:fldCharType="separate"/>
          </w:r>
          <w:ins w:id="45" w:author="Marc Adrian  Jimenez" w:date="2017-08-30T14:54:00Z">
            <w:r w:rsidR="008867C6">
              <w:rPr>
                <w:noProof/>
                <w:webHidden/>
              </w:rPr>
              <w:t>4</w:t>
            </w:r>
            <w:r w:rsidR="008867C6">
              <w:rPr>
                <w:noProof/>
                <w:webHidden/>
              </w:rPr>
              <w:fldChar w:fldCharType="end"/>
            </w:r>
            <w:r w:rsidR="008867C6" w:rsidRPr="002007D3">
              <w:rPr>
                <w:rStyle w:val="Hyperlink"/>
                <w:noProof/>
              </w:rPr>
              <w:fldChar w:fldCharType="end"/>
            </w:r>
          </w:ins>
        </w:p>
        <w:p w14:paraId="344C0E38" w14:textId="013DCA72" w:rsidR="008867C6" w:rsidRDefault="008867C6">
          <w:pPr>
            <w:pStyle w:val="TOC1"/>
            <w:rPr>
              <w:ins w:id="46" w:author="Marc Adrian  Jimenez" w:date="2017-08-30T14:54:00Z"/>
              <w:rFonts w:asciiTheme="minorHAnsi" w:eastAsiaTheme="minorEastAsia" w:hAnsiTheme="minorHAnsi"/>
              <w:noProof/>
              <w:lang w:val="en-PH" w:eastAsia="en-PH"/>
            </w:rPr>
          </w:pPr>
          <w:ins w:id="4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w:t>
            </w:r>
            <w:r>
              <w:rPr>
                <w:rFonts w:asciiTheme="minorHAnsi" w:eastAsiaTheme="minorEastAsia" w:hAnsiTheme="minorHAnsi"/>
                <w:noProof/>
                <w:lang w:val="en-PH" w:eastAsia="en-PH"/>
              </w:rPr>
              <w:tab/>
            </w:r>
            <w:r w:rsidRPr="002007D3">
              <w:rPr>
                <w:rStyle w:val="Hyperlink"/>
                <w:noProof/>
                <w:lang w:eastAsia="en-PH"/>
              </w:rPr>
              <w:t>Introduction</w:t>
            </w:r>
            <w:r>
              <w:rPr>
                <w:noProof/>
                <w:webHidden/>
              </w:rPr>
              <w:tab/>
            </w:r>
            <w:r>
              <w:rPr>
                <w:noProof/>
                <w:webHidden/>
              </w:rPr>
              <w:fldChar w:fldCharType="begin"/>
            </w:r>
            <w:r>
              <w:rPr>
                <w:noProof/>
                <w:webHidden/>
              </w:rPr>
              <w:instrText xml:space="preserve"> PAGEREF _Toc491868196 \h </w:instrText>
            </w:r>
          </w:ins>
          <w:r>
            <w:rPr>
              <w:noProof/>
              <w:webHidden/>
            </w:rPr>
          </w:r>
          <w:r>
            <w:rPr>
              <w:noProof/>
              <w:webHidden/>
            </w:rPr>
            <w:fldChar w:fldCharType="separate"/>
          </w:r>
          <w:ins w:id="48" w:author="Marc Adrian  Jimenez" w:date="2017-08-30T14:54:00Z">
            <w:r>
              <w:rPr>
                <w:noProof/>
                <w:webHidden/>
              </w:rPr>
              <w:t>5</w:t>
            </w:r>
            <w:r>
              <w:rPr>
                <w:noProof/>
                <w:webHidden/>
              </w:rPr>
              <w:fldChar w:fldCharType="end"/>
            </w:r>
            <w:r w:rsidRPr="002007D3">
              <w:rPr>
                <w:rStyle w:val="Hyperlink"/>
                <w:noProof/>
              </w:rPr>
              <w:fldChar w:fldCharType="end"/>
            </w:r>
          </w:ins>
        </w:p>
        <w:p w14:paraId="64CA54B5" w14:textId="5A771291" w:rsidR="008867C6" w:rsidRDefault="008867C6">
          <w:pPr>
            <w:pStyle w:val="TOC2"/>
            <w:rPr>
              <w:ins w:id="49" w:author="Marc Adrian  Jimenez" w:date="2017-08-30T14:54:00Z"/>
              <w:rFonts w:asciiTheme="minorHAnsi" w:hAnsiTheme="minorHAnsi" w:cstheme="minorBidi"/>
              <w:noProof/>
              <w:lang w:val="en-PH" w:eastAsia="en-PH"/>
            </w:rPr>
          </w:pPr>
          <w:ins w:id="5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"_Toc491868197"</w:instrText>
            </w:r>
            <w:r w:rsidRPr="002007D3">
              <w:rPr>
                <w:rStyle w:val="Hyperlink"/>
                <w:noProof/>
              </w:rPr>
              <w:instrText xml:space="preserve"> </w:instrText>
            </w:r>
            <w:r w:rsidRPr="002007D3">
              <w:rPr>
                <w:rStyle w:val="Hyperlink"/>
                <w:noProof/>
              </w:rPr>
              <w:fldChar w:fldCharType="separate"/>
            </w:r>
            <w:r w:rsidRPr="002007D3">
              <w:rPr>
                <w:rStyle w:val="Hyperlink"/>
                <w:noProof/>
              </w:rPr>
              <w:t>1.1.</w:t>
            </w:r>
            <w:r>
              <w:rPr>
                <w:rFonts w:asciiTheme="minorHAnsi" w:hAnsiTheme="minorHAnsi" w:cstheme="minorBidi"/>
                <w:noProof/>
                <w:lang w:val="en-PH" w:eastAsia="en-PH"/>
              </w:rPr>
              <w:tab/>
            </w:r>
            <w:r w:rsidRPr="002007D3">
              <w:rPr>
                <w:rStyle w:val="Hyperlink"/>
                <w:noProof/>
              </w:rPr>
              <w:t>Project Context</w:t>
            </w:r>
            <w:r>
              <w:rPr>
                <w:noProof/>
                <w:webHidden/>
              </w:rPr>
              <w:tab/>
            </w:r>
            <w:r>
              <w:rPr>
                <w:noProof/>
                <w:webHidden/>
              </w:rPr>
              <w:fldChar w:fldCharType="begin"/>
            </w:r>
            <w:r>
              <w:rPr>
                <w:noProof/>
                <w:webHidden/>
              </w:rPr>
              <w:instrText xml:space="preserve"> PAGEREF _Toc491868197 \h </w:instrText>
            </w:r>
          </w:ins>
          <w:r>
            <w:rPr>
              <w:noProof/>
              <w:webHidden/>
            </w:rPr>
          </w:r>
          <w:r>
            <w:rPr>
              <w:noProof/>
              <w:webHidden/>
            </w:rPr>
            <w:fldChar w:fldCharType="separate"/>
          </w:r>
          <w:ins w:id="51" w:author="Marc Adrian  Jimenez" w:date="2017-08-30T14:54:00Z">
            <w:r>
              <w:rPr>
                <w:noProof/>
                <w:webHidden/>
              </w:rPr>
              <w:t>5</w:t>
            </w:r>
            <w:r>
              <w:rPr>
                <w:noProof/>
                <w:webHidden/>
              </w:rPr>
              <w:fldChar w:fldCharType="end"/>
            </w:r>
            <w:r w:rsidRPr="002007D3">
              <w:rPr>
                <w:rStyle w:val="Hyperlink"/>
                <w:noProof/>
              </w:rPr>
              <w:fldChar w:fldCharType="end"/>
            </w:r>
          </w:ins>
        </w:p>
        <w:p w14:paraId="41207FD7" w14:textId="0E6AAD22" w:rsidR="008867C6" w:rsidRDefault="008867C6">
          <w:pPr>
            <w:pStyle w:val="TOC2"/>
            <w:rPr>
              <w:ins w:id="52" w:author="Marc Adrian  Jimenez" w:date="2017-08-30T14:54:00Z"/>
              <w:rFonts w:asciiTheme="minorHAnsi" w:hAnsiTheme="minorHAnsi" w:cstheme="minorBidi"/>
              <w:noProof/>
              <w:lang w:val="en-PH" w:eastAsia="en-PH"/>
            </w:rPr>
          </w:pPr>
          <w:ins w:id="5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1.1.1.</w:t>
            </w:r>
            <w:r>
              <w:rPr>
                <w:rFonts w:asciiTheme="minorHAnsi" w:hAnsiTheme="minorHAnsi" w:cstheme="minorBidi"/>
                <w:noProof/>
                <w:lang w:val="en-PH" w:eastAsia="en-PH"/>
              </w:rPr>
              <w:tab/>
            </w:r>
            <w:r w:rsidRPr="002007D3">
              <w:rPr>
                <w:rStyle w:val="Hyperlink"/>
                <w:noProof/>
                <w:lang w:eastAsia="en-PH"/>
              </w:rPr>
              <w:t>The Challenges</w:t>
            </w:r>
            <w:r>
              <w:rPr>
                <w:noProof/>
                <w:webHidden/>
              </w:rPr>
              <w:tab/>
            </w:r>
            <w:r>
              <w:rPr>
                <w:noProof/>
                <w:webHidden/>
              </w:rPr>
              <w:fldChar w:fldCharType="begin"/>
            </w:r>
            <w:r>
              <w:rPr>
                <w:noProof/>
                <w:webHidden/>
              </w:rPr>
              <w:instrText xml:space="preserve"> PAGEREF _Toc491868198 \h </w:instrText>
            </w:r>
          </w:ins>
          <w:r>
            <w:rPr>
              <w:noProof/>
              <w:webHidden/>
            </w:rPr>
          </w:r>
          <w:r>
            <w:rPr>
              <w:noProof/>
              <w:webHidden/>
            </w:rPr>
            <w:fldChar w:fldCharType="separate"/>
          </w:r>
          <w:ins w:id="54" w:author="Marc Adrian  Jimenez" w:date="2017-08-30T14:54:00Z">
            <w:r>
              <w:rPr>
                <w:noProof/>
                <w:webHidden/>
              </w:rPr>
              <w:t>5</w:t>
            </w:r>
            <w:r>
              <w:rPr>
                <w:noProof/>
                <w:webHidden/>
              </w:rPr>
              <w:fldChar w:fldCharType="end"/>
            </w:r>
            <w:r w:rsidRPr="002007D3">
              <w:rPr>
                <w:rStyle w:val="Hyperlink"/>
                <w:noProof/>
              </w:rPr>
              <w:fldChar w:fldCharType="end"/>
            </w:r>
          </w:ins>
        </w:p>
        <w:p w14:paraId="16D53E03" w14:textId="504BF3EE" w:rsidR="008867C6" w:rsidRDefault="008867C6">
          <w:pPr>
            <w:pStyle w:val="TOC2"/>
            <w:rPr>
              <w:ins w:id="55" w:author="Marc Adrian  Jimenez" w:date="2017-08-30T14:54:00Z"/>
              <w:rFonts w:asciiTheme="minorHAnsi" w:hAnsiTheme="minorHAnsi" w:cstheme="minorBidi"/>
              <w:noProof/>
              <w:lang w:val="en-PH" w:eastAsia="en-PH"/>
            </w:rPr>
          </w:pPr>
          <w:ins w:id="5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1.1.2.</w:t>
            </w:r>
            <w:r>
              <w:rPr>
                <w:rFonts w:asciiTheme="minorHAnsi" w:hAnsiTheme="minorHAnsi" w:cstheme="minorBidi"/>
                <w:noProof/>
                <w:lang w:val="en-PH" w:eastAsia="en-PH"/>
              </w:rPr>
              <w:tab/>
            </w:r>
            <w:r w:rsidRPr="002007D3">
              <w:rPr>
                <w:rStyle w:val="Hyperlink"/>
                <w:noProof/>
              </w:rPr>
              <w:t>The Opportunity</w:t>
            </w:r>
            <w:r>
              <w:rPr>
                <w:noProof/>
                <w:webHidden/>
              </w:rPr>
              <w:tab/>
            </w:r>
            <w:r>
              <w:rPr>
                <w:noProof/>
                <w:webHidden/>
              </w:rPr>
              <w:fldChar w:fldCharType="begin"/>
            </w:r>
            <w:r>
              <w:rPr>
                <w:noProof/>
                <w:webHidden/>
              </w:rPr>
              <w:instrText xml:space="preserve"> PAGEREF _Toc491868199 \h </w:instrText>
            </w:r>
          </w:ins>
          <w:r>
            <w:rPr>
              <w:noProof/>
              <w:webHidden/>
            </w:rPr>
          </w:r>
          <w:r>
            <w:rPr>
              <w:noProof/>
              <w:webHidden/>
            </w:rPr>
            <w:fldChar w:fldCharType="separate"/>
          </w:r>
          <w:ins w:id="57" w:author="Marc Adrian  Jimenez" w:date="2017-08-30T14:54:00Z">
            <w:r>
              <w:rPr>
                <w:noProof/>
                <w:webHidden/>
              </w:rPr>
              <w:t>5</w:t>
            </w:r>
            <w:r>
              <w:rPr>
                <w:noProof/>
                <w:webHidden/>
              </w:rPr>
              <w:fldChar w:fldCharType="end"/>
            </w:r>
            <w:r w:rsidRPr="002007D3">
              <w:rPr>
                <w:rStyle w:val="Hyperlink"/>
                <w:noProof/>
              </w:rPr>
              <w:fldChar w:fldCharType="end"/>
            </w:r>
          </w:ins>
        </w:p>
        <w:p w14:paraId="0DB8C9F1" w14:textId="78EBFE04" w:rsidR="008867C6" w:rsidRDefault="008867C6">
          <w:pPr>
            <w:pStyle w:val="TOC2"/>
            <w:rPr>
              <w:ins w:id="58" w:author="Marc Adrian  Jimenez" w:date="2017-08-30T14:54:00Z"/>
              <w:rFonts w:asciiTheme="minorHAnsi" w:hAnsiTheme="minorHAnsi" w:cstheme="minorBidi"/>
              <w:noProof/>
              <w:lang w:val="en-PH" w:eastAsia="en-PH"/>
            </w:rPr>
          </w:pPr>
          <w:ins w:id="5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1.1.3.</w:t>
            </w:r>
            <w:r>
              <w:rPr>
                <w:rFonts w:asciiTheme="minorHAnsi" w:hAnsiTheme="minorHAnsi" w:cstheme="minorBidi"/>
                <w:noProof/>
                <w:lang w:val="en-PH" w:eastAsia="en-PH"/>
              </w:rPr>
              <w:tab/>
            </w:r>
            <w:r w:rsidRPr="002007D3">
              <w:rPr>
                <w:rStyle w:val="Hyperlink"/>
                <w:noProof/>
              </w:rPr>
              <w:t>Purpose and Description</w:t>
            </w:r>
            <w:r>
              <w:rPr>
                <w:noProof/>
                <w:webHidden/>
              </w:rPr>
              <w:tab/>
            </w:r>
            <w:r>
              <w:rPr>
                <w:noProof/>
                <w:webHidden/>
              </w:rPr>
              <w:fldChar w:fldCharType="begin"/>
            </w:r>
            <w:r>
              <w:rPr>
                <w:noProof/>
                <w:webHidden/>
              </w:rPr>
              <w:instrText xml:space="preserve"> PAGEREF _Toc491868200 \h </w:instrText>
            </w:r>
          </w:ins>
          <w:r>
            <w:rPr>
              <w:noProof/>
              <w:webHidden/>
            </w:rPr>
          </w:r>
          <w:r>
            <w:rPr>
              <w:noProof/>
              <w:webHidden/>
            </w:rPr>
            <w:fldChar w:fldCharType="separate"/>
          </w:r>
          <w:ins w:id="60" w:author="Marc Adrian  Jimenez" w:date="2017-08-30T14:54:00Z">
            <w:r>
              <w:rPr>
                <w:noProof/>
                <w:webHidden/>
              </w:rPr>
              <w:t>5</w:t>
            </w:r>
            <w:r>
              <w:rPr>
                <w:noProof/>
                <w:webHidden/>
              </w:rPr>
              <w:fldChar w:fldCharType="end"/>
            </w:r>
            <w:r w:rsidRPr="002007D3">
              <w:rPr>
                <w:rStyle w:val="Hyperlink"/>
                <w:noProof/>
              </w:rPr>
              <w:fldChar w:fldCharType="end"/>
            </w:r>
          </w:ins>
        </w:p>
        <w:p w14:paraId="0527D5A8" w14:textId="18EB1141" w:rsidR="008867C6" w:rsidRDefault="008867C6">
          <w:pPr>
            <w:pStyle w:val="TOC2"/>
            <w:rPr>
              <w:ins w:id="61" w:author="Marc Adrian  Jimenez" w:date="2017-08-30T14:54:00Z"/>
              <w:rFonts w:asciiTheme="minorHAnsi" w:hAnsiTheme="minorHAnsi" w:cstheme="minorBidi"/>
              <w:noProof/>
              <w:lang w:val="en-PH" w:eastAsia="en-PH"/>
            </w:rPr>
          </w:pPr>
          <w:ins w:id="6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1.1.4.</w:t>
            </w:r>
            <w:r>
              <w:rPr>
                <w:rFonts w:asciiTheme="minorHAnsi" w:hAnsiTheme="minorHAnsi" w:cstheme="minorBidi"/>
                <w:noProof/>
                <w:lang w:val="en-PH" w:eastAsia="en-PH"/>
              </w:rPr>
              <w:tab/>
            </w:r>
            <w:r w:rsidRPr="002007D3">
              <w:rPr>
                <w:rStyle w:val="Hyperlink"/>
                <w:noProof/>
              </w:rPr>
              <w:t>Background of the Problem</w:t>
            </w:r>
            <w:r>
              <w:rPr>
                <w:noProof/>
                <w:webHidden/>
              </w:rPr>
              <w:tab/>
            </w:r>
            <w:r>
              <w:rPr>
                <w:noProof/>
                <w:webHidden/>
              </w:rPr>
              <w:fldChar w:fldCharType="begin"/>
            </w:r>
            <w:r>
              <w:rPr>
                <w:noProof/>
                <w:webHidden/>
              </w:rPr>
              <w:instrText xml:space="preserve"> PAGEREF _Toc491868201 \h </w:instrText>
            </w:r>
          </w:ins>
          <w:r>
            <w:rPr>
              <w:noProof/>
              <w:webHidden/>
            </w:rPr>
          </w:r>
          <w:r>
            <w:rPr>
              <w:noProof/>
              <w:webHidden/>
            </w:rPr>
            <w:fldChar w:fldCharType="separate"/>
          </w:r>
          <w:ins w:id="63" w:author="Marc Adrian  Jimenez" w:date="2017-08-30T14:54:00Z">
            <w:r>
              <w:rPr>
                <w:noProof/>
                <w:webHidden/>
              </w:rPr>
              <w:t>5</w:t>
            </w:r>
            <w:r>
              <w:rPr>
                <w:noProof/>
                <w:webHidden/>
              </w:rPr>
              <w:fldChar w:fldCharType="end"/>
            </w:r>
            <w:r w:rsidRPr="002007D3">
              <w:rPr>
                <w:rStyle w:val="Hyperlink"/>
                <w:noProof/>
              </w:rPr>
              <w:fldChar w:fldCharType="end"/>
            </w:r>
          </w:ins>
        </w:p>
        <w:p w14:paraId="643C3CDC" w14:textId="2D3BBCE5" w:rsidR="008867C6" w:rsidRDefault="008867C6">
          <w:pPr>
            <w:pStyle w:val="TOC2"/>
            <w:rPr>
              <w:ins w:id="64" w:author="Marc Adrian  Jimenez" w:date="2017-08-30T14:54:00Z"/>
              <w:rFonts w:asciiTheme="minorHAnsi" w:hAnsiTheme="minorHAnsi" w:cstheme="minorBidi"/>
              <w:noProof/>
              <w:lang w:val="en-PH" w:eastAsia="en-PH"/>
            </w:rPr>
          </w:pPr>
          <w:ins w:id="6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"_Toc491868208"</w:instrText>
            </w:r>
            <w:r w:rsidRPr="002007D3">
              <w:rPr>
                <w:rStyle w:val="Hyperlink"/>
                <w:noProof/>
              </w:rPr>
              <w:instrText xml:space="preserve"> </w:instrText>
            </w:r>
            <w:r w:rsidRPr="002007D3">
              <w:rPr>
                <w:rStyle w:val="Hyperlink"/>
                <w:noProof/>
              </w:rPr>
              <w:fldChar w:fldCharType="separate"/>
            </w:r>
            <w:r w:rsidRPr="002007D3">
              <w:rPr>
                <w:rStyle w:val="Hyperlink"/>
                <w:noProof/>
              </w:rPr>
              <w:t>1.2.</w:t>
            </w:r>
            <w:r>
              <w:rPr>
                <w:rFonts w:asciiTheme="minorHAnsi" w:hAnsiTheme="minorHAnsi" w:cstheme="minorBidi"/>
                <w:noProof/>
                <w:lang w:val="en-PH" w:eastAsia="en-PH"/>
              </w:rPr>
              <w:tab/>
            </w:r>
            <w:r w:rsidRPr="002007D3">
              <w:rPr>
                <w:rStyle w:val="Hyperlink"/>
                <w:noProof/>
              </w:rPr>
              <w:t>Objectives</w:t>
            </w:r>
            <w:r>
              <w:rPr>
                <w:noProof/>
                <w:webHidden/>
              </w:rPr>
              <w:tab/>
            </w:r>
            <w:r>
              <w:rPr>
                <w:noProof/>
                <w:webHidden/>
              </w:rPr>
              <w:fldChar w:fldCharType="begin"/>
            </w:r>
            <w:r>
              <w:rPr>
                <w:noProof/>
                <w:webHidden/>
              </w:rPr>
              <w:instrText xml:space="preserve"> PAGEREF _Toc491868208 \h </w:instrText>
            </w:r>
          </w:ins>
          <w:r>
            <w:rPr>
              <w:noProof/>
              <w:webHidden/>
            </w:rPr>
          </w:r>
          <w:r>
            <w:rPr>
              <w:noProof/>
              <w:webHidden/>
            </w:rPr>
            <w:fldChar w:fldCharType="separate"/>
          </w:r>
          <w:ins w:id="66" w:author="Marc Adrian  Jimenez" w:date="2017-08-30T14:54:00Z">
            <w:r>
              <w:rPr>
                <w:noProof/>
                <w:webHidden/>
              </w:rPr>
              <w:t>7</w:t>
            </w:r>
            <w:r>
              <w:rPr>
                <w:noProof/>
                <w:webHidden/>
              </w:rPr>
              <w:fldChar w:fldCharType="end"/>
            </w:r>
            <w:r w:rsidRPr="002007D3">
              <w:rPr>
                <w:rStyle w:val="Hyperlink"/>
                <w:noProof/>
              </w:rPr>
              <w:fldChar w:fldCharType="end"/>
            </w:r>
          </w:ins>
        </w:p>
        <w:p w14:paraId="75F7B1EA" w14:textId="7E009693" w:rsidR="008867C6" w:rsidRDefault="008867C6">
          <w:pPr>
            <w:pStyle w:val="TOC2"/>
            <w:rPr>
              <w:ins w:id="67" w:author="Marc Adrian  Jimenez" w:date="2017-08-30T14:54:00Z"/>
              <w:rFonts w:asciiTheme="minorHAnsi" w:hAnsiTheme="minorHAnsi" w:cstheme="minorBidi"/>
              <w:noProof/>
              <w:lang w:val="en-PH" w:eastAsia="en-PH"/>
            </w:rPr>
          </w:pPr>
          <w:ins w:id="6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"_Toc491868209"</w:instrText>
            </w:r>
            <w:r w:rsidRPr="002007D3">
              <w:rPr>
                <w:rStyle w:val="Hyperlink"/>
                <w:noProof/>
              </w:rPr>
              <w:instrText xml:space="preserve"> </w:instrText>
            </w:r>
            <w:r w:rsidRPr="002007D3">
              <w:rPr>
                <w:rStyle w:val="Hyperlink"/>
                <w:noProof/>
              </w:rPr>
              <w:fldChar w:fldCharType="separate"/>
            </w:r>
            <w:r w:rsidRPr="002007D3">
              <w:rPr>
                <w:rStyle w:val="Hyperlink"/>
                <w:noProof/>
              </w:rPr>
              <w:t>1.3.</w:t>
            </w:r>
            <w:r>
              <w:rPr>
                <w:rFonts w:asciiTheme="minorHAnsi" w:hAnsiTheme="minorHAnsi" w:cstheme="minorBidi"/>
                <w:noProof/>
                <w:lang w:val="en-PH" w:eastAsia="en-PH"/>
              </w:rPr>
              <w:tab/>
            </w:r>
            <w:r w:rsidRPr="002007D3">
              <w:rPr>
                <w:rStyle w:val="Hyperlink"/>
                <w:noProof/>
              </w:rPr>
              <w:t>Scope and Limitation</w:t>
            </w:r>
            <w:r>
              <w:rPr>
                <w:noProof/>
                <w:webHidden/>
              </w:rPr>
              <w:tab/>
            </w:r>
            <w:r>
              <w:rPr>
                <w:noProof/>
                <w:webHidden/>
              </w:rPr>
              <w:fldChar w:fldCharType="begin"/>
            </w:r>
            <w:r>
              <w:rPr>
                <w:noProof/>
                <w:webHidden/>
              </w:rPr>
              <w:instrText xml:space="preserve"> PAGEREF _Toc491868209 \h </w:instrText>
            </w:r>
          </w:ins>
          <w:r>
            <w:rPr>
              <w:noProof/>
              <w:webHidden/>
            </w:rPr>
          </w:r>
          <w:r>
            <w:rPr>
              <w:noProof/>
              <w:webHidden/>
            </w:rPr>
            <w:fldChar w:fldCharType="separate"/>
          </w:r>
          <w:ins w:id="69" w:author="Marc Adrian  Jimenez" w:date="2017-08-30T14:54:00Z">
            <w:r>
              <w:rPr>
                <w:noProof/>
                <w:webHidden/>
              </w:rPr>
              <w:t>7</w:t>
            </w:r>
            <w:r>
              <w:rPr>
                <w:noProof/>
                <w:webHidden/>
              </w:rPr>
              <w:fldChar w:fldCharType="end"/>
            </w:r>
            <w:r w:rsidRPr="002007D3">
              <w:rPr>
                <w:rStyle w:val="Hyperlink"/>
                <w:noProof/>
              </w:rPr>
              <w:fldChar w:fldCharType="end"/>
            </w:r>
          </w:ins>
        </w:p>
        <w:p w14:paraId="3A7150B9" w14:textId="0E6F1B53" w:rsidR="008867C6" w:rsidRDefault="008867C6">
          <w:pPr>
            <w:pStyle w:val="TOC1"/>
            <w:rPr>
              <w:ins w:id="70" w:author="Marc Adrian  Jimenez" w:date="2017-08-30T14:54:00Z"/>
              <w:rFonts w:asciiTheme="minorHAnsi" w:eastAsiaTheme="minorEastAsia" w:hAnsiTheme="minorHAnsi"/>
              <w:noProof/>
              <w:lang w:val="en-PH" w:eastAsia="en-PH"/>
            </w:rPr>
          </w:pPr>
          <w:ins w:id="7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w:t>
            </w:r>
            <w:r>
              <w:rPr>
                <w:rFonts w:asciiTheme="minorHAnsi" w:eastAsiaTheme="minorEastAsia" w:hAnsiTheme="minorHAnsi"/>
                <w:noProof/>
                <w:lang w:val="en-PH" w:eastAsia="en-PH"/>
              </w:rPr>
              <w:tab/>
            </w:r>
            <w:r w:rsidRPr="002007D3">
              <w:rPr>
                <w:rStyle w:val="Hyperlink"/>
                <w:noProof/>
                <w:lang w:eastAsia="en-PH"/>
              </w:rPr>
              <w:t>Literature Review</w:t>
            </w:r>
            <w:r>
              <w:rPr>
                <w:noProof/>
                <w:webHidden/>
              </w:rPr>
              <w:tab/>
            </w:r>
            <w:r>
              <w:rPr>
                <w:noProof/>
                <w:webHidden/>
              </w:rPr>
              <w:fldChar w:fldCharType="begin"/>
            </w:r>
            <w:r>
              <w:rPr>
                <w:noProof/>
                <w:webHidden/>
              </w:rPr>
              <w:instrText xml:space="preserve"> PAGEREF _Toc491868210 \h </w:instrText>
            </w:r>
          </w:ins>
          <w:r>
            <w:rPr>
              <w:noProof/>
              <w:webHidden/>
            </w:rPr>
          </w:r>
          <w:r>
            <w:rPr>
              <w:noProof/>
              <w:webHidden/>
            </w:rPr>
            <w:fldChar w:fldCharType="separate"/>
          </w:r>
          <w:ins w:id="72" w:author="Marc Adrian  Jimenez" w:date="2017-08-30T14:54:00Z">
            <w:r>
              <w:rPr>
                <w:noProof/>
                <w:webHidden/>
              </w:rPr>
              <w:t>9</w:t>
            </w:r>
            <w:r>
              <w:rPr>
                <w:noProof/>
                <w:webHidden/>
              </w:rPr>
              <w:fldChar w:fldCharType="end"/>
            </w:r>
            <w:r w:rsidRPr="002007D3">
              <w:rPr>
                <w:rStyle w:val="Hyperlink"/>
                <w:noProof/>
              </w:rPr>
              <w:fldChar w:fldCharType="end"/>
            </w:r>
          </w:ins>
        </w:p>
        <w:p w14:paraId="2832A6A5" w14:textId="7D727568" w:rsidR="008867C6" w:rsidRDefault="008867C6">
          <w:pPr>
            <w:pStyle w:val="TOC2"/>
            <w:rPr>
              <w:ins w:id="73" w:author="Marc Adrian  Jimenez" w:date="2017-08-30T14:54:00Z"/>
              <w:rFonts w:asciiTheme="minorHAnsi" w:hAnsiTheme="minorHAnsi" w:cstheme="minorBidi"/>
              <w:noProof/>
              <w:lang w:val="en-PH" w:eastAsia="en-PH"/>
            </w:rPr>
          </w:pPr>
          <w:ins w:id="7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"_Toc491868212"</w:instrText>
            </w:r>
            <w:r w:rsidRPr="002007D3">
              <w:rPr>
                <w:rStyle w:val="Hyperlink"/>
                <w:noProof/>
              </w:rPr>
              <w:instrText xml:space="preserve"> </w:instrText>
            </w:r>
            <w:r w:rsidRPr="002007D3">
              <w:rPr>
                <w:rStyle w:val="Hyperlink"/>
                <w:noProof/>
              </w:rPr>
              <w:fldChar w:fldCharType="separate"/>
            </w:r>
            <w:r w:rsidRPr="002007D3">
              <w:rPr>
                <w:rStyle w:val="Hyperlink"/>
                <w:noProof/>
              </w:rPr>
              <w:t>2.1.</w:t>
            </w:r>
            <w:r>
              <w:rPr>
                <w:rFonts w:asciiTheme="minorHAnsi" w:hAnsiTheme="minorHAnsi" w:cstheme="minorBidi"/>
                <w:noProof/>
                <w:lang w:val="en-PH" w:eastAsia="en-PH"/>
              </w:rPr>
              <w:tab/>
            </w:r>
            <w:r w:rsidRPr="002007D3">
              <w:rPr>
                <w:rStyle w:val="Hyperlink"/>
                <w:noProof/>
              </w:rPr>
              <w:t>Smartphone Usage</w:t>
            </w:r>
            <w:r>
              <w:rPr>
                <w:noProof/>
                <w:webHidden/>
              </w:rPr>
              <w:tab/>
            </w:r>
            <w:r>
              <w:rPr>
                <w:noProof/>
                <w:webHidden/>
              </w:rPr>
              <w:fldChar w:fldCharType="begin"/>
            </w:r>
            <w:r>
              <w:rPr>
                <w:noProof/>
                <w:webHidden/>
              </w:rPr>
              <w:instrText xml:space="preserve"> PAGEREF _Toc491868212 \h </w:instrText>
            </w:r>
          </w:ins>
          <w:r>
            <w:rPr>
              <w:noProof/>
              <w:webHidden/>
            </w:rPr>
          </w:r>
          <w:r>
            <w:rPr>
              <w:noProof/>
              <w:webHidden/>
            </w:rPr>
            <w:fldChar w:fldCharType="separate"/>
          </w:r>
          <w:ins w:id="75" w:author="Marc Adrian  Jimenez" w:date="2017-08-30T14:54:00Z">
            <w:r>
              <w:rPr>
                <w:noProof/>
                <w:webHidden/>
              </w:rPr>
              <w:t>9</w:t>
            </w:r>
            <w:r>
              <w:rPr>
                <w:noProof/>
                <w:webHidden/>
              </w:rPr>
              <w:fldChar w:fldCharType="end"/>
            </w:r>
            <w:r w:rsidRPr="002007D3">
              <w:rPr>
                <w:rStyle w:val="Hyperlink"/>
                <w:noProof/>
              </w:rPr>
              <w:fldChar w:fldCharType="end"/>
            </w:r>
          </w:ins>
        </w:p>
        <w:p w14:paraId="3A2FCED3" w14:textId="3BA35585" w:rsidR="008867C6" w:rsidRDefault="008867C6">
          <w:pPr>
            <w:pStyle w:val="TOC2"/>
            <w:rPr>
              <w:ins w:id="76" w:author="Marc Adrian  Jimenez" w:date="2017-08-30T14:54:00Z"/>
              <w:rFonts w:asciiTheme="minorHAnsi" w:hAnsiTheme="minorHAnsi" w:cstheme="minorBidi"/>
              <w:noProof/>
              <w:lang w:val="en-PH" w:eastAsia="en-PH"/>
            </w:rPr>
          </w:pPr>
          <w:ins w:id="7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"_Toc491868219"</w:instrText>
            </w:r>
            <w:r w:rsidRPr="002007D3">
              <w:rPr>
                <w:rStyle w:val="Hyperlink"/>
                <w:noProof/>
              </w:rPr>
              <w:instrText xml:space="preserve"> </w:instrText>
            </w:r>
            <w:r w:rsidRPr="002007D3">
              <w:rPr>
                <w:rStyle w:val="Hyperlink"/>
                <w:noProof/>
              </w:rPr>
              <w:fldChar w:fldCharType="separate"/>
            </w:r>
            <w:r w:rsidRPr="002007D3">
              <w:rPr>
                <w:rStyle w:val="Hyperlink"/>
                <w:noProof/>
              </w:rPr>
              <w:t>2.2.</w:t>
            </w:r>
            <w:r>
              <w:rPr>
                <w:rFonts w:asciiTheme="minorHAnsi" w:hAnsiTheme="minorHAnsi" w:cstheme="minorBidi"/>
                <w:noProof/>
                <w:lang w:val="en-PH" w:eastAsia="en-PH"/>
              </w:rPr>
              <w:tab/>
            </w:r>
            <w:r w:rsidRPr="002007D3">
              <w:rPr>
                <w:rStyle w:val="Hyperlink"/>
                <w:noProof/>
              </w:rPr>
              <w:t>Hardware and Software Factors Affecting Touchscreen Responsiveness</w:t>
            </w:r>
            <w:r>
              <w:rPr>
                <w:noProof/>
                <w:webHidden/>
              </w:rPr>
              <w:tab/>
            </w:r>
            <w:r>
              <w:rPr>
                <w:noProof/>
                <w:webHidden/>
              </w:rPr>
              <w:fldChar w:fldCharType="begin"/>
            </w:r>
            <w:r>
              <w:rPr>
                <w:noProof/>
                <w:webHidden/>
              </w:rPr>
              <w:instrText xml:space="preserve"> PAGEREF _Toc491868219 \h </w:instrText>
            </w:r>
          </w:ins>
          <w:r>
            <w:rPr>
              <w:noProof/>
              <w:webHidden/>
            </w:rPr>
          </w:r>
          <w:r>
            <w:rPr>
              <w:noProof/>
              <w:webHidden/>
            </w:rPr>
            <w:fldChar w:fldCharType="separate"/>
          </w:r>
          <w:ins w:id="78" w:author="Marc Adrian  Jimenez" w:date="2017-08-30T14:54:00Z">
            <w:r>
              <w:rPr>
                <w:noProof/>
                <w:webHidden/>
              </w:rPr>
              <w:t>10</w:t>
            </w:r>
            <w:r>
              <w:rPr>
                <w:noProof/>
                <w:webHidden/>
              </w:rPr>
              <w:fldChar w:fldCharType="end"/>
            </w:r>
            <w:r w:rsidRPr="002007D3">
              <w:rPr>
                <w:rStyle w:val="Hyperlink"/>
                <w:noProof/>
              </w:rPr>
              <w:fldChar w:fldCharType="end"/>
            </w:r>
          </w:ins>
        </w:p>
        <w:p w14:paraId="571E480C" w14:textId="31E1686C" w:rsidR="008867C6" w:rsidRDefault="008867C6">
          <w:pPr>
            <w:pStyle w:val="TOC2"/>
            <w:rPr>
              <w:ins w:id="79" w:author="Marc Adrian  Jimenez" w:date="2017-08-30T14:54:00Z"/>
              <w:rFonts w:asciiTheme="minorHAnsi" w:hAnsiTheme="minorHAnsi" w:cstheme="minorBidi"/>
              <w:noProof/>
              <w:lang w:val="en-PH" w:eastAsia="en-PH"/>
            </w:rPr>
          </w:pPr>
          <w:ins w:id="8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"_Toc491868220"</w:instrText>
            </w:r>
            <w:r w:rsidRPr="002007D3">
              <w:rPr>
                <w:rStyle w:val="Hyperlink"/>
                <w:noProof/>
              </w:rPr>
              <w:instrText xml:space="preserve"> </w:instrText>
            </w:r>
            <w:r w:rsidRPr="002007D3">
              <w:rPr>
                <w:rStyle w:val="Hyperlink"/>
                <w:noProof/>
              </w:rPr>
              <w:fldChar w:fldCharType="separate"/>
            </w:r>
            <w:r w:rsidRPr="002007D3">
              <w:rPr>
                <w:rStyle w:val="Hyperlink"/>
                <w:noProof/>
              </w:rPr>
              <w:t>2.2.1.</w:t>
            </w:r>
            <w:r>
              <w:rPr>
                <w:rFonts w:asciiTheme="minorHAnsi" w:hAnsiTheme="minorHAnsi" w:cstheme="minorBidi"/>
                <w:noProof/>
                <w:lang w:val="en-PH" w:eastAsia="en-PH"/>
              </w:rPr>
              <w:tab/>
            </w:r>
            <w:r w:rsidRPr="002007D3">
              <w:rPr>
                <w:rStyle w:val="Hyperlink"/>
                <w:noProof/>
              </w:rPr>
              <w:t>User Interface as a Factor</w:t>
            </w:r>
            <w:r>
              <w:rPr>
                <w:noProof/>
                <w:webHidden/>
              </w:rPr>
              <w:tab/>
            </w:r>
            <w:r>
              <w:rPr>
                <w:noProof/>
                <w:webHidden/>
              </w:rPr>
              <w:fldChar w:fldCharType="begin"/>
            </w:r>
            <w:r>
              <w:rPr>
                <w:noProof/>
                <w:webHidden/>
              </w:rPr>
              <w:instrText xml:space="preserve"> PAGEREF _Toc491868220 \h </w:instrText>
            </w:r>
          </w:ins>
          <w:r>
            <w:rPr>
              <w:noProof/>
              <w:webHidden/>
            </w:rPr>
          </w:r>
          <w:r>
            <w:rPr>
              <w:noProof/>
              <w:webHidden/>
            </w:rPr>
            <w:fldChar w:fldCharType="separate"/>
          </w:r>
          <w:ins w:id="81" w:author="Marc Adrian  Jimenez" w:date="2017-08-30T14:54:00Z">
            <w:r>
              <w:rPr>
                <w:noProof/>
                <w:webHidden/>
              </w:rPr>
              <w:t>10</w:t>
            </w:r>
            <w:r>
              <w:rPr>
                <w:noProof/>
                <w:webHidden/>
              </w:rPr>
              <w:fldChar w:fldCharType="end"/>
            </w:r>
            <w:r w:rsidRPr="002007D3">
              <w:rPr>
                <w:rStyle w:val="Hyperlink"/>
                <w:noProof/>
              </w:rPr>
              <w:fldChar w:fldCharType="end"/>
            </w:r>
          </w:ins>
        </w:p>
        <w:p w14:paraId="3FBED491" w14:textId="73437B38" w:rsidR="008867C6" w:rsidRDefault="008867C6">
          <w:pPr>
            <w:pStyle w:val="TOC2"/>
            <w:rPr>
              <w:ins w:id="82" w:author="Marc Adrian  Jimenez" w:date="2017-08-30T14:54:00Z"/>
              <w:rFonts w:asciiTheme="minorHAnsi" w:hAnsiTheme="minorHAnsi" w:cstheme="minorBidi"/>
              <w:noProof/>
              <w:lang w:val="en-PH" w:eastAsia="en-PH"/>
            </w:rPr>
          </w:pPr>
          <w:ins w:id="8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"_Toc491868221"</w:instrText>
            </w:r>
            <w:r w:rsidRPr="002007D3">
              <w:rPr>
                <w:rStyle w:val="Hyperlink"/>
                <w:noProof/>
              </w:rPr>
              <w:instrText xml:space="preserve"> </w:instrText>
            </w:r>
            <w:r w:rsidRPr="002007D3">
              <w:rPr>
                <w:rStyle w:val="Hyperlink"/>
                <w:noProof/>
              </w:rPr>
              <w:fldChar w:fldCharType="separate"/>
            </w:r>
            <w:r w:rsidRPr="002007D3">
              <w:rPr>
                <w:rStyle w:val="Hyperlink"/>
                <w:noProof/>
              </w:rPr>
              <w:t>2.2.2.</w:t>
            </w:r>
            <w:r>
              <w:rPr>
                <w:rFonts w:asciiTheme="minorHAnsi" w:hAnsiTheme="minorHAnsi" w:cstheme="minorBidi"/>
                <w:noProof/>
                <w:lang w:val="en-PH" w:eastAsia="en-PH"/>
              </w:rPr>
              <w:tab/>
            </w:r>
            <w:r w:rsidRPr="002007D3">
              <w:rPr>
                <w:rStyle w:val="Hyperlink"/>
                <w:noProof/>
                <w:lang w:eastAsia="en-PH"/>
              </w:rPr>
              <w:t>Mobile Operating System as a Factor</w:t>
            </w:r>
            <w:r>
              <w:rPr>
                <w:noProof/>
                <w:webHidden/>
              </w:rPr>
              <w:tab/>
            </w:r>
            <w:r>
              <w:rPr>
                <w:noProof/>
                <w:webHidden/>
              </w:rPr>
              <w:fldChar w:fldCharType="begin"/>
            </w:r>
            <w:r>
              <w:rPr>
                <w:noProof/>
                <w:webHidden/>
              </w:rPr>
              <w:instrText xml:space="preserve"> PAGEREF _Toc491868221 \h </w:instrText>
            </w:r>
          </w:ins>
          <w:r>
            <w:rPr>
              <w:noProof/>
              <w:webHidden/>
            </w:rPr>
          </w:r>
          <w:r>
            <w:rPr>
              <w:noProof/>
              <w:webHidden/>
            </w:rPr>
            <w:fldChar w:fldCharType="separate"/>
          </w:r>
          <w:ins w:id="84" w:author="Marc Adrian  Jimenez" w:date="2017-08-30T14:54:00Z">
            <w:r>
              <w:rPr>
                <w:noProof/>
                <w:webHidden/>
              </w:rPr>
              <w:t>10</w:t>
            </w:r>
            <w:r>
              <w:rPr>
                <w:noProof/>
                <w:webHidden/>
              </w:rPr>
              <w:fldChar w:fldCharType="end"/>
            </w:r>
            <w:r w:rsidRPr="002007D3">
              <w:rPr>
                <w:rStyle w:val="Hyperlink"/>
                <w:noProof/>
              </w:rPr>
              <w:fldChar w:fldCharType="end"/>
            </w:r>
          </w:ins>
        </w:p>
        <w:p w14:paraId="16EDA136" w14:textId="068803BC" w:rsidR="008867C6" w:rsidRDefault="008867C6">
          <w:pPr>
            <w:pStyle w:val="TOC2"/>
            <w:rPr>
              <w:ins w:id="85" w:author="Marc Adrian  Jimenez" w:date="2017-08-30T14:54:00Z"/>
              <w:rFonts w:asciiTheme="minorHAnsi" w:hAnsiTheme="minorHAnsi" w:cstheme="minorBidi"/>
              <w:noProof/>
              <w:lang w:val="en-PH" w:eastAsia="en-PH"/>
            </w:rPr>
          </w:pPr>
          <w:ins w:id="8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"_Toc491868222"</w:instrText>
            </w:r>
            <w:r w:rsidRPr="002007D3">
              <w:rPr>
                <w:rStyle w:val="Hyperlink"/>
                <w:noProof/>
              </w:rPr>
              <w:instrText xml:space="preserve"> </w:instrText>
            </w:r>
            <w:r w:rsidRPr="002007D3">
              <w:rPr>
                <w:rStyle w:val="Hyperlink"/>
                <w:noProof/>
              </w:rPr>
              <w:fldChar w:fldCharType="separate"/>
            </w:r>
            <w:r w:rsidRPr="002007D3">
              <w:rPr>
                <w:rStyle w:val="Hyperlink"/>
                <w:noProof/>
              </w:rPr>
              <w:t>2.2.3.</w:t>
            </w:r>
            <w:r>
              <w:rPr>
                <w:rFonts w:asciiTheme="minorHAnsi" w:hAnsiTheme="minorHAnsi" w:cstheme="minorBidi"/>
                <w:noProof/>
                <w:lang w:val="en-PH" w:eastAsia="en-PH"/>
              </w:rPr>
              <w:tab/>
            </w:r>
            <w:r w:rsidRPr="002007D3">
              <w:rPr>
                <w:rStyle w:val="Hyperlink"/>
                <w:noProof/>
                <w:lang w:eastAsia="en-PH"/>
              </w:rPr>
              <w:t>Random Access Memory (RAM) as a Factor</w:t>
            </w:r>
            <w:r>
              <w:rPr>
                <w:noProof/>
                <w:webHidden/>
              </w:rPr>
              <w:tab/>
            </w:r>
            <w:r>
              <w:rPr>
                <w:noProof/>
                <w:webHidden/>
              </w:rPr>
              <w:fldChar w:fldCharType="begin"/>
            </w:r>
            <w:r>
              <w:rPr>
                <w:noProof/>
                <w:webHidden/>
              </w:rPr>
              <w:instrText xml:space="preserve"> PAGEREF _Toc491868222 \h </w:instrText>
            </w:r>
          </w:ins>
          <w:r>
            <w:rPr>
              <w:noProof/>
              <w:webHidden/>
            </w:rPr>
          </w:r>
          <w:r>
            <w:rPr>
              <w:noProof/>
              <w:webHidden/>
            </w:rPr>
            <w:fldChar w:fldCharType="separate"/>
          </w:r>
          <w:ins w:id="87" w:author="Marc Adrian  Jimenez" w:date="2017-08-30T14:54:00Z">
            <w:r>
              <w:rPr>
                <w:noProof/>
                <w:webHidden/>
              </w:rPr>
              <w:t>11</w:t>
            </w:r>
            <w:r>
              <w:rPr>
                <w:noProof/>
                <w:webHidden/>
              </w:rPr>
              <w:fldChar w:fldCharType="end"/>
            </w:r>
            <w:r w:rsidRPr="002007D3">
              <w:rPr>
                <w:rStyle w:val="Hyperlink"/>
                <w:noProof/>
              </w:rPr>
              <w:fldChar w:fldCharType="end"/>
            </w:r>
          </w:ins>
        </w:p>
        <w:p w14:paraId="354E42A0" w14:textId="51E1EABC" w:rsidR="008867C6" w:rsidRDefault="008867C6">
          <w:pPr>
            <w:pStyle w:val="TOC2"/>
            <w:rPr>
              <w:ins w:id="88" w:author="Marc Adrian  Jimenez" w:date="2017-08-30T14:54:00Z"/>
              <w:rFonts w:asciiTheme="minorHAnsi" w:hAnsiTheme="minorHAnsi" w:cstheme="minorBidi"/>
              <w:noProof/>
              <w:lang w:val="en-PH" w:eastAsia="en-PH"/>
            </w:rPr>
          </w:pPr>
          <w:ins w:id="8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"_Toc491868225"</w:instrText>
            </w:r>
            <w:r w:rsidRPr="002007D3">
              <w:rPr>
                <w:rStyle w:val="Hyperlink"/>
                <w:noProof/>
              </w:rPr>
              <w:instrText xml:space="preserve"> </w:instrText>
            </w:r>
            <w:r w:rsidRPr="002007D3">
              <w:rPr>
                <w:rStyle w:val="Hyperlink"/>
                <w:noProof/>
              </w:rPr>
              <w:fldChar w:fldCharType="separate"/>
            </w:r>
            <w:r w:rsidRPr="002007D3">
              <w:rPr>
                <w:rStyle w:val="Hyperlink"/>
                <w:noProof/>
              </w:rPr>
              <w:t>2.2.4.</w:t>
            </w:r>
            <w:r>
              <w:rPr>
                <w:rFonts w:asciiTheme="minorHAnsi" w:hAnsiTheme="minorHAnsi" w:cstheme="minorBidi"/>
                <w:noProof/>
                <w:lang w:val="en-PH" w:eastAsia="en-PH"/>
              </w:rPr>
              <w:tab/>
            </w:r>
            <w:r w:rsidRPr="002007D3">
              <w:rPr>
                <w:rStyle w:val="Hyperlink"/>
                <w:noProof/>
              </w:rPr>
              <w:t>Graphics Processing Unit (GPU) as a Factor</w:t>
            </w:r>
            <w:r>
              <w:rPr>
                <w:noProof/>
                <w:webHidden/>
              </w:rPr>
              <w:tab/>
            </w:r>
            <w:r>
              <w:rPr>
                <w:noProof/>
                <w:webHidden/>
              </w:rPr>
              <w:fldChar w:fldCharType="begin"/>
            </w:r>
            <w:r>
              <w:rPr>
                <w:noProof/>
                <w:webHidden/>
              </w:rPr>
              <w:instrText xml:space="preserve"> PAGEREF _Toc491868225 \h </w:instrText>
            </w:r>
          </w:ins>
          <w:r>
            <w:rPr>
              <w:noProof/>
              <w:webHidden/>
            </w:rPr>
          </w:r>
          <w:r>
            <w:rPr>
              <w:noProof/>
              <w:webHidden/>
            </w:rPr>
            <w:fldChar w:fldCharType="separate"/>
          </w:r>
          <w:ins w:id="90" w:author="Marc Adrian  Jimenez" w:date="2017-08-30T14:54:00Z">
            <w:r>
              <w:rPr>
                <w:noProof/>
                <w:webHidden/>
              </w:rPr>
              <w:t>12</w:t>
            </w:r>
            <w:r>
              <w:rPr>
                <w:noProof/>
                <w:webHidden/>
              </w:rPr>
              <w:fldChar w:fldCharType="end"/>
            </w:r>
            <w:r w:rsidRPr="002007D3">
              <w:rPr>
                <w:rStyle w:val="Hyperlink"/>
                <w:noProof/>
              </w:rPr>
              <w:fldChar w:fldCharType="end"/>
            </w:r>
          </w:ins>
        </w:p>
        <w:p w14:paraId="165EBBD6" w14:textId="4447ED13" w:rsidR="008867C6" w:rsidRDefault="008867C6">
          <w:pPr>
            <w:pStyle w:val="TOC2"/>
            <w:rPr>
              <w:ins w:id="91" w:author="Marc Adrian  Jimenez" w:date="2017-08-30T14:54:00Z"/>
              <w:rFonts w:asciiTheme="minorHAnsi" w:hAnsiTheme="minorHAnsi" w:cstheme="minorBidi"/>
              <w:noProof/>
              <w:lang w:val="en-PH" w:eastAsia="en-PH"/>
            </w:rPr>
          </w:pPr>
          <w:ins w:id="9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"_Toc491868226"</w:instrText>
            </w:r>
            <w:r w:rsidRPr="002007D3">
              <w:rPr>
                <w:rStyle w:val="Hyperlink"/>
                <w:noProof/>
              </w:rPr>
              <w:instrText xml:space="preserve"> </w:instrText>
            </w:r>
            <w:r w:rsidRPr="002007D3">
              <w:rPr>
                <w:rStyle w:val="Hyperlink"/>
                <w:noProof/>
              </w:rPr>
              <w:fldChar w:fldCharType="separate"/>
            </w:r>
            <w:r w:rsidRPr="002007D3">
              <w:rPr>
                <w:rStyle w:val="Hyperlink"/>
                <w:noProof/>
              </w:rPr>
              <w:t>2.2.5.</w:t>
            </w:r>
            <w:r>
              <w:rPr>
                <w:rFonts w:asciiTheme="minorHAnsi" w:hAnsiTheme="minorHAnsi" w:cstheme="minorBidi"/>
                <w:noProof/>
                <w:lang w:val="en-PH" w:eastAsia="en-PH"/>
              </w:rPr>
              <w:tab/>
            </w:r>
            <w:r w:rsidRPr="002007D3">
              <w:rPr>
                <w:rStyle w:val="Hyperlink"/>
                <w:noProof/>
              </w:rPr>
              <w:t>Types of Touchscreen as a Factor</w:t>
            </w:r>
            <w:r>
              <w:rPr>
                <w:noProof/>
                <w:webHidden/>
              </w:rPr>
              <w:tab/>
            </w:r>
            <w:r>
              <w:rPr>
                <w:noProof/>
                <w:webHidden/>
              </w:rPr>
              <w:fldChar w:fldCharType="begin"/>
            </w:r>
            <w:r>
              <w:rPr>
                <w:noProof/>
                <w:webHidden/>
              </w:rPr>
              <w:instrText xml:space="preserve"> PAGEREF _Toc491868226 \h </w:instrText>
            </w:r>
          </w:ins>
          <w:r>
            <w:rPr>
              <w:noProof/>
              <w:webHidden/>
            </w:rPr>
          </w:r>
          <w:r>
            <w:rPr>
              <w:noProof/>
              <w:webHidden/>
            </w:rPr>
            <w:fldChar w:fldCharType="separate"/>
          </w:r>
          <w:ins w:id="93" w:author="Marc Adrian  Jimenez" w:date="2017-08-30T14:54:00Z">
            <w:r>
              <w:rPr>
                <w:noProof/>
                <w:webHidden/>
              </w:rPr>
              <w:t>13</w:t>
            </w:r>
            <w:r>
              <w:rPr>
                <w:noProof/>
                <w:webHidden/>
              </w:rPr>
              <w:fldChar w:fldCharType="end"/>
            </w:r>
            <w:r w:rsidRPr="002007D3">
              <w:rPr>
                <w:rStyle w:val="Hyperlink"/>
                <w:noProof/>
              </w:rPr>
              <w:fldChar w:fldCharType="end"/>
            </w:r>
          </w:ins>
        </w:p>
        <w:p w14:paraId="4B58ADB3" w14:textId="2FA08414" w:rsidR="008867C6" w:rsidRDefault="008867C6">
          <w:pPr>
            <w:pStyle w:val="TOC2"/>
            <w:rPr>
              <w:ins w:id="94" w:author="Marc Adrian  Jimenez" w:date="2017-08-30T14:54:00Z"/>
              <w:rFonts w:asciiTheme="minorHAnsi" w:hAnsiTheme="minorHAnsi" w:cstheme="minorBidi"/>
              <w:noProof/>
              <w:lang w:val="en-PH" w:eastAsia="en-PH"/>
            </w:rPr>
          </w:pPr>
          <w:ins w:id="9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"_Toc491868227"</w:instrText>
            </w:r>
            <w:r w:rsidRPr="002007D3">
              <w:rPr>
                <w:rStyle w:val="Hyperlink"/>
                <w:noProof/>
              </w:rPr>
              <w:instrText xml:space="preserve"> </w:instrText>
            </w:r>
            <w:r w:rsidRPr="002007D3">
              <w:rPr>
                <w:rStyle w:val="Hyperlink"/>
                <w:noProof/>
              </w:rPr>
              <w:fldChar w:fldCharType="separate"/>
            </w:r>
            <w:r w:rsidRPr="002007D3">
              <w:rPr>
                <w:rStyle w:val="Hyperlink"/>
                <w:noProof/>
              </w:rPr>
              <w:t>2.2.6.</w:t>
            </w:r>
            <w:r>
              <w:rPr>
                <w:rFonts w:asciiTheme="minorHAnsi" w:hAnsiTheme="minorHAnsi" w:cstheme="minorBidi"/>
                <w:noProof/>
                <w:lang w:val="en-PH" w:eastAsia="en-PH"/>
              </w:rPr>
              <w:tab/>
            </w:r>
            <w:r w:rsidRPr="002007D3">
              <w:rPr>
                <w:rStyle w:val="Hyperlink"/>
                <w:noProof/>
              </w:rPr>
              <w:t>Noise (Electronics) as a Factor</w:t>
            </w:r>
            <w:r>
              <w:rPr>
                <w:noProof/>
                <w:webHidden/>
              </w:rPr>
              <w:tab/>
            </w:r>
            <w:r>
              <w:rPr>
                <w:noProof/>
                <w:webHidden/>
              </w:rPr>
              <w:fldChar w:fldCharType="begin"/>
            </w:r>
            <w:r>
              <w:rPr>
                <w:noProof/>
                <w:webHidden/>
              </w:rPr>
              <w:instrText xml:space="preserve"> PAGEREF _Toc491868227 \h </w:instrText>
            </w:r>
          </w:ins>
          <w:r>
            <w:rPr>
              <w:noProof/>
              <w:webHidden/>
            </w:rPr>
          </w:r>
          <w:r>
            <w:rPr>
              <w:noProof/>
              <w:webHidden/>
            </w:rPr>
            <w:fldChar w:fldCharType="separate"/>
          </w:r>
          <w:ins w:id="96" w:author="Marc Adrian  Jimenez" w:date="2017-08-30T14:54:00Z">
            <w:r>
              <w:rPr>
                <w:noProof/>
                <w:webHidden/>
              </w:rPr>
              <w:t>13</w:t>
            </w:r>
            <w:r>
              <w:rPr>
                <w:noProof/>
                <w:webHidden/>
              </w:rPr>
              <w:fldChar w:fldCharType="end"/>
            </w:r>
            <w:r w:rsidRPr="002007D3">
              <w:rPr>
                <w:rStyle w:val="Hyperlink"/>
                <w:noProof/>
              </w:rPr>
              <w:fldChar w:fldCharType="end"/>
            </w:r>
          </w:ins>
        </w:p>
        <w:p w14:paraId="240C8545" w14:textId="2728E68C" w:rsidR="008867C6" w:rsidRDefault="008867C6">
          <w:pPr>
            <w:pStyle w:val="TOC1"/>
            <w:rPr>
              <w:ins w:id="97" w:author="Marc Adrian  Jimenez" w:date="2017-08-30T14:54:00Z"/>
              <w:rFonts w:asciiTheme="minorHAnsi" w:eastAsiaTheme="minorEastAsia" w:hAnsiTheme="minorHAnsi"/>
              <w:noProof/>
              <w:lang w:val="en-PH" w:eastAsia="en-PH"/>
            </w:rPr>
          </w:pPr>
          <w:ins w:id="9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III.</w:t>
            </w:r>
            <w:r>
              <w:rPr>
                <w:rFonts w:asciiTheme="minorHAnsi" w:eastAsiaTheme="minorEastAsia" w:hAnsiTheme="minorHAnsi"/>
                <w:noProof/>
                <w:lang w:val="en-PH" w:eastAsia="en-PH"/>
              </w:rPr>
              <w:tab/>
            </w:r>
            <w:r w:rsidRPr="002007D3">
              <w:rPr>
                <w:rStyle w:val="Hyperlink"/>
                <w:noProof/>
                <w:lang w:eastAsia="en-PH"/>
              </w:rPr>
              <w:t>Technical Background</w:t>
            </w:r>
            <w:r>
              <w:rPr>
                <w:noProof/>
                <w:webHidden/>
              </w:rPr>
              <w:tab/>
            </w:r>
            <w:r>
              <w:rPr>
                <w:noProof/>
                <w:webHidden/>
              </w:rPr>
              <w:fldChar w:fldCharType="begin"/>
            </w:r>
            <w:r>
              <w:rPr>
                <w:noProof/>
                <w:webHidden/>
              </w:rPr>
              <w:instrText xml:space="preserve"> PAGEREF _Toc491868228 \h </w:instrText>
            </w:r>
          </w:ins>
          <w:r>
            <w:rPr>
              <w:noProof/>
              <w:webHidden/>
            </w:rPr>
          </w:r>
          <w:r>
            <w:rPr>
              <w:noProof/>
              <w:webHidden/>
            </w:rPr>
            <w:fldChar w:fldCharType="separate"/>
          </w:r>
          <w:ins w:id="99" w:author="Marc Adrian  Jimenez" w:date="2017-08-30T14:54:00Z">
            <w:r>
              <w:rPr>
                <w:noProof/>
                <w:webHidden/>
              </w:rPr>
              <w:t>15</w:t>
            </w:r>
            <w:r>
              <w:rPr>
                <w:noProof/>
                <w:webHidden/>
              </w:rPr>
              <w:fldChar w:fldCharType="end"/>
            </w:r>
            <w:r w:rsidRPr="002007D3">
              <w:rPr>
                <w:rStyle w:val="Hyperlink"/>
                <w:noProof/>
              </w:rPr>
              <w:fldChar w:fldCharType="end"/>
            </w:r>
          </w:ins>
        </w:p>
        <w:p w14:paraId="0F61685C" w14:textId="57AB6F45" w:rsidR="008867C6" w:rsidRDefault="008867C6">
          <w:pPr>
            <w:pStyle w:val="TOC2"/>
            <w:rPr>
              <w:ins w:id="100" w:author="Marc Adrian  Jimenez" w:date="2017-08-30T14:54:00Z"/>
              <w:rFonts w:asciiTheme="minorHAnsi" w:hAnsiTheme="minorHAnsi" w:cstheme="minorBidi"/>
              <w:noProof/>
              <w:lang w:val="en-PH" w:eastAsia="en-PH"/>
            </w:rPr>
          </w:pPr>
          <w:ins w:id="10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"_Toc491868232"</w:instrText>
            </w:r>
            <w:r w:rsidRPr="002007D3">
              <w:rPr>
                <w:rStyle w:val="Hyperlink"/>
                <w:noProof/>
              </w:rPr>
              <w:instrText xml:space="preserve"> </w:instrText>
            </w:r>
            <w:r w:rsidRPr="002007D3">
              <w:rPr>
                <w:rStyle w:val="Hyperlink"/>
                <w:noProof/>
              </w:rPr>
              <w:fldChar w:fldCharType="separate"/>
            </w:r>
            <w:r w:rsidRPr="002007D3">
              <w:rPr>
                <w:rStyle w:val="Hyperlink"/>
                <w:noProof/>
              </w:rPr>
              <w:t>3.1.</w:t>
            </w:r>
            <w:r>
              <w:rPr>
                <w:rFonts w:asciiTheme="minorHAnsi" w:hAnsiTheme="minorHAnsi" w:cstheme="minorBidi"/>
                <w:noProof/>
                <w:lang w:val="en-PH" w:eastAsia="en-PH"/>
              </w:rPr>
              <w:tab/>
            </w:r>
            <w:r w:rsidRPr="002007D3">
              <w:rPr>
                <w:rStyle w:val="Hyperlink"/>
                <w:rFonts w:eastAsiaTheme="minorHAnsi"/>
                <w:noProof/>
              </w:rPr>
              <w:t>TUIO</w:t>
            </w:r>
            <w:r>
              <w:rPr>
                <w:noProof/>
                <w:webHidden/>
              </w:rPr>
              <w:tab/>
            </w:r>
            <w:r>
              <w:rPr>
                <w:noProof/>
                <w:webHidden/>
              </w:rPr>
              <w:fldChar w:fldCharType="begin"/>
            </w:r>
            <w:r>
              <w:rPr>
                <w:noProof/>
                <w:webHidden/>
              </w:rPr>
              <w:instrText xml:space="preserve"> PAGEREF _Toc491868232 \h </w:instrText>
            </w:r>
          </w:ins>
          <w:r>
            <w:rPr>
              <w:noProof/>
              <w:webHidden/>
            </w:rPr>
          </w:r>
          <w:r>
            <w:rPr>
              <w:noProof/>
              <w:webHidden/>
            </w:rPr>
            <w:fldChar w:fldCharType="separate"/>
          </w:r>
          <w:ins w:id="102" w:author="Marc Adrian  Jimenez" w:date="2017-08-30T14:54:00Z">
            <w:r>
              <w:rPr>
                <w:noProof/>
                <w:webHidden/>
              </w:rPr>
              <w:t>15</w:t>
            </w:r>
            <w:r>
              <w:rPr>
                <w:noProof/>
                <w:webHidden/>
              </w:rPr>
              <w:fldChar w:fldCharType="end"/>
            </w:r>
            <w:r w:rsidRPr="002007D3">
              <w:rPr>
                <w:rStyle w:val="Hyperlink"/>
                <w:noProof/>
              </w:rPr>
              <w:fldChar w:fldCharType="end"/>
            </w:r>
          </w:ins>
        </w:p>
        <w:p w14:paraId="26ED3F0E" w14:textId="421A134A" w:rsidR="008867C6" w:rsidRDefault="008867C6">
          <w:pPr>
            <w:pStyle w:val="TOC2"/>
            <w:rPr>
              <w:ins w:id="103" w:author="Marc Adrian  Jimenez" w:date="2017-08-30T14:54:00Z"/>
              <w:rFonts w:asciiTheme="minorHAnsi" w:hAnsiTheme="minorHAnsi" w:cstheme="minorBidi"/>
              <w:noProof/>
              <w:lang w:val="en-PH" w:eastAsia="en-PH"/>
            </w:rPr>
          </w:pPr>
          <w:ins w:id="10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"_Toc491868233"</w:instrText>
            </w:r>
            <w:r w:rsidRPr="002007D3">
              <w:rPr>
                <w:rStyle w:val="Hyperlink"/>
                <w:noProof/>
              </w:rPr>
              <w:instrText xml:space="preserve"> </w:instrText>
            </w:r>
            <w:r w:rsidRPr="002007D3">
              <w:rPr>
                <w:rStyle w:val="Hyperlink"/>
                <w:noProof/>
              </w:rPr>
              <w:fldChar w:fldCharType="separate"/>
            </w:r>
            <w:r w:rsidRPr="002007D3">
              <w:rPr>
                <w:rStyle w:val="Hyperlink"/>
                <w:noProof/>
              </w:rPr>
              <w:t>3.2.</w:t>
            </w:r>
            <w:r>
              <w:rPr>
                <w:rFonts w:asciiTheme="minorHAnsi" w:hAnsiTheme="minorHAnsi" w:cstheme="minorBidi"/>
                <w:noProof/>
                <w:lang w:val="en-PH" w:eastAsia="en-PH"/>
              </w:rPr>
              <w:tab/>
            </w:r>
            <w:r w:rsidRPr="002007D3">
              <w:rPr>
                <w:rStyle w:val="Hyperlink"/>
                <w:noProof/>
              </w:rPr>
              <w:t>Java</w:t>
            </w:r>
            <w:r>
              <w:rPr>
                <w:noProof/>
                <w:webHidden/>
              </w:rPr>
              <w:tab/>
            </w:r>
            <w:r>
              <w:rPr>
                <w:noProof/>
                <w:webHidden/>
              </w:rPr>
              <w:fldChar w:fldCharType="begin"/>
            </w:r>
            <w:r>
              <w:rPr>
                <w:noProof/>
                <w:webHidden/>
              </w:rPr>
              <w:instrText xml:space="preserve"> PAGEREF _Toc491868233 \h </w:instrText>
            </w:r>
          </w:ins>
          <w:r>
            <w:rPr>
              <w:noProof/>
              <w:webHidden/>
            </w:rPr>
          </w:r>
          <w:r>
            <w:rPr>
              <w:noProof/>
              <w:webHidden/>
            </w:rPr>
            <w:fldChar w:fldCharType="separate"/>
          </w:r>
          <w:ins w:id="105" w:author="Marc Adrian  Jimenez" w:date="2017-08-30T14:54:00Z">
            <w:r>
              <w:rPr>
                <w:noProof/>
                <w:webHidden/>
              </w:rPr>
              <w:t>15</w:t>
            </w:r>
            <w:r>
              <w:rPr>
                <w:noProof/>
                <w:webHidden/>
              </w:rPr>
              <w:fldChar w:fldCharType="end"/>
            </w:r>
            <w:r w:rsidRPr="002007D3">
              <w:rPr>
                <w:rStyle w:val="Hyperlink"/>
                <w:noProof/>
              </w:rPr>
              <w:fldChar w:fldCharType="end"/>
            </w:r>
          </w:ins>
        </w:p>
        <w:p w14:paraId="7698C750" w14:textId="73737AA9" w:rsidR="008867C6" w:rsidRDefault="008867C6">
          <w:pPr>
            <w:pStyle w:val="TOC2"/>
            <w:rPr>
              <w:ins w:id="106" w:author="Marc Adrian  Jimenez" w:date="2017-08-30T14:54:00Z"/>
              <w:rFonts w:asciiTheme="minorHAnsi" w:hAnsiTheme="minorHAnsi" w:cstheme="minorBidi"/>
              <w:noProof/>
              <w:lang w:val="en-PH" w:eastAsia="en-PH"/>
            </w:rPr>
          </w:pPr>
          <w:ins w:id="10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"_Toc491868234"</w:instrText>
            </w:r>
            <w:r w:rsidRPr="002007D3">
              <w:rPr>
                <w:rStyle w:val="Hyperlink"/>
                <w:noProof/>
              </w:rPr>
              <w:instrText xml:space="preserve"> </w:instrText>
            </w:r>
            <w:r w:rsidRPr="002007D3">
              <w:rPr>
                <w:rStyle w:val="Hyperlink"/>
                <w:noProof/>
              </w:rPr>
              <w:fldChar w:fldCharType="separate"/>
            </w:r>
            <w:r w:rsidRPr="002007D3">
              <w:rPr>
                <w:rStyle w:val="Hyperlink"/>
                <w:noProof/>
              </w:rPr>
              <w:t>3.3.</w:t>
            </w:r>
            <w:r>
              <w:rPr>
                <w:rFonts w:asciiTheme="minorHAnsi" w:hAnsiTheme="minorHAnsi" w:cstheme="minorBidi"/>
                <w:noProof/>
                <w:lang w:val="en-PH" w:eastAsia="en-PH"/>
              </w:rPr>
              <w:tab/>
            </w:r>
            <w:r w:rsidRPr="002007D3">
              <w:rPr>
                <w:rStyle w:val="Hyperlink"/>
                <w:noProof/>
              </w:rPr>
              <w:t>Firebase</w:t>
            </w:r>
            <w:r>
              <w:rPr>
                <w:noProof/>
                <w:webHidden/>
              </w:rPr>
              <w:tab/>
            </w:r>
            <w:r>
              <w:rPr>
                <w:noProof/>
                <w:webHidden/>
              </w:rPr>
              <w:fldChar w:fldCharType="begin"/>
            </w:r>
            <w:r>
              <w:rPr>
                <w:noProof/>
                <w:webHidden/>
              </w:rPr>
              <w:instrText xml:space="preserve"> PAGEREF _Toc491868234 \h </w:instrText>
            </w:r>
          </w:ins>
          <w:r>
            <w:rPr>
              <w:noProof/>
              <w:webHidden/>
            </w:rPr>
          </w:r>
          <w:r>
            <w:rPr>
              <w:noProof/>
              <w:webHidden/>
            </w:rPr>
            <w:fldChar w:fldCharType="separate"/>
          </w:r>
          <w:ins w:id="108" w:author="Marc Adrian  Jimenez" w:date="2017-08-30T14:54:00Z">
            <w:r>
              <w:rPr>
                <w:noProof/>
                <w:webHidden/>
              </w:rPr>
              <w:t>15</w:t>
            </w:r>
            <w:r>
              <w:rPr>
                <w:noProof/>
                <w:webHidden/>
              </w:rPr>
              <w:fldChar w:fldCharType="end"/>
            </w:r>
            <w:r w:rsidRPr="002007D3">
              <w:rPr>
                <w:rStyle w:val="Hyperlink"/>
                <w:noProof/>
              </w:rPr>
              <w:fldChar w:fldCharType="end"/>
            </w:r>
          </w:ins>
        </w:p>
        <w:p w14:paraId="5E232FFD" w14:textId="5FDC7C8C" w:rsidR="008867C6" w:rsidRDefault="008867C6">
          <w:pPr>
            <w:pStyle w:val="TOC2"/>
            <w:rPr>
              <w:ins w:id="109" w:author="Marc Adrian  Jimenez" w:date="2017-08-30T14:54:00Z"/>
              <w:rFonts w:asciiTheme="minorHAnsi" w:hAnsiTheme="minorHAnsi" w:cstheme="minorBidi"/>
              <w:noProof/>
              <w:lang w:val="en-PH" w:eastAsia="en-PH"/>
            </w:rPr>
          </w:pPr>
          <w:ins w:id="11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"_Toc491868235"</w:instrText>
            </w:r>
            <w:r w:rsidRPr="002007D3">
              <w:rPr>
                <w:rStyle w:val="Hyperlink"/>
                <w:noProof/>
              </w:rPr>
              <w:instrText xml:space="preserve"> </w:instrText>
            </w:r>
            <w:r w:rsidRPr="002007D3">
              <w:rPr>
                <w:rStyle w:val="Hyperlink"/>
                <w:noProof/>
              </w:rPr>
              <w:fldChar w:fldCharType="separate"/>
            </w:r>
            <w:r w:rsidRPr="002007D3">
              <w:rPr>
                <w:rStyle w:val="Hyperlink"/>
                <w:noProof/>
              </w:rPr>
              <w:t>3.4.</w:t>
            </w:r>
            <w:r>
              <w:rPr>
                <w:rFonts w:asciiTheme="minorHAnsi" w:hAnsiTheme="minorHAnsi" w:cstheme="minorBidi"/>
                <w:noProof/>
                <w:lang w:val="en-PH" w:eastAsia="en-PH"/>
              </w:rPr>
              <w:tab/>
            </w:r>
            <w:r w:rsidRPr="002007D3">
              <w:rPr>
                <w:rStyle w:val="Hyperlink"/>
                <w:noProof/>
              </w:rPr>
              <w:t>Definition of Terms</w:t>
            </w:r>
            <w:r>
              <w:rPr>
                <w:noProof/>
                <w:webHidden/>
              </w:rPr>
              <w:tab/>
            </w:r>
            <w:r>
              <w:rPr>
                <w:noProof/>
                <w:webHidden/>
              </w:rPr>
              <w:fldChar w:fldCharType="begin"/>
            </w:r>
            <w:r>
              <w:rPr>
                <w:noProof/>
                <w:webHidden/>
              </w:rPr>
              <w:instrText xml:space="preserve"> PAGEREF _Toc491868235 \h </w:instrText>
            </w:r>
          </w:ins>
          <w:r>
            <w:rPr>
              <w:noProof/>
              <w:webHidden/>
            </w:rPr>
          </w:r>
          <w:r>
            <w:rPr>
              <w:noProof/>
              <w:webHidden/>
            </w:rPr>
            <w:fldChar w:fldCharType="separate"/>
          </w:r>
          <w:ins w:id="111" w:author="Marc Adrian  Jimenez" w:date="2017-08-30T14:54:00Z">
            <w:r>
              <w:rPr>
                <w:noProof/>
                <w:webHidden/>
              </w:rPr>
              <w:t>15</w:t>
            </w:r>
            <w:r>
              <w:rPr>
                <w:noProof/>
                <w:webHidden/>
              </w:rPr>
              <w:fldChar w:fldCharType="end"/>
            </w:r>
            <w:r w:rsidRPr="002007D3">
              <w:rPr>
                <w:rStyle w:val="Hyperlink"/>
                <w:noProof/>
              </w:rPr>
              <w:fldChar w:fldCharType="end"/>
            </w:r>
          </w:ins>
        </w:p>
        <w:p w14:paraId="06F4D45B" w14:textId="2569DABC" w:rsidR="008867C6" w:rsidRDefault="008867C6">
          <w:pPr>
            <w:pStyle w:val="TOC1"/>
            <w:rPr>
              <w:ins w:id="112" w:author="Marc Adrian  Jimenez" w:date="2017-08-30T14:54:00Z"/>
              <w:rFonts w:asciiTheme="minorHAnsi" w:eastAsiaTheme="minorEastAsia" w:hAnsiTheme="minorHAnsi"/>
              <w:noProof/>
              <w:lang w:val="en-PH" w:eastAsia="en-PH"/>
            </w:rPr>
          </w:pPr>
          <w:ins w:id="11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"_Toc491868237"</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IV.</w:t>
            </w:r>
            <w:r>
              <w:rPr>
                <w:rFonts w:asciiTheme="minorHAnsi" w:eastAsiaTheme="minorEastAsia" w:hAnsiTheme="minorHAnsi"/>
                <w:noProof/>
                <w:lang w:val="en-PH" w:eastAsia="en-PH"/>
              </w:rPr>
              <w:tab/>
            </w:r>
            <w:r w:rsidRPr="002007D3">
              <w:rPr>
                <w:rStyle w:val="Hyperlink"/>
                <w:noProof/>
                <w:lang w:eastAsia="en-PH"/>
              </w:rPr>
              <w:t>Design and Methodology</w:t>
            </w:r>
            <w:r>
              <w:rPr>
                <w:noProof/>
                <w:webHidden/>
              </w:rPr>
              <w:tab/>
            </w:r>
            <w:r>
              <w:rPr>
                <w:noProof/>
                <w:webHidden/>
              </w:rPr>
              <w:fldChar w:fldCharType="begin"/>
            </w:r>
            <w:r>
              <w:rPr>
                <w:noProof/>
                <w:webHidden/>
              </w:rPr>
              <w:instrText xml:space="preserve"> PAGEREF _Toc491868237 \h </w:instrText>
            </w:r>
          </w:ins>
          <w:r>
            <w:rPr>
              <w:noProof/>
              <w:webHidden/>
            </w:rPr>
          </w:r>
          <w:r>
            <w:rPr>
              <w:noProof/>
              <w:webHidden/>
            </w:rPr>
            <w:fldChar w:fldCharType="separate"/>
          </w:r>
          <w:ins w:id="114" w:author="Marc Adrian  Jimenez" w:date="2017-08-30T14:54:00Z">
            <w:r>
              <w:rPr>
                <w:noProof/>
                <w:webHidden/>
              </w:rPr>
              <w:t>17</w:t>
            </w:r>
            <w:r>
              <w:rPr>
                <w:noProof/>
                <w:webHidden/>
              </w:rPr>
              <w:fldChar w:fldCharType="end"/>
            </w:r>
            <w:r w:rsidRPr="002007D3">
              <w:rPr>
                <w:rStyle w:val="Hyperlink"/>
                <w:noProof/>
              </w:rPr>
              <w:fldChar w:fldCharType="end"/>
            </w:r>
          </w:ins>
        </w:p>
        <w:p w14:paraId="7983598F" w14:textId="786FA574" w:rsidR="008867C6" w:rsidRDefault="008867C6">
          <w:pPr>
            <w:pStyle w:val="TOC2"/>
            <w:rPr>
              <w:ins w:id="115" w:author="Marc Adrian  Jimenez" w:date="2017-08-30T14:54:00Z"/>
              <w:rFonts w:asciiTheme="minorHAnsi" w:hAnsiTheme="minorHAnsi" w:cstheme="minorBidi"/>
              <w:noProof/>
              <w:lang w:val="en-PH" w:eastAsia="en-PH"/>
            </w:rPr>
          </w:pPr>
          <w:ins w:id="11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"_Toc491868239"</w:instrText>
            </w:r>
            <w:r w:rsidRPr="002007D3">
              <w:rPr>
                <w:rStyle w:val="Hyperlink"/>
                <w:noProof/>
              </w:rPr>
              <w:instrText xml:space="preserve"> </w:instrText>
            </w:r>
            <w:r w:rsidRPr="002007D3">
              <w:rPr>
                <w:rStyle w:val="Hyperlink"/>
                <w:noProof/>
              </w:rPr>
              <w:fldChar w:fldCharType="separate"/>
            </w:r>
            <w:r w:rsidRPr="002007D3">
              <w:rPr>
                <w:rStyle w:val="Hyperlink"/>
                <w:noProof/>
              </w:rPr>
              <w:t>4.1.</w:t>
            </w:r>
            <w:r>
              <w:rPr>
                <w:rFonts w:asciiTheme="minorHAnsi" w:hAnsiTheme="minorHAnsi" w:cstheme="minorBidi"/>
                <w:noProof/>
                <w:lang w:val="en-PH" w:eastAsia="en-PH"/>
              </w:rPr>
              <w:tab/>
            </w:r>
            <w:r w:rsidRPr="002007D3">
              <w:rPr>
                <w:rStyle w:val="Hyperlink"/>
                <w:noProof/>
              </w:rPr>
              <w:t>Requirement Analysis</w:t>
            </w:r>
            <w:r>
              <w:rPr>
                <w:noProof/>
                <w:webHidden/>
              </w:rPr>
              <w:tab/>
            </w:r>
            <w:r>
              <w:rPr>
                <w:noProof/>
                <w:webHidden/>
              </w:rPr>
              <w:fldChar w:fldCharType="begin"/>
            </w:r>
            <w:r>
              <w:rPr>
                <w:noProof/>
                <w:webHidden/>
              </w:rPr>
              <w:instrText xml:space="preserve"> PAGEREF _Toc491868239 \h </w:instrText>
            </w:r>
          </w:ins>
          <w:r>
            <w:rPr>
              <w:noProof/>
              <w:webHidden/>
            </w:rPr>
          </w:r>
          <w:r>
            <w:rPr>
              <w:noProof/>
              <w:webHidden/>
            </w:rPr>
            <w:fldChar w:fldCharType="separate"/>
          </w:r>
          <w:ins w:id="117" w:author="Marc Adrian  Jimenez" w:date="2017-08-30T14:54:00Z">
            <w:r>
              <w:rPr>
                <w:noProof/>
                <w:webHidden/>
              </w:rPr>
              <w:t>17</w:t>
            </w:r>
            <w:r>
              <w:rPr>
                <w:noProof/>
                <w:webHidden/>
              </w:rPr>
              <w:fldChar w:fldCharType="end"/>
            </w:r>
            <w:r w:rsidRPr="002007D3">
              <w:rPr>
                <w:rStyle w:val="Hyperlink"/>
                <w:noProof/>
              </w:rPr>
              <w:fldChar w:fldCharType="end"/>
            </w:r>
          </w:ins>
        </w:p>
        <w:p w14:paraId="3F0FAD1F" w14:textId="408E6BD4" w:rsidR="008867C6" w:rsidRDefault="008867C6">
          <w:pPr>
            <w:pStyle w:val="TOC2"/>
            <w:rPr>
              <w:ins w:id="118" w:author="Marc Adrian  Jimenez" w:date="2017-08-30T14:54:00Z"/>
              <w:rFonts w:asciiTheme="minorHAnsi" w:hAnsiTheme="minorHAnsi" w:cstheme="minorBidi"/>
              <w:noProof/>
              <w:lang w:val="en-PH" w:eastAsia="en-PH"/>
            </w:rPr>
          </w:pPr>
          <w:ins w:id="11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"_Toc491868240"</w:instrText>
            </w:r>
            <w:r w:rsidRPr="002007D3">
              <w:rPr>
                <w:rStyle w:val="Hyperlink"/>
                <w:noProof/>
              </w:rPr>
              <w:instrText xml:space="preserve"> </w:instrText>
            </w:r>
            <w:r w:rsidRPr="002007D3">
              <w:rPr>
                <w:rStyle w:val="Hyperlink"/>
                <w:noProof/>
              </w:rPr>
              <w:fldChar w:fldCharType="separate"/>
            </w:r>
            <w:r w:rsidRPr="002007D3">
              <w:rPr>
                <w:rStyle w:val="Hyperlink"/>
                <w:noProof/>
              </w:rPr>
              <w:t>4.2.</w:t>
            </w:r>
            <w:r>
              <w:rPr>
                <w:rFonts w:asciiTheme="minorHAnsi" w:hAnsiTheme="minorHAnsi" w:cstheme="minorBidi"/>
                <w:noProof/>
                <w:lang w:val="en-PH" w:eastAsia="en-PH"/>
              </w:rPr>
              <w:tab/>
            </w:r>
            <w:r w:rsidRPr="002007D3">
              <w:rPr>
                <w:rStyle w:val="Hyperlink"/>
                <w:noProof/>
              </w:rPr>
              <w:t>Requirement Documentation</w:t>
            </w:r>
            <w:r>
              <w:rPr>
                <w:noProof/>
                <w:webHidden/>
              </w:rPr>
              <w:tab/>
            </w:r>
            <w:r>
              <w:rPr>
                <w:noProof/>
                <w:webHidden/>
              </w:rPr>
              <w:fldChar w:fldCharType="begin"/>
            </w:r>
            <w:r>
              <w:rPr>
                <w:noProof/>
                <w:webHidden/>
              </w:rPr>
              <w:instrText xml:space="preserve"> PAGEREF _Toc491868240 \h </w:instrText>
            </w:r>
          </w:ins>
          <w:r>
            <w:rPr>
              <w:noProof/>
              <w:webHidden/>
            </w:rPr>
          </w:r>
          <w:r>
            <w:rPr>
              <w:noProof/>
              <w:webHidden/>
            </w:rPr>
            <w:fldChar w:fldCharType="separate"/>
          </w:r>
          <w:ins w:id="120" w:author="Marc Adrian  Jimenez" w:date="2017-08-30T14:54:00Z">
            <w:r>
              <w:rPr>
                <w:noProof/>
                <w:webHidden/>
              </w:rPr>
              <w:t>18</w:t>
            </w:r>
            <w:r>
              <w:rPr>
                <w:noProof/>
                <w:webHidden/>
              </w:rPr>
              <w:fldChar w:fldCharType="end"/>
            </w:r>
            <w:r w:rsidRPr="002007D3">
              <w:rPr>
                <w:rStyle w:val="Hyperlink"/>
                <w:noProof/>
              </w:rPr>
              <w:fldChar w:fldCharType="end"/>
            </w:r>
          </w:ins>
        </w:p>
        <w:p w14:paraId="577166EF" w14:textId="7B04134E" w:rsidR="008867C6" w:rsidRDefault="008867C6">
          <w:pPr>
            <w:pStyle w:val="TOC2"/>
            <w:rPr>
              <w:ins w:id="121" w:author="Marc Adrian  Jimenez" w:date="2017-08-30T14:54:00Z"/>
              <w:rFonts w:asciiTheme="minorHAnsi" w:hAnsiTheme="minorHAnsi" w:cstheme="minorBidi"/>
              <w:noProof/>
              <w:lang w:val="en-PH" w:eastAsia="en-PH"/>
            </w:rPr>
          </w:pPr>
          <w:ins w:id="12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"_Toc491868243"</w:instrText>
            </w:r>
            <w:r w:rsidRPr="002007D3">
              <w:rPr>
                <w:rStyle w:val="Hyperlink"/>
                <w:noProof/>
              </w:rPr>
              <w:instrText xml:space="preserve"> </w:instrText>
            </w:r>
            <w:r w:rsidRPr="002007D3">
              <w:rPr>
                <w:rStyle w:val="Hyperlink"/>
                <w:noProof/>
              </w:rPr>
              <w:fldChar w:fldCharType="separate"/>
            </w:r>
            <w:r w:rsidRPr="002007D3">
              <w:rPr>
                <w:rStyle w:val="Hyperlink"/>
                <w:noProof/>
              </w:rPr>
              <w:t>4.3.</w:t>
            </w:r>
            <w:r>
              <w:rPr>
                <w:rFonts w:asciiTheme="minorHAnsi" w:hAnsiTheme="minorHAnsi" w:cstheme="minorBidi"/>
                <w:noProof/>
                <w:lang w:val="en-PH" w:eastAsia="en-PH"/>
              </w:rPr>
              <w:tab/>
            </w:r>
            <w:r w:rsidRPr="002007D3">
              <w:rPr>
                <w:rStyle w:val="Hyperlink"/>
                <w:noProof/>
              </w:rPr>
              <w:t>Design of Software, Systems, Products, and Processes</w:t>
            </w:r>
            <w:r>
              <w:rPr>
                <w:noProof/>
                <w:webHidden/>
              </w:rPr>
              <w:tab/>
            </w:r>
            <w:r>
              <w:rPr>
                <w:noProof/>
                <w:webHidden/>
              </w:rPr>
              <w:fldChar w:fldCharType="begin"/>
            </w:r>
            <w:r>
              <w:rPr>
                <w:noProof/>
                <w:webHidden/>
              </w:rPr>
              <w:instrText xml:space="preserve"> PAGEREF _Toc491868243 \h </w:instrText>
            </w:r>
          </w:ins>
          <w:r>
            <w:rPr>
              <w:noProof/>
              <w:webHidden/>
            </w:rPr>
          </w:r>
          <w:r>
            <w:rPr>
              <w:noProof/>
              <w:webHidden/>
            </w:rPr>
            <w:fldChar w:fldCharType="separate"/>
          </w:r>
          <w:ins w:id="123" w:author="Marc Adrian  Jimenez" w:date="2017-08-30T14:54:00Z">
            <w:r>
              <w:rPr>
                <w:noProof/>
                <w:webHidden/>
              </w:rPr>
              <w:t>18</w:t>
            </w:r>
            <w:r>
              <w:rPr>
                <w:noProof/>
                <w:webHidden/>
              </w:rPr>
              <w:fldChar w:fldCharType="end"/>
            </w:r>
            <w:r w:rsidRPr="002007D3">
              <w:rPr>
                <w:rStyle w:val="Hyperlink"/>
                <w:noProof/>
              </w:rPr>
              <w:fldChar w:fldCharType="end"/>
            </w:r>
          </w:ins>
        </w:p>
        <w:p w14:paraId="3486D583" w14:textId="13358BCD" w:rsidR="008867C6" w:rsidRDefault="008867C6">
          <w:pPr>
            <w:pStyle w:val="TOC2"/>
            <w:rPr>
              <w:ins w:id="124" w:author="Marc Adrian  Jimenez" w:date="2017-08-30T14:54:00Z"/>
              <w:rFonts w:asciiTheme="minorHAnsi" w:hAnsiTheme="minorHAnsi" w:cstheme="minorBidi"/>
              <w:noProof/>
              <w:lang w:val="en-PH" w:eastAsia="en-PH"/>
            </w:rPr>
          </w:pPr>
          <w:ins w:id="12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"_Toc491868244"</w:instrText>
            </w:r>
            <w:r w:rsidRPr="002007D3">
              <w:rPr>
                <w:rStyle w:val="Hyperlink"/>
                <w:noProof/>
              </w:rPr>
              <w:instrText xml:space="preserve"> </w:instrText>
            </w:r>
            <w:r w:rsidRPr="002007D3">
              <w:rPr>
                <w:rStyle w:val="Hyperlink"/>
                <w:noProof/>
              </w:rPr>
              <w:fldChar w:fldCharType="separate"/>
            </w:r>
            <w:r w:rsidRPr="002007D3">
              <w:rPr>
                <w:rStyle w:val="Hyperlink"/>
                <w:noProof/>
              </w:rPr>
              <w:t>4.4.</w:t>
            </w:r>
            <w:r>
              <w:rPr>
                <w:rFonts w:asciiTheme="minorHAnsi" w:hAnsiTheme="minorHAnsi" w:cstheme="minorBidi"/>
                <w:noProof/>
                <w:lang w:val="en-PH" w:eastAsia="en-PH"/>
              </w:rPr>
              <w:tab/>
            </w:r>
            <w:r w:rsidRPr="002007D3">
              <w:rPr>
                <w:rStyle w:val="Hyperlink"/>
                <w:noProof/>
              </w:rPr>
              <w:t>Development and Testing</w:t>
            </w:r>
            <w:r>
              <w:rPr>
                <w:noProof/>
                <w:webHidden/>
              </w:rPr>
              <w:tab/>
            </w:r>
            <w:r>
              <w:rPr>
                <w:noProof/>
                <w:webHidden/>
              </w:rPr>
              <w:fldChar w:fldCharType="begin"/>
            </w:r>
            <w:r>
              <w:rPr>
                <w:noProof/>
                <w:webHidden/>
              </w:rPr>
              <w:instrText xml:space="preserve"> PAGEREF _Toc491868244 \h </w:instrText>
            </w:r>
          </w:ins>
          <w:r>
            <w:rPr>
              <w:noProof/>
              <w:webHidden/>
            </w:rPr>
          </w:r>
          <w:r>
            <w:rPr>
              <w:noProof/>
              <w:webHidden/>
            </w:rPr>
            <w:fldChar w:fldCharType="separate"/>
          </w:r>
          <w:ins w:id="126" w:author="Marc Adrian  Jimenez" w:date="2017-08-30T14:54:00Z">
            <w:r>
              <w:rPr>
                <w:noProof/>
                <w:webHidden/>
              </w:rPr>
              <w:t>21</w:t>
            </w:r>
            <w:r>
              <w:rPr>
                <w:noProof/>
                <w:webHidden/>
              </w:rPr>
              <w:fldChar w:fldCharType="end"/>
            </w:r>
            <w:r w:rsidRPr="002007D3">
              <w:rPr>
                <w:rStyle w:val="Hyperlink"/>
                <w:noProof/>
              </w:rPr>
              <w:fldChar w:fldCharType="end"/>
            </w:r>
          </w:ins>
        </w:p>
        <w:p w14:paraId="33B9D1A4" w14:textId="6A6465B5" w:rsidR="008867C6" w:rsidRDefault="008867C6">
          <w:pPr>
            <w:pStyle w:val="TOC2"/>
            <w:rPr>
              <w:ins w:id="127" w:author="Marc Adrian  Jimenez" w:date="2017-08-30T14:54:00Z"/>
              <w:rFonts w:asciiTheme="minorHAnsi" w:hAnsiTheme="minorHAnsi" w:cstheme="minorBidi"/>
              <w:noProof/>
              <w:lang w:val="en-PH" w:eastAsia="en-PH"/>
            </w:rPr>
          </w:pPr>
          <w:ins w:id="12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"_Toc491868245"</w:instrText>
            </w:r>
            <w:r w:rsidRPr="002007D3">
              <w:rPr>
                <w:rStyle w:val="Hyperlink"/>
                <w:noProof/>
              </w:rPr>
              <w:instrText xml:space="preserve"> </w:instrText>
            </w:r>
            <w:r w:rsidRPr="002007D3">
              <w:rPr>
                <w:rStyle w:val="Hyperlink"/>
                <w:noProof/>
              </w:rPr>
              <w:fldChar w:fldCharType="separate"/>
            </w:r>
            <w:r w:rsidRPr="002007D3">
              <w:rPr>
                <w:rStyle w:val="Hyperlink"/>
                <w:noProof/>
              </w:rPr>
              <w:t>4.5.</w:t>
            </w:r>
            <w:r>
              <w:rPr>
                <w:rFonts w:asciiTheme="minorHAnsi" w:hAnsiTheme="minorHAnsi" w:cstheme="minorBidi"/>
                <w:noProof/>
                <w:lang w:val="en-PH" w:eastAsia="en-PH"/>
              </w:rPr>
              <w:tab/>
            </w:r>
            <w:r w:rsidRPr="002007D3">
              <w:rPr>
                <w:rStyle w:val="Hyperlink"/>
                <w:noProof/>
              </w:rPr>
              <w:t>Description of Prototype</w:t>
            </w:r>
            <w:r>
              <w:rPr>
                <w:noProof/>
                <w:webHidden/>
              </w:rPr>
              <w:tab/>
            </w:r>
            <w:r>
              <w:rPr>
                <w:noProof/>
                <w:webHidden/>
              </w:rPr>
              <w:fldChar w:fldCharType="begin"/>
            </w:r>
            <w:r>
              <w:rPr>
                <w:noProof/>
                <w:webHidden/>
              </w:rPr>
              <w:instrText xml:space="preserve"> PAGEREF _Toc491868245 \h </w:instrText>
            </w:r>
          </w:ins>
          <w:r>
            <w:rPr>
              <w:noProof/>
              <w:webHidden/>
            </w:rPr>
          </w:r>
          <w:r>
            <w:rPr>
              <w:noProof/>
              <w:webHidden/>
            </w:rPr>
            <w:fldChar w:fldCharType="separate"/>
          </w:r>
          <w:ins w:id="129" w:author="Marc Adrian  Jimenez" w:date="2017-08-30T14:54:00Z">
            <w:r>
              <w:rPr>
                <w:noProof/>
                <w:webHidden/>
              </w:rPr>
              <w:t>21</w:t>
            </w:r>
            <w:r>
              <w:rPr>
                <w:noProof/>
                <w:webHidden/>
              </w:rPr>
              <w:fldChar w:fldCharType="end"/>
            </w:r>
            <w:r w:rsidRPr="002007D3">
              <w:rPr>
                <w:rStyle w:val="Hyperlink"/>
                <w:noProof/>
              </w:rPr>
              <w:fldChar w:fldCharType="end"/>
            </w:r>
          </w:ins>
        </w:p>
        <w:p w14:paraId="7AAC4C41" w14:textId="19B743F7" w:rsidR="008867C6" w:rsidRDefault="008867C6">
          <w:pPr>
            <w:pStyle w:val="TOC1"/>
            <w:rPr>
              <w:ins w:id="130" w:author="Marc Adrian  Jimenez" w:date="2017-08-30T14:54:00Z"/>
              <w:rFonts w:asciiTheme="minorHAnsi" w:eastAsiaTheme="minorEastAsia" w:hAnsiTheme="minorHAnsi"/>
              <w:noProof/>
              <w:lang w:val="en-PH" w:eastAsia="en-PH"/>
            </w:rPr>
          </w:pPr>
          <w:ins w:id="13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V.</w:t>
            </w:r>
            <w:r>
              <w:rPr>
                <w:rFonts w:asciiTheme="minorHAnsi" w:eastAsiaTheme="minorEastAsia" w:hAnsiTheme="minorHAnsi"/>
                <w:noProof/>
                <w:lang w:val="en-PH" w:eastAsia="en-PH"/>
              </w:rPr>
              <w:tab/>
            </w:r>
            <w:r w:rsidRPr="002007D3">
              <w:rPr>
                <w:rStyle w:val="Hyperlink"/>
                <w:noProof/>
                <w:lang w:eastAsia="en-PH"/>
              </w:rPr>
              <w:t>UML Diagrams</w:t>
            </w:r>
            <w:r>
              <w:rPr>
                <w:noProof/>
                <w:webHidden/>
              </w:rPr>
              <w:tab/>
            </w:r>
            <w:r>
              <w:rPr>
                <w:noProof/>
                <w:webHidden/>
              </w:rPr>
              <w:fldChar w:fldCharType="begin"/>
            </w:r>
            <w:r>
              <w:rPr>
                <w:noProof/>
                <w:webHidden/>
              </w:rPr>
              <w:instrText xml:space="preserve"> PAGEREF _Toc491868271 \h </w:instrText>
            </w:r>
          </w:ins>
          <w:r>
            <w:rPr>
              <w:noProof/>
              <w:webHidden/>
            </w:rPr>
          </w:r>
          <w:r>
            <w:rPr>
              <w:noProof/>
              <w:webHidden/>
            </w:rPr>
            <w:fldChar w:fldCharType="separate"/>
          </w:r>
          <w:ins w:id="132" w:author="Marc Adrian  Jimenez" w:date="2017-08-30T14:54:00Z">
            <w:r>
              <w:rPr>
                <w:noProof/>
                <w:webHidden/>
              </w:rPr>
              <w:t>22</w:t>
            </w:r>
            <w:r>
              <w:rPr>
                <w:noProof/>
                <w:webHidden/>
              </w:rPr>
              <w:fldChar w:fldCharType="end"/>
            </w:r>
            <w:r w:rsidRPr="002007D3">
              <w:rPr>
                <w:rStyle w:val="Hyperlink"/>
                <w:noProof/>
              </w:rPr>
              <w:fldChar w:fldCharType="end"/>
            </w:r>
          </w:ins>
        </w:p>
        <w:p w14:paraId="3EF644FC" w14:textId="57C0D108" w:rsidR="008867C6" w:rsidRDefault="008867C6">
          <w:pPr>
            <w:pStyle w:val="TOC2"/>
            <w:rPr>
              <w:ins w:id="133" w:author="Marc Adrian  Jimenez" w:date="2017-08-30T14:54:00Z"/>
              <w:rFonts w:asciiTheme="minorHAnsi" w:hAnsiTheme="minorHAnsi" w:cstheme="minorBidi"/>
              <w:noProof/>
              <w:lang w:val="en-PH" w:eastAsia="en-PH"/>
            </w:rPr>
          </w:pPr>
          <w:ins w:id="13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"_Toc491868273"</w:instrText>
            </w:r>
            <w:r w:rsidRPr="002007D3">
              <w:rPr>
                <w:rStyle w:val="Hyperlink"/>
                <w:noProof/>
              </w:rPr>
              <w:instrText xml:space="preserve"> </w:instrText>
            </w:r>
            <w:r w:rsidRPr="002007D3">
              <w:rPr>
                <w:rStyle w:val="Hyperlink"/>
                <w:noProof/>
              </w:rPr>
              <w:fldChar w:fldCharType="separate"/>
            </w:r>
            <w:r w:rsidRPr="002007D3">
              <w:rPr>
                <w:rStyle w:val="Hyperlink"/>
                <w:noProof/>
              </w:rPr>
              <w:t>5.1.</w:t>
            </w:r>
            <w:r>
              <w:rPr>
                <w:rFonts w:asciiTheme="minorHAnsi" w:hAnsiTheme="minorHAnsi" w:cstheme="minorBidi"/>
                <w:noProof/>
                <w:lang w:val="en-PH" w:eastAsia="en-PH"/>
              </w:rPr>
              <w:tab/>
            </w:r>
            <w:r w:rsidRPr="002007D3">
              <w:rPr>
                <w:rStyle w:val="Hyperlink"/>
                <w:noProof/>
              </w:rPr>
              <w:t>Use Case Full Description</w:t>
            </w:r>
            <w:r>
              <w:rPr>
                <w:noProof/>
                <w:webHidden/>
              </w:rPr>
              <w:tab/>
            </w:r>
            <w:r>
              <w:rPr>
                <w:noProof/>
                <w:webHidden/>
              </w:rPr>
              <w:fldChar w:fldCharType="begin"/>
            </w:r>
            <w:r>
              <w:rPr>
                <w:noProof/>
                <w:webHidden/>
              </w:rPr>
              <w:instrText xml:space="preserve"> PAGEREF _Toc491868273 \h </w:instrText>
            </w:r>
          </w:ins>
          <w:r>
            <w:rPr>
              <w:noProof/>
              <w:webHidden/>
            </w:rPr>
          </w:r>
          <w:r>
            <w:rPr>
              <w:noProof/>
              <w:webHidden/>
            </w:rPr>
            <w:fldChar w:fldCharType="separate"/>
          </w:r>
          <w:ins w:id="135" w:author="Marc Adrian  Jimenez" w:date="2017-08-30T14:54:00Z">
            <w:r>
              <w:rPr>
                <w:noProof/>
                <w:webHidden/>
              </w:rPr>
              <w:t>22</w:t>
            </w:r>
            <w:r>
              <w:rPr>
                <w:noProof/>
                <w:webHidden/>
              </w:rPr>
              <w:fldChar w:fldCharType="end"/>
            </w:r>
            <w:r w:rsidRPr="002007D3">
              <w:rPr>
                <w:rStyle w:val="Hyperlink"/>
                <w:noProof/>
              </w:rPr>
              <w:fldChar w:fldCharType="end"/>
            </w:r>
          </w:ins>
        </w:p>
        <w:p w14:paraId="08C15CA1" w14:textId="1D496DDA" w:rsidR="008867C6" w:rsidRDefault="008867C6">
          <w:pPr>
            <w:pStyle w:val="TOC2"/>
            <w:rPr>
              <w:ins w:id="136" w:author="Marc Adrian  Jimenez" w:date="2017-08-30T14:54:00Z"/>
              <w:rFonts w:asciiTheme="minorHAnsi" w:hAnsiTheme="minorHAnsi" w:cstheme="minorBidi"/>
              <w:noProof/>
              <w:lang w:val="en-PH" w:eastAsia="en-PH"/>
            </w:rPr>
          </w:pPr>
          <w:ins w:id="13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"_Toc491868274"</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5.1.1.</w:t>
            </w:r>
            <w:r>
              <w:rPr>
                <w:rFonts w:asciiTheme="minorHAnsi" w:hAnsiTheme="minorHAnsi" w:cstheme="minorBidi"/>
                <w:noProof/>
                <w:lang w:val="en-PH" w:eastAsia="en-PH"/>
              </w:rPr>
              <w:tab/>
            </w:r>
            <w:r w:rsidRPr="002007D3">
              <w:rPr>
                <w:rStyle w:val="Hyperlink"/>
                <w:noProof/>
                <w:lang w:eastAsia="en-PH"/>
              </w:rPr>
              <w:t>Accept Terms and Conditions</w:t>
            </w:r>
            <w:r>
              <w:rPr>
                <w:noProof/>
                <w:webHidden/>
              </w:rPr>
              <w:tab/>
            </w:r>
            <w:r>
              <w:rPr>
                <w:noProof/>
                <w:webHidden/>
              </w:rPr>
              <w:fldChar w:fldCharType="begin"/>
            </w:r>
            <w:r>
              <w:rPr>
                <w:noProof/>
                <w:webHidden/>
              </w:rPr>
              <w:instrText xml:space="preserve"> PAGEREF _Toc491868274 \h </w:instrText>
            </w:r>
          </w:ins>
          <w:r>
            <w:rPr>
              <w:noProof/>
              <w:webHidden/>
            </w:rPr>
          </w:r>
          <w:r>
            <w:rPr>
              <w:noProof/>
              <w:webHidden/>
            </w:rPr>
            <w:fldChar w:fldCharType="separate"/>
          </w:r>
          <w:ins w:id="138" w:author="Marc Adrian  Jimenez" w:date="2017-08-30T14:54:00Z">
            <w:r>
              <w:rPr>
                <w:noProof/>
                <w:webHidden/>
              </w:rPr>
              <w:t>22</w:t>
            </w:r>
            <w:r>
              <w:rPr>
                <w:noProof/>
                <w:webHidden/>
              </w:rPr>
              <w:fldChar w:fldCharType="end"/>
            </w:r>
            <w:r w:rsidRPr="002007D3">
              <w:rPr>
                <w:rStyle w:val="Hyperlink"/>
                <w:noProof/>
              </w:rPr>
              <w:fldChar w:fldCharType="end"/>
            </w:r>
          </w:ins>
        </w:p>
        <w:p w14:paraId="7D0B413C" w14:textId="0D8161DC" w:rsidR="008867C6" w:rsidRDefault="008867C6">
          <w:pPr>
            <w:pStyle w:val="TOC2"/>
            <w:rPr>
              <w:ins w:id="139" w:author="Marc Adrian  Jimenez" w:date="2017-08-30T14:54:00Z"/>
              <w:rFonts w:asciiTheme="minorHAnsi" w:hAnsiTheme="minorHAnsi" w:cstheme="minorBidi"/>
              <w:noProof/>
              <w:lang w:val="en-PH" w:eastAsia="en-PH"/>
            </w:rPr>
          </w:pPr>
          <w:ins w:id="14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"_Toc491868275"</w:instrText>
            </w:r>
            <w:r w:rsidRPr="002007D3">
              <w:rPr>
                <w:rStyle w:val="Hyperlink"/>
                <w:noProof/>
              </w:rPr>
              <w:instrText xml:space="preserve"> </w:instrText>
            </w:r>
            <w:r w:rsidRPr="002007D3">
              <w:rPr>
                <w:rStyle w:val="Hyperlink"/>
                <w:noProof/>
              </w:rPr>
              <w:fldChar w:fldCharType="separate"/>
            </w:r>
            <w:r w:rsidRPr="002007D3">
              <w:rPr>
                <w:rStyle w:val="Hyperlink"/>
                <w:noProof/>
              </w:rPr>
              <w:t>5.1.2.</w:t>
            </w:r>
            <w:r>
              <w:rPr>
                <w:rFonts w:asciiTheme="minorHAnsi" w:hAnsiTheme="minorHAnsi" w:cstheme="minorBidi"/>
                <w:noProof/>
                <w:lang w:val="en-PH" w:eastAsia="en-PH"/>
              </w:rPr>
              <w:tab/>
            </w:r>
            <w:r w:rsidRPr="002007D3">
              <w:rPr>
                <w:rStyle w:val="Hyperlink"/>
                <w:noProof/>
              </w:rPr>
              <w:t>Calibrate</w:t>
            </w:r>
            <w:r>
              <w:rPr>
                <w:noProof/>
                <w:webHidden/>
              </w:rPr>
              <w:tab/>
            </w:r>
            <w:r>
              <w:rPr>
                <w:noProof/>
                <w:webHidden/>
              </w:rPr>
              <w:fldChar w:fldCharType="begin"/>
            </w:r>
            <w:r>
              <w:rPr>
                <w:noProof/>
                <w:webHidden/>
              </w:rPr>
              <w:instrText xml:space="preserve"> PAGEREF _Toc491868275 \h </w:instrText>
            </w:r>
          </w:ins>
          <w:r>
            <w:rPr>
              <w:noProof/>
              <w:webHidden/>
            </w:rPr>
          </w:r>
          <w:r>
            <w:rPr>
              <w:noProof/>
              <w:webHidden/>
            </w:rPr>
            <w:fldChar w:fldCharType="separate"/>
          </w:r>
          <w:ins w:id="141" w:author="Marc Adrian  Jimenez" w:date="2017-08-30T14:54:00Z">
            <w:r>
              <w:rPr>
                <w:noProof/>
                <w:webHidden/>
              </w:rPr>
              <w:t>23</w:t>
            </w:r>
            <w:r>
              <w:rPr>
                <w:noProof/>
                <w:webHidden/>
              </w:rPr>
              <w:fldChar w:fldCharType="end"/>
            </w:r>
            <w:r w:rsidRPr="002007D3">
              <w:rPr>
                <w:rStyle w:val="Hyperlink"/>
                <w:noProof/>
              </w:rPr>
              <w:fldChar w:fldCharType="end"/>
            </w:r>
          </w:ins>
        </w:p>
        <w:p w14:paraId="33D29634" w14:textId="6CD97172" w:rsidR="008867C6" w:rsidRDefault="008867C6">
          <w:pPr>
            <w:pStyle w:val="TOC2"/>
            <w:rPr>
              <w:ins w:id="142" w:author="Marc Adrian  Jimenez" w:date="2017-08-30T14:54:00Z"/>
              <w:rFonts w:asciiTheme="minorHAnsi" w:hAnsiTheme="minorHAnsi" w:cstheme="minorBidi"/>
              <w:noProof/>
              <w:lang w:val="en-PH" w:eastAsia="en-PH"/>
            </w:rPr>
          </w:pPr>
          <w:ins w:id="14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5.1.3.</w:t>
            </w:r>
            <w:r>
              <w:rPr>
                <w:rFonts w:asciiTheme="minorHAnsi" w:hAnsiTheme="minorHAnsi" w:cstheme="minorBidi"/>
                <w:noProof/>
                <w:lang w:val="en-PH" w:eastAsia="en-PH"/>
              </w:rPr>
              <w:tab/>
            </w:r>
            <w:r w:rsidRPr="002007D3">
              <w:rPr>
                <w:rStyle w:val="Hyperlink"/>
                <w:noProof/>
                <w:lang w:eastAsia="en-PH"/>
              </w:rPr>
              <w:t>Save Configuration</w:t>
            </w:r>
            <w:r>
              <w:rPr>
                <w:noProof/>
                <w:webHidden/>
              </w:rPr>
              <w:tab/>
            </w:r>
            <w:r>
              <w:rPr>
                <w:noProof/>
                <w:webHidden/>
              </w:rPr>
              <w:fldChar w:fldCharType="begin"/>
            </w:r>
            <w:r>
              <w:rPr>
                <w:noProof/>
                <w:webHidden/>
              </w:rPr>
              <w:instrText xml:space="preserve"> PAGEREF _Toc491868276 \h </w:instrText>
            </w:r>
          </w:ins>
          <w:r>
            <w:rPr>
              <w:noProof/>
              <w:webHidden/>
            </w:rPr>
          </w:r>
          <w:r>
            <w:rPr>
              <w:noProof/>
              <w:webHidden/>
            </w:rPr>
            <w:fldChar w:fldCharType="separate"/>
          </w:r>
          <w:ins w:id="144" w:author="Marc Adrian  Jimenez" w:date="2017-08-30T14:54:00Z">
            <w:r>
              <w:rPr>
                <w:noProof/>
                <w:webHidden/>
              </w:rPr>
              <w:t>24</w:t>
            </w:r>
            <w:r>
              <w:rPr>
                <w:noProof/>
                <w:webHidden/>
              </w:rPr>
              <w:fldChar w:fldCharType="end"/>
            </w:r>
            <w:r w:rsidRPr="002007D3">
              <w:rPr>
                <w:rStyle w:val="Hyperlink"/>
                <w:noProof/>
              </w:rPr>
              <w:fldChar w:fldCharType="end"/>
            </w:r>
          </w:ins>
        </w:p>
        <w:p w14:paraId="30D92906" w14:textId="26839AAE" w:rsidR="008867C6" w:rsidRDefault="008867C6">
          <w:pPr>
            <w:pStyle w:val="TOC2"/>
            <w:rPr>
              <w:ins w:id="145" w:author="Marc Adrian  Jimenez" w:date="2017-08-30T14:54:00Z"/>
              <w:rFonts w:asciiTheme="minorHAnsi" w:hAnsiTheme="minorHAnsi" w:cstheme="minorBidi"/>
              <w:noProof/>
              <w:lang w:val="en-PH" w:eastAsia="en-PH"/>
            </w:rPr>
          </w:pPr>
          <w:ins w:id="146" w:author="Marc Adrian  Jimenez" w:date="2017-08-30T14:54:00Z">
            <w:r w:rsidRPr="002007D3">
              <w:rPr>
                <w:rStyle w:val="Hyperlink"/>
                <w:noProof/>
              </w:rPr>
              <w:lastRenderedPageBreak/>
              <w:fldChar w:fldCharType="begin"/>
            </w:r>
            <w:r w:rsidRPr="002007D3">
              <w:rPr>
                <w:rStyle w:val="Hyperlink"/>
                <w:noProof/>
              </w:rPr>
              <w:instrText xml:space="preserve"> </w:instrText>
            </w:r>
            <w:r>
              <w:rPr>
                <w:noProof/>
              </w:rPr>
              <w:instrText>HYPERLINK \l "_Toc491868277"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5.1.4.</w:t>
            </w:r>
            <w:r>
              <w:rPr>
                <w:rFonts w:asciiTheme="minorHAnsi" w:hAnsiTheme="minorHAnsi" w:cstheme="minorBidi"/>
                <w:noProof/>
                <w:lang w:val="en-PH" w:eastAsia="en-PH"/>
              </w:rPr>
              <w:tab/>
            </w:r>
            <w:r w:rsidRPr="002007D3">
              <w:rPr>
                <w:rStyle w:val="Hyperlink"/>
                <w:noProof/>
                <w:lang w:val="en-PH" w:eastAsia="en-PH"/>
              </w:rPr>
              <w:t>Send Feedback</w:t>
            </w:r>
            <w:r>
              <w:rPr>
                <w:noProof/>
                <w:webHidden/>
              </w:rPr>
              <w:tab/>
            </w:r>
            <w:r>
              <w:rPr>
                <w:noProof/>
                <w:webHidden/>
              </w:rPr>
              <w:fldChar w:fldCharType="begin"/>
            </w:r>
            <w:r>
              <w:rPr>
                <w:noProof/>
                <w:webHidden/>
              </w:rPr>
              <w:instrText xml:space="preserve"> PAGEREF _Toc491868277 \h </w:instrText>
            </w:r>
          </w:ins>
          <w:r>
            <w:rPr>
              <w:noProof/>
              <w:webHidden/>
            </w:rPr>
          </w:r>
          <w:r>
            <w:rPr>
              <w:noProof/>
              <w:webHidden/>
            </w:rPr>
            <w:fldChar w:fldCharType="separate"/>
          </w:r>
          <w:ins w:id="147" w:author="Marc Adrian  Jimenez" w:date="2017-08-30T14:54:00Z">
            <w:r>
              <w:rPr>
                <w:noProof/>
                <w:webHidden/>
              </w:rPr>
              <w:t>25</w:t>
            </w:r>
            <w:r>
              <w:rPr>
                <w:noProof/>
                <w:webHidden/>
              </w:rPr>
              <w:fldChar w:fldCharType="end"/>
            </w:r>
            <w:r w:rsidRPr="002007D3">
              <w:rPr>
                <w:rStyle w:val="Hyperlink"/>
                <w:noProof/>
              </w:rPr>
              <w:fldChar w:fldCharType="end"/>
            </w:r>
          </w:ins>
        </w:p>
        <w:p w14:paraId="1607A6BF" w14:textId="2B130C43" w:rsidR="008867C6" w:rsidRDefault="008867C6">
          <w:pPr>
            <w:pStyle w:val="TOC2"/>
            <w:rPr>
              <w:ins w:id="148" w:author="Marc Adrian  Jimenez" w:date="2017-08-30T14:54:00Z"/>
              <w:rFonts w:asciiTheme="minorHAnsi" w:hAnsiTheme="minorHAnsi" w:cstheme="minorBidi"/>
              <w:noProof/>
              <w:lang w:val="en-PH" w:eastAsia="en-PH"/>
            </w:rPr>
          </w:pPr>
          <w:ins w:id="14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5.1.5.</w:t>
            </w:r>
            <w:r>
              <w:rPr>
                <w:rFonts w:asciiTheme="minorHAnsi" w:hAnsiTheme="minorHAnsi" w:cstheme="minorBidi"/>
                <w:noProof/>
                <w:lang w:val="en-PH" w:eastAsia="en-PH"/>
              </w:rPr>
              <w:tab/>
            </w:r>
            <w:r w:rsidRPr="002007D3">
              <w:rPr>
                <w:rStyle w:val="Hyperlink"/>
                <w:noProof/>
                <w:lang w:eastAsia="en-PH"/>
              </w:rPr>
              <w:t>Restore Defaults</w:t>
            </w:r>
            <w:r>
              <w:rPr>
                <w:noProof/>
                <w:webHidden/>
              </w:rPr>
              <w:tab/>
            </w:r>
            <w:r>
              <w:rPr>
                <w:noProof/>
                <w:webHidden/>
              </w:rPr>
              <w:fldChar w:fldCharType="begin"/>
            </w:r>
            <w:r>
              <w:rPr>
                <w:noProof/>
                <w:webHidden/>
              </w:rPr>
              <w:instrText xml:space="preserve"> PAGEREF _Toc491868278 \h </w:instrText>
            </w:r>
          </w:ins>
          <w:r>
            <w:rPr>
              <w:noProof/>
              <w:webHidden/>
            </w:rPr>
          </w:r>
          <w:r>
            <w:rPr>
              <w:noProof/>
              <w:webHidden/>
            </w:rPr>
            <w:fldChar w:fldCharType="separate"/>
          </w:r>
          <w:ins w:id="150" w:author="Marc Adrian  Jimenez" w:date="2017-08-30T14:54:00Z">
            <w:r>
              <w:rPr>
                <w:noProof/>
                <w:webHidden/>
              </w:rPr>
              <w:t>26</w:t>
            </w:r>
            <w:r>
              <w:rPr>
                <w:noProof/>
                <w:webHidden/>
              </w:rPr>
              <w:fldChar w:fldCharType="end"/>
            </w:r>
            <w:r w:rsidRPr="002007D3">
              <w:rPr>
                <w:rStyle w:val="Hyperlink"/>
                <w:noProof/>
              </w:rPr>
              <w:fldChar w:fldCharType="end"/>
            </w:r>
          </w:ins>
        </w:p>
        <w:p w14:paraId="3E949F84" w14:textId="7FA6FCEC" w:rsidR="008867C6" w:rsidRDefault="008867C6">
          <w:pPr>
            <w:pStyle w:val="TOC2"/>
            <w:rPr>
              <w:ins w:id="151" w:author="Marc Adrian  Jimenez" w:date="2017-08-30T14:54:00Z"/>
              <w:rFonts w:asciiTheme="minorHAnsi" w:hAnsiTheme="minorHAnsi" w:cstheme="minorBidi"/>
              <w:noProof/>
              <w:lang w:val="en-PH" w:eastAsia="en-PH"/>
            </w:rPr>
          </w:pPr>
          <w:ins w:id="15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5.1.6.</w:t>
            </w:r>
            <w:r>
              <w:rPr>
                <w:rFonts w:asciiTheme="minorHAnsi" w:hAnsiTheme="minorHAnsi" w:cstheme="minorBidi"/>
                <w:noProof/>
                <w:lang w:val="en-PH" w:eastAsia="en-PH"/>
              </w:rPr>
              <w:tab/>
            </w:r>
            <w:r w:rsidRPr="002007D3">
              <w:rPr>
                <w:rStyle w:val="Hyperlink"/>
                <w:noProof/>
                <w:lang w:eastAsia="en-PH"/>
              </w:rPr>
              <w:t>Configure Touch Algorithm</w:t>
            </w:r>
            <w:r>
              <w:rPr>
                <w:noProof/>
                <w:webHidden/>
              </w:rPr>
              <w:tab/>
            </w:r>
            <w:r>
              <w:rPr>
                <w:noProof/>
                <w:webHidden/>
              </w:rPr>
              <w:fldChar w:fldCharType="begin"/>
            </w:r>
            <w:r>
              <w:rPr>
                <w:noProof/>
                <w:webHidden/>
              </w:rPr>
              <w:instrText xml:space="preserve"> PAGEREF _Toc491868279 \h </w:instrText>
            </w:r>
          </w:ins>
          <w:r>
            <w:rPr>
              <w:noProof/>
              <w:webHidden/>
            </w:rPr>
          </w:r>
          <w:r>
            <w:rPr>
              <w:noProof/>
              <w:webHidden/>
            </w:rPr>
            <w:fldChar w:fldCharType="separate"/>
          </w:r>
          <w:ins w:id="153" w:author="Marc Adrian  Jimenez" w:date="2017-08-30T14:54:00Z">
            <w:r>
              <w:rPr>
                <w:noProof/>
                <w:webHidden/>
              </w:rPr>
              <w:t>26</w:t>
            </w:r>
            <w:r>
              <w:rPr>
                <w:noProof/>
                <w:webHidden/>
              </w:rPr>
              <w:fldChar w:fldCharType="end"/>
            </w:r>
            <w:r w:rsidRPr="002007D3">
              <w:rPr>
                <w:rStyle w:val="Hyperlink"/>
                <w:noProof/>
              </w:rPr>
              <w:fldChar w:fldCharType="end"/>
            </w:r>
          </w:ins>
        </w:p>
        <w:p w14:paraId="66B85248" w14:textId="63E4264B" w:rsidR="008867C6" w:rsidRDefault="008867C6">
          <w:pPr>
            <w:pStyle w:val="TOC2"/>
            <w:rPr>
              <w:ins w:id="154" w:author="Marc Adrian  Jimenez" w:date="2017-08-30T14:54:00Z"/>
              <w:rFonts w:asciiTheme="minorHAnsi" w:hAnsiTheme="minorHAnsi" w:cstheme="minorBidi"/>
              <w:noProof/>
              <w:lang w:val="en-PH" w:eastAsia="en-PH"/>
            </w:rPr>
          </w:pPr>
          <w:ins w:id="15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5.2.</w:t>
            </w:r>
            <w:r>
              <w:rPr>
                <w:rFonts w:asciiTheme="minorHAnsi" w:hAnsiTheme="minorHAnsi" w:cstheme="minorBidi"/>
                <w:noProof/>
                <w:lang w:val="en-PH" w:eastAsia="en-PH"/>
              </w:rPr>
              <w:tab/>
            </w:r>
            <w:r w:rsidRPr="002007D3">
              <w:rPr>
                <w:rStyle w:val="Hyperlink"/>
                <w:noProof/>
                <w:lang w:val="en-PH"/>
              </w:rPr>
              <w:t>Use Case Diagram</w:t>
            </w:r>
            <w:r>
              <w:rPr>
                <w:noProof/>
                <w:webHidden/>
              </w:rPr>
              <w:tab/>
            </w:r>
            <w:r>
              <w:rPr>
                <w:noProof/>
                <w:webHidden/>
              </w:rPr>
              <w:fldChar w:fldCharType="begin"/>
            </w:r>
            <w:r>
              <w:rPr>
                <w:noProof/>
                <w:webHidden/>
              </w:rPr>
              <w:instrText xml:space="preserve"> PAGEREF _Toc491868280 \h </w:instrText>
            </w:r>
          </w:ins>
          <w:r>
            <w:rPr>
              <w:noProof/>
              <w:webHidden/>
            </w:rPr>
          </w:r>
          <w:r>
            <w:rPr>
              <w:noProof/>
              <w:webHidden/>
            </w:rPr>
            <w:fldChar w:fldCharType="separate"/>
          </w:r>
          <w:ins w:id="156" w:author="Marc Adrian  Jimenez" w:date="2017-08-30T14:54:00Z">
            <w:r>
              <w:rPr>
                <w:noProof/>
                <w:webHidden/>
              </w:rPr>
              <w:t>27</w:t>
            </w:r>
            <w:r>
              <w:rPr>
                <w:noProof/>
                <w:webHidden/>
              </w:rPr>
              <w:fldChar w:fldCharType="end"/>
            </w:r>
            <w:r w:rsidRPr="002007D3">
              <w:rPr>
                <w:rStyle w:val="Hyperlink"/>
                <w:noProof/>
              </w:rPr>
              <w:fldChar w:fldCharType="end"/>
            </w:r>
          </w:ins>
        </w:p>
        <w:p w14:paraId="4839915C" w14:textId="1216FC8B" w:rsidR="008867C6" w:rsidRDefault="008867C6">
          <w:pPr>
            <w:pStyle w:val="TOC2"/>
            <w:rPr>
              <w:ins w:id="157" w:author="Marc Adrian  Jimenez" w:date="2017-08-30T14:54:00Z"/>
              <w:rFonts w:asciiTheme="minorHAnsi" w:hAnsiTheme="minorHAnsi" w:cstheme="minorBidi"/>
              <w:noProof/>
              <w:lang w:val="en-PH" w:eastAsia="en-PH"/>
            </w:rPr>
          </w:pPr>
          <w:ins w:id="15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w:t>
            </w:r>
            <w:r>
              <w:rPr>
                <w:rFonts w:asciiTheme="minorHAnsi" w:hAnsiTheme="minorHAnsi" w:cstheme="minorBidi"/>
                <w:noProof/>
                <w:lang w:val="en-PH" w:eastAsia="en-PH"/>
              </w:rPr>
              <w:tab/>
            </w:r>
            <w:r w:rsidRPr="002007D3">
              <w:rPr>
                <w:rStyle w:val="Hyperlink"/>
                <w:noProof/>
                <w:lang w:val="en-PH"/>
              </w:rPr>
              <w:t>Activity Diagram</w:t>
            </w:r>
            <w:r>
              <w:rPr>
                <w:noProof/>
                <w:webHidden/>
              </w:rPr>
              <w:tab/>
            </w:r>
            <w:r>
              <w:rPr>
                <w:noProof/>
                <w:webHidden/>
              </w:rPr>
              <w:fldChar w:fldCharType="begin"/>
            </w:r>
            <w:r>
              <w:rPr>
                <w:noProof/>
                <w:webHidden/>
              </w:rPr>
              <w:instrText xml:space="preserve"> PAGEREF _Toc491868281 \h </w:instrText>
            </w:r>
          </w:ins>
          <w:r>
            <w:rPr>
              <w:noProof/>
              <w:webHidden/>
            </w:rPr>
          </w:r>
          <w:r>
            <w:rPr>
              <w:noProof/>
              <w:webHidden/>
            </w:rPr>
            <w:fldChar w:fldCharType="separate"/>
          </w:r>
          <w:ins w:id="159" w:author="Marc Adrian  Jimenez" w:date="2017-08-30T14:54:00Z">
            <w:r>
              <w:rPr>
                <w:noProof/>
                <w:webHidden/>
              </w:rPr>
              <w:t>28</w:t>
            </w:r>
            <w:r>
              <w:rPr>
                <w:noProof/>
                <w:webHidden/>
              </w:rPr>
              <w:fldChar w:fldCharType="end"/>
            </w:r>
            <w:r w:rsidRPr="002007D3">
              <w:rPr>
                <w:rStyle w:val="Hyperlink"/>
                <w:noProof/>
              </w:rPr>
              <w:fldChar w:fldCharType="end"/>
            </w:r>
          </w:ins>
        </w:p>
        <w:p w14:paraId="638A6444" w14:textId="1CA75712" w:rsidR="008867C6" w:rsidRDefault="008867C6">
          <w:pPr>
            <w:pStyle w:val="TOC2"/>
            <w:rPr>
              <w:ins w:id="160" w:author="Marc Adrian  Jimenez" w:date="2017-08-30T14:54:00Z"/>
              <w:rFonts w:asciiTheme="minorHAnsi" w:hAnsiTheme="minorHAnsi" w:cstheme="minorBidi"/>
              <w:noProof/>
              <w:lang w:val="en-PH" w:eastAsia="en-PH"/>
            </w:rPr>
          </w:pPr>
          <w:ins w:id="16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5.3.1.</w:t>
            </w:r>
            <w:r>
              <w:rPr>
                <w:rFonts w:asciiTheme="minorHAnsi" w:hAnsiTheme="minorHAnsi" w:cstheme="minorBidi"/>
                <w:noProof/>
                <w:lang w:val="en-PH" w:eastAsia="en-PH"/>
              </w:rPr>
              <w:tab/>
            </w:r>
            <w:r w:rsidRPr="002007D3">
              <w:rPr>
                <w:rStyle w:val="Hyperlink"/>
                <w:noProof/>
                <w:lang w:val="en-PH"/>
              </w:rPr>
              <w:t>Touch Calibrator</w:t>
            </w:r>
            <w:r>
              <w:rPr>
                <w:noProof/>
                <w:webHidden/>
              </w:rPr>
              <w:tab/>
            </w:r>
            <w:r>
              <w:rPr>
                <w:noProof/>
                <w:webHidden/>
              </w:rPr>
              <w:fldChar w:fldCharType="begin"/>
            </w:r>
            <w:r>
              <w:rPr>
                <w:noProof/>
                <w:webHidden/>
              </w:rPr>
              <w:instrText xml:space="preserve"> PAGEREF _Toc491868282 \h </w:instrText>
            </w:r>
          </w:ins>
          <w:r>
            <w:rPr>
              <w:noProof/>
              <w:webHidden/>
            </w:rPr>
          </w:r>
          <w:r>
            <w:rPr>
              <w:noProof/>
              <w:webHidden/>
            </w:rPr>
            <w:fldChar w:fldCharType="separate"/>
          </w:r>
          <w:ins w:id="162" w:author="Marc Adrian  Jimenez" w:date="2017-08-30T14:54:00Z">
            <w:r>
              <w:rPr>
                <w:noProof/>
                <w:webHidden/>
              </w:rPr>
              <w:t>28</w:t>
            </w:r>
            <w:r>
              <w:rPr>
                <w:noProof/>
                <w:webHidden/>
              </w:rPr>
              <w:fldChar w:fldCharType="end"/>
            </w:r>
            <w:r w:rsidRPr="002007D3">
              <w:rPr>
                <w:rStyle w:val="Hyperlink"/>
                <w:noProof/>
              </w:rPr>
              <w:fldChar w:fldCharType="end"/>
            </w:r>
          </w:ins>
        </w:p>
        <w:p w14:paraId="4F35697B" w14:textId="04EE6D75" w:rsidR="008867C6" w:rsidRDefault="008867C6">
          <w:pPr>
            <w:pStyle w:val="TOC2"/>
            <w:rPr>
              <w:ins w:id="163" w:author="Marc Adrian  Jimenez" w:date="2017-08-30T14:54:00Z"/>
              <w:rFonts w:asciiTheme="minorHAnsi" w:hAnsiTheme="minorHAnsi" w:cstheme="minorBidi"/>
              <w:noProof/>
              <w:lang w:val="en-PH" w:eastAsia="en-PH"/>
            </w:rPr>
          </w:pPr>
          <w:ins w:id="16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5.3.2.</w:t>
            </w:r>
            <w:r>
              <w:rPr>
                <w:rFonts w:asciiTheme="minorHAnsi" w:hAnsiTheme="minorHAnsi" w:cstheme="minorBidi"/>
                <w:noProof/>
                <w:lang w:val="en-PH" w:eastAsia="en-PH"/>
              </w:rPr>
              <w:tab/>
            </w:r>
            <w:r w:rsidRPr="002007D3">
              <w:rPr>
                <w:rStyle w:val="Hyperlink"/>
                <w:noProof/>
                <w:lang w:val="en-PH"/>
              </w:rPr>
              <w:t>Send Feedback</w:t>
            </w:r>
            <w:r>
              <w:rPr>
                <w:noProof/>
                <w:webHidden/>
              </w:rPr>
              <w:tab/>
            </w:r>
            <w:r>
              <w:rPr>
                <w:noProof/>
                <w:webHidden/>
              </w:rPr>
              <w:fldChar w:fldCharType="begin"/>
            </w:r>
            <w:r>
              <w:rPr>
                <w:noProof/>
                <w:webHidden/>
              </w:rPr>
              <w:instrText xml:space="preserve"> PAGEREF _Toc491868283 \h </w:instrText>
            </w:r>
          </w:ins>
          <w:r>
            <w:rPr>
              <w:noProof/>
              <w:webHidden/>
            </w:rPr>
          </w:r>
          <w:r>
            <w:rPr>
              <w:noProof/>
              <w:webHidden/>
            </w:rPr>
            <w:fldChar w:fldCharType="separate"/>
          </w:r>
          <w:ins w:id="165" w:author="Marc Adrian  Jimenez" w:date="2017-08-30T14:54:00Z">
            <w:r>
              <w:rPr>
                <w:noProof/>
                <w:webHidden/>
              </w:rPr>
              <w:t>29</w:t>
            </w:r>
            <w:r>
              <w:rPr>
                <w:noProof/>
                <w:webHidden/>
              </w:rPr>
              <w:fldChar w:fldCharType="end"/>
            </w:r>
            <w:r w:rsidRPr="002007D3">
              <w:rPr>
                <w:rStyle w:val="Hyperlink"/>
                <w:noProof/>
              </w:rPr>
              <w:fldChar w:fldCharType="end"/>
            </w:r>
          </w:ins>
        </w:p>
        <w:p w14:paraId="4F1C7949" w14:textId="147B295F" w:rsidR="008867C6" w:rsidRDefault="008867C6">
          <w:pPr>
            <w:pStyle w:val="TOC2"/>
            <w:rPr>
              <w:ins w:id="166" w:author="Marc Adrian  Jimenez" w:date="2017-08-30T14:54:00Z"/>
              <w:rFonts w:asciiTheme="minorHAnsi" w:hAnsiTheme="minorHAnsi" w:cstheme="minorBidi"/>
              <w:noProof/>
              <w:lang w:val="en-PH" w:eastAsia="en-PH"/>
            </w:rPr>
          </w:pPr>
          <w:ins w:id="16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5.4.</w:t>
            </w:r>
            <w:r>
              <w:rPr>
                <w:rFonts w:asciiTheme="minorHAnsi" w:hAnsiTheme="minorHAnsi" w:cstheme="minorBidi"/>
                <w:noProof/>
                <w:lang w:val="en-PH" w:eastAsia="en-PH"/>
              </w:rPr>
              <w:tab/>
            </w:r>
            <w:r w:rsidRPr="002007D3">
              <w:rPr>
                <w:rStyle w:val="Hyperlink"/>
                <w:noProof/>
                <w:lang w:val="en-PH"/>
              </w:rPr>
              <w:t>Object Diagram</w:t>
            </w:r>
            <w:r>
              <w:rPr>
                <w:noProof/>
                <w:webHidden/>
              </w:rPr>
              <w:tab/>
            </w:r>
            <w:r>
              <w:rPr>
                <w:noProof/>
                <w:webHidden/>
              </w:rPr>
              <w:fldChar w:fldCharType="begin"/>
            </w:r>
            <w:r>
              <w:rPr>
                <w:noProof/>
                <w:webHidden/>
              </w:rPr>
              <w:instrText xml:space="preserve"> PAGEREF _Toc491868284 \h </w:instrText>
            </w:r>
          </w:ins>
          <w:r>
            <w:rPr>
              <w:noProof/>
              <w:webHidden/>
            </w:rPr>
          </w:r>
          <w:r>
            <w:rPr>
              <w:noProof/>
              <w:webHidden/>
            </w:rPr>
            <w:fldChar w:fldCharType="separate"/>
          </w:r>
          <w:ins w:id="168" w:author="Marc Adrian  Jimenez" w:date="2017-08-30T14:54:00Z">
            <w:r>
              <w:rPr>
                <w:noProof/>
                <w:webHidden/>
              </w:rPr>
              <w:t>30</w:t>
            </w:r>
            <w:r>
              <w:rPr>
                <w:noProof/>
                <w:webHidden/>
              </w:rPr>
              <w:fldChar w:fldCharType="end"/>
            </w:r>
            <w:r w:rsidRPr="002007D3">
              <w:rPr>
                <w:rStyle w:val="Hyperlink"/>
                <w:noProof/>
              </w:rPr>
              <w:fldChar w:fldCharType="end"/>
            </w:r>
          </w:ins>
        </w:p>
        <w:p w14:paraId="1265CB0D" w14:textId="0B00557E" w:rsidR="008867C6" w:rsidRDefault="008867C6">
          <w:pPr>
            <w:pStyle w:val="TOC2"/>
            <w:rPr>
              <w:ins w:id="169" w:author="Marc Adrian  Jimenez" w:date="2017-08-30T14:54:00Z"/>
              <w:rFonts w:asciiTheme="minorHAnsi" w:hAnsiTheme="minorHAnsi" w:cstheme="minorBidi"/>
              <w:noProof/>
              <w:lang w:val="en-PH" w:eastAsia="en-PH"/>
            </w:rPr>
          </w:pPr>
          <w:ins w:id="17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5.5.</w:t>
            </w:r>
            <w:r>
              <w:rPr>
                <w:rFonts w:asciiTheme="minorHAnsi" w:hAnsiTheme="minorHAnsi" w:cstheme="minorBidi"/>
                <w:noProof/>
                <w:lang w:val="en-PH" w:eastAsia="en-PH"/>
              </w:rPr>
              <w:tab/>
            </w:r>
            <w:r w:rsidRPr="002007D3">
              <w:rPr>
                <w:rStyle w:val="Hyperlink"/>
                <w:noProof/>
                <w:lang w:val="en-PH"/>
              </w:rPr>
              <w:t>Deployment Diagram</w:t>
            </w:r>
            <w:r>
              <w:rPr>
                <w:noProof/>
                <w:webHidden/>
              </w:rPr>
              <w:tab/>
            </w:r>
            <w:r>
              <w:rPr>
                <w:noProof/>
                <w:webHidden/>
              </w:rPr>
              <w:fldChar w:fldCharType="begin"/>
            </w:r>
            <w:r>
              <w:rPr>
                <w:noProof/>
                <w:webHidden/>
              </w:rPr>
              <w:instrText xml:space="preserve"> PAGEREF _Toc491868285 \h </w:instrText>
            </w:r>
          </w:ins>
          <w:r>
            <w:rPr>
              <w:noProof/>
              <w:webHidden/>
            </w:rPr>
          </w:r>
          <w:r>
            <w:rPr>
              <w:noProof/>
              <w:webHidden/>
            </w:rPr>
            <w:fldChar w:fldCharType="separate"/>
          </w:r>
          <w:ins w:id="171" w:author="Marc Adrian  Jimenez" w:date="2017-08-30T14:54:00Z">
            <w:r>
              <w:rPr>
                <w:noProof/>
                <w:webHidden/>
              </w:rPr>
              <w:t>31</w:t>
            </w:r>
            <w:r>
              <w:rPr>
                <w:noProof/>
                <w:webHidden/>
              </w:rPr>
              <w:fldChar w:fldCharType="end"/>
            </w:r>
            <w:r w:rsidRPr="002007D3">
              <w:rPr>
                <w:rStyle w:val="Hyperlink"/>
                <w:noProof/>
              </w:rPr>
              <w:fldChar w:fldCharType="end"/>
            </w:r>
          </w:ins>
        </w:p>
        <w:p w14:paraId="662B69EB" w14:textId="1E1D5070" w:rsidR="008867C6" w:rsidRDefault="008867C6">
          <w:pPr>
            <w:pStyle w:val="TOC2"/>
            <w:rPr>
              <w:ins w:id="172" w:author="Marc Adrian  Jimenez" w:date="2017-08-30T14:54:00Z"/>
              <w:rFonts w:asciiTheme="minorHAnsi" w:hAnsiTheme="minorHAnsi" w:cstheme="minorBidi"/>
              <w:noProof/>
              <w:lang w:val="en-PH" w:eastAsia="en-PH"/>
            </w:rPr>
          </w:pPr>
          <w:ins w:id="17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w:t>
            </w:r>
            <w:r>
              <w:rPr>
                <w:rFonts w:asciiTheme="minorHAnsi" w:hAnsiTheme="minorHAnsi" w:cstheme="minorBidi"/>
                <w:noProof/>
                <w:lang w:val="en-PH" w:eastAsia="en-PH"/>
              </w:rPr>
              <w:tab/>
            </w:r>
            <w:r w:rsidRPr="002007D3">
              <w:rPr>
                <w:rStyle w:val="Hyperlink"/>
                <w:noProof/>
              </w:rPr>
              <w:t>Sequence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_Toc491868286 \h </w:instrText>
            </w:r>
          </w:ins>
          <w:r>
            <w:rPr>
              <w:noProof/>
              <w:webHidden/>
            </w:rPr>
          </w:r>
          <w:r>
            <w:rPr>
              <w:noProof/>
              <w:webHidden/>
            </w:rPr>
            <w:fldChar w:fldCharType="separate"/>
          </w:r>
          <w:ins w:id="174" w:author="Marc Adrian  Jimenez" w:date="2017-08-30T14:54:00Z">
            <w:r>
              <w:rPr>
                <w:noProof/>
                <w:webHidden/>
              </w:rPr>
              <w:t>31</w:t>
            </w:r>
            <w:r>
              <w:rPr>
                <w:noProof/>
                <w:webHidden/>
              </w:rPr>
              <w:fldChar w:fldCharType="end"/>
            </w:r>
            <w:r w:rsidRPr="002007D3">
              <w:rPr>
                <w:rStyle w:val="Hyperlink"/>
                <w:noProof/>
              </w:rPr>
              <w:fldChar w:fldCharType="end"/>
            </w:r>
          </w:ins>
        </w:p>
        <w:p w14:paraId="2A8B3F0E" w14:textId="04C1F083" w:rsidR="008867C6" w:rsidRDefault="008867C6">
          <w:pPr>
            <w:pStyle w:val="TOC2"/>
            <w:rPr>
              <w:ins w:id="175" w:author="Marc Adrian  Jimenez" w:date="2017-08-30T14:54:00Z"/>
              <w:rFonts w:asciiTheme="minorHAnsi" w:hAnsiTheme="minorHAnsi" w:cstheme="minorBidi"/>
              <w:noProof/>
              <w:lang w:val="en-PH" w:eastAsia="en-PH"/>
            </w:rPr>
          </w:pPr>
          <w:ins w:id="17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5.6.1.</w:t>
            </w:r>
            <w:r>
              <w:rPr>
                <w:rFonts w:asciiTheme="minorHAnsi" w:hAnsiTheme="minorHAnsi" w:cstheme="minorBidi"/>
                <w:noProof/>
                <w:lang w:val="en-PH" w:eastAsia="en-PH"/>
              </w:rPr>
              <w:tab/>
            </w:r>
            <w:r w:rsidRPr="002007D3">
              <w:rPr>
                <w:rStyle w:val="Hyperlink"/>
                <w:noProof/>
                <w:lang w:val="en-PH" w:eastAsia="en-PH"/>
              </w:rPr>
              <w:t>Report</w:t>
            </w:r>
            <w:r>
              <w:rPr>
                <w:noProof/>
                <w:webHidden/>
              </w:rPr>
              <w:tab/>
            </w:r>
            <w:r>
              <w:rPr>
                <w:noProof/>
                <w:webHidden/>
              </w:rPr>
              <w:fldChar w:fldCharType="begin"/>
            </w:r>
            <w:r>
              <w:rPr>
                <w:noProof/>
                <w:webHidden/>
              </w:rPr>
              <w:instrText xml:space="preserve"> PAGEREF _Toc491868287 \h </w:instrText>
            </w:r>
          </w:ins>
          <w:r>
            <w:rPr>
              <w:noProof/>
              <w:webHidden/>
            </w:rPr>
          </w:r>
          <w:r>
            <w:rPr>
              <w:noProof/>
              <w:webHidden/>
            </w:rPr>
            <w:fldChar w:fldCharType="separate"/>
          </w:r>
          <w:ins w:id="177" w:author="Marc Adrian  Jimenez" w:date="2017-08-30T14:54:00Z">
            <w:r>
              <w:rPr>
                <w:noProof/>
                <w:webHidden/>
              </w:rPr>
              <w:t>31</w:t>
            </w:r>
            <w:r>
              <w:rPr>
                <w:noProof/>
                <w:webHidden/>
              </w:rPr>
              <w:fldChar w:fldCharType="end"/>
            </w:r>
            <w:r w:rsidRPr="002007D3">
              <w:rPr>
                <w:rStyle w:val="Hyperlink"/>
                <w:noProof/>
              </w:rPr>
              <w:fldChar w:fldCharType="end"/>
            </w:r>
          </w:ins>
        </w:p>
        <w:p w14:paraId="3AFEB807" w14:textId="1E309B4B" w:rsidR="008867C6" w:rsidRDefault="008867C6">
          <w:pPr>
            <w:pStyle w:val="TOC2"/>
            <w:rPr>
              <w:ins w:id="178" w:author="Marc Adrian  Jimenez" w:date="2017-08-30T14:54:00Z"/>
              <w:rFonts w:asciiTheme="minorHAnsi" w:hAnsiTheme="minorHAnsi" w:cstheme="minorBidi"/>
              <w:noProof/>
              <w:lang w:val="en-PH" w:eastAsia="en-PH"/>
            </w:rPr>
          </w:pPr>
          <w:ins w:id="17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5.6.2.</w:t>
            </w:r>
            <w:r>
              <w:rPr>
                <w:rFonts w:asciiTheme="minorHAnsi" w:hAnsiTheme="minorHAnsi" w:cstheme="minorBidi"/>
                <w:noProof/>
                <w:lang w:val="en-PH" w:eastAsia="en-PH"/>
              </w:rPr>
              <w:tab/>
            </w:r>
            <w:r w:rsidRPr="002007D3">
              <w:rPr>
                <w:rStyle w:val="Hyperlink"/>
                <w:noProof/>
                <w:lang w:val="en-PH" w:eastAsia="en-PH"/>
              </w:rPr>
              <w:t>Touch Calibration with History</w:t>
            </w:r>
            <w:r>
              <w:rPr>
                <w:noProof/>
                <w:webHidden/>
              </w:rPr>
              <w:tab/>
            </w:r>
            <w:r>
              <w:rPr>
                <w:noProof/>
                <w:webHidden/>
              </w:rPr>
              <w:fldChar w:fldCharType="begin"/>
            </w:r>
            <w:r>
              <w:rPr>
                <w:noProof/>
                <w:webHidden/>
              </w:rPr>
              <w:instrText xml:space="preserve"> PAGEREF _Toc491868288 \h </w:instrText>
            </w:r>
          </w:ins>
          <w:r>
            <w:rPr>
              <w:noProof/>
              <w:webHidden/>
            </w:rPr>
          </w:r>
          <w:r>
            <w:rPr>
              <w:noProof/>
              <w:webHidden/>
            </w:rPr>
            <w:fldChar w:fldCharType="separate"/>
          </w:r>
          <w:ins w:id="180" w:author="Marc Adrian  Jimenez" w:date="2017-08-30T14:54:00Z">
            <w:r>
              <w:rPr>
                <w:noProof/>
                <w:webHidden/>
              </w:rPr>
              <w:t>32</w:t>
            </w:r>
            <w:r>
              <w:rPr>
                <w:noProof/>
                <w:webHidden/>
              </w:rPr>
              <w:fldChar w:fldCharType="end"/>
            </w:r>
            <w:r w:rsidRPr="002007D3">
              <w:rPr>
                <w:rStyle w:val="Hyperlink"/>
                <w:noProof/>
              </w:rPr>
              <w:fldChar w:fldCharType="end"/>
            </w:r>
          </w:ins>
        </w:p>
        <w:p w14:paraId="58E6CA5F" w14:textId="038CAC8B" w:rsidR="008867C6" w:rsidRDefault="008867C6">
          <w:pPr>
            <w:pStyle w:val="TOC2"/>
            <w:rPr>
              <w:ins w:id="181" w:author="Marc Adrian  Jimenez" w:date="2017-08-30T14:54:00Z"/>
              <w:rFonts w:asciiTheme="minorHAnsi" w:hAnsiTheme="minorHAnsi" w:cstheme="minorBidi"/>
              <w:noProof/>
              <w:lang w:val="en-PH" w:eastAsia="en-PH"/>
            </w:rPr>
          </w:pPr>
          <w:ins w:id="18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"_Toc491868289"</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5.6.3.</w:t>
            </w:r>
            <w:r>
              <w:rPr>
                <w:rFonts w:asciiTheme="minorHAnsi" w:hAnsiTheme="minorHAnsi" w:cstheme="minorBidi"/>
                <w:noProof/>
                <w:lang w:val="en-PH" w:eastAsia="en-PH"/>
              </w:rPr>
              <w:tab/>
            </w:r>
            <w:r w:rsidRPr="002007D3">
              <w:rPr>
                <w:rStyle w:val="Hyperlink"/>
                <w:noProof/>
                <w:lang w:val="en-PH" w:eastAsia="en-PH"/>
              </w:rPr>
              <w:t>Touch Calibration without History</w:t>
            </w:r>
            <w:r>
              <w:rPr>
                <w:noProof/>
                <w:webHidden/>
              </w:rPr>
              <w:tab/>
            </w:r>
            <w:r>
              <w:rPr>
                <w:noProof/>
                <w:webHidden/>
              </w:rPr>
              <w:fldChar w:fldCharType="begin"/>
            </w:r>
            <w:r>
              <w:rPr>
                <w:noProof/>
                <w:webHidden/>
              </w:rPr>
              <w:instrText xml:space="preserve"> PAGEREF _Toc491868289 \h </w:instrText>
            </w:r>
          </w:ins>
          <w:r>
            <w:rPr>
              <w:noProof/>
              <w:webHidden/>
            </w:rPr>
          </w:r>
          <w:r>
            <w:rPr>
              <w:noProof/>
              <w:webHidden/>
            </w:rPr>
            <w:fldChar w:fldCharType="separate"/>
          </w:r>
          <w:ins w:id="183" w:author="Marc Adrian  Jimenez" w:date="2017-08-30T14:54:00Z">
            <w:r>
              <w:rPr>
                <w:noProof/>
                <w:webHidden/>
              </w:rPr>
              <w:t>33</w:t>
            </w:r>
            <w:r>
              <w:rPr>
                <w:noProof/>
                <w:webHidden/>
              </w:rPr>
              <w:fldChar w:fldCharType="end"/>
            </w:r>
            <w:r w:rsidRPr="002007D3">
              <w:rPr>
                <w:rStyle w:val="Hyperlink"/>
                <w:noProof/>
              </w:rPr>
              <w:fldChar w:fldCharType="end"/>
            </w:r>
          </w:ins>
        </w:p>
        <w:p w14:paraId="28EE7295" w14:textId="31A74E0F" w:rsidR="008867C6" w:rsidRDefault="008867C6">
          <w:pPr>
            <w:pStyle w:val="TOC2"/>
            <w:rPr>
              <w:ins w:id="184" w:author="Marc Adrian  Jimenez" w:date="2017-08-30T14:54:00Z"/>
              <w:rFonts w:asciiTheme="minorHAnsi" w:hAnsiTheme="minorHAnsi" w:cstheme="minorBidi"/>
              <w:noProof/>
              <w:lang w:val="en-PH" w:eastAsia="en-PH"/>
            </w:rPr>
          </w:pPr>
          <w:ins w:id="18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5.6.4.</w:t>
            </w:r>
            <w:r>
              <w:rPr>
                <w:rFonts w:asciiTheme="minorHAnsi" w:hAnsiTheme="minorHAnsi" w:cstheme="minorBidi"/>
                <w:noProof/>
                <w:lang w:val="en-PH" w:eastAsia="en-PH"/>
              </w:rPr>
              <w:tab/>
            </w:r>
            <w:r w:rsidRPr="002007D3">
              <w:rPr>
                <w:rStyle w:val="Hyperlink"/>
                <w:noProof/>
                <w:lang w:val="en-PH"/>
              </w:rPr>
              <w:t>Recalibrate</w:t>
            </w:r>
            <w:r>
              <w:rPr>
                <w:noProof/>
                <w:webHidden/>
              </w:rPr>
              <w:tab/>
            </w:r>
            <w:r>
              <w:rPr>
                <w:noProof/>
                <w:webHidden/>
              </w:rPr>
              <w:fldChar w:fldCharType="begin"/>
            </w:r>
            <w:r>
              <w:rPr>
                <w:noProof/>
                <w:webHidden/>
              </w:rPr>
              <w:instrText xml:space="preserve"> PAGEREF _Toc491868290 \h </w:instrText>
            </w:r>
          </w:ins>
          <w:r>
            <w:rPr>
              <w:noProof/>
              <w:webHidden/>
            </w:rPr>
          </w:r>
          <w:r>
            <w:rPr>
              <w:noProof/>
              <w:webHidden/>
            </w:rPr>
            <w:fldChar w:fldCharType="separate"/>
          </w:r>
          <w:ins w:id="186" w:author="Marc Adrian  Jimenez" w:date="2017-08-30T14:54:00Z">
            <w:r>
              <w:rPr>
                <w:noProof/>
                <w:webHidden/>
              </w:rPr>
              <w:t>34</w:t>
            </w:r>
            <w:r>
              <w:rPr>
                <w:noProof/>
                <w:webHidden/>
              </w:rPr>
              <w:fldChar w:fldCharType="end"/>
            </w:r>
            <w:r w:rsidRPr="002007D3">
              <w:rPr>
                <w:rStyle w:val="Hyperlink"/>
                <w:noProof/>
              </w:rPr>
              <w:fldChar w:fldCharType="end"/>
            </w:r>
          </w:ins>
        </w:p>
        <w:p w14:paraId="5EAE9053" w14:textId="138C657B" w:rsidR="008867C6" w:rsidRDefault="008867C6">
          <w:pPr>
            <w:pStyle w:val="TOC2"/>
            <w:rPr>
              <w:ins w:id="187" w:author="Marc Adrian  Jimenez" w:date="2017-08-30T14:54:00Z"/>
              <w:rFonts w:asciiTheme="minorHAnsi" w:hAnsiTheme="minorHAnsi" w:cstheme="minorBidi"/>
              <w:noProof/>
              <w:lang w:val="en-PH" w:eastAsia="en-PH"/>
            </w:rPr>
          </w:pPr>
          <w:ins w:id="18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5.7.</w:t>
            </w:r>
            <w:r>
              <w:rPr>
                <w:rFonts w:asciiTheme="minorHAnsi" w:hAnsiTheme="minorHAnsi" w:cstheme="minorBidi"/>
                <w:noProof/>
                <w:lang w:val="en-PH" w:eastAsia="en-PH"/>
              </w:rPr>
              <w:tab/>
            </w:r>
            <w:r w:rsidRPr="002007D3">
              <w:rPr>
                <w:rStyle w:val="Hyperlink"/>
                <w:noProof/>
                <w:lang w:val="en-PH"/>
              </w:rPr>
              <w:t>Communication Diagram</w:t>
            </w:r>
            <w:r>
              <w:rPr>
                <w:noProof/>
                <w:webHidden/>
              </w:rPr>
              <w:tab/>
            </w:r>
            <w:r>
              <w:rPr>
                <w:noProof/>
                <w:webHidden/>
              </w:rPr>
              <w:fldChar w:fldCharType="begin"/>
            </w:r>
            <w:r>
              <w:rPr>
                <w:noProof/>
                <w:webHidden/>
              </w:rPr>
              <w:instrText xml:space="preserve"> PAGEREF _Toc491868291 \h </w:instrText>
            </w:r>
          </w:ins>
          <w:r>
            <w:rPr>
              <w:noProof/>
              <w:webHidden/>
            </w:rPr>
          </w:r>
          <w:r>
            <w:rPr>
              <w:noProof/>
              <w:webHidden/>
            </w:rPr>
            <w:fldChar w:fldCharType="separate"/>
          </w:r>
          <w:ins w:id="189" w:author="Marc Adrian  Jimenez" w:date="2017-08-30T14:54:00Z">
            <w:r>
              <w:rPr>
                <w:noProof/>
                <w:webHidden/>
              </w:rPr>
              <w:t>35</w:t>
            </w:r>
            <w:r>
              <w:rPr>
                <w:noProof/>
                <w:webHidden/>
              </w:rPr>
              <w:fldChar w:fldCharType="end"/>
            </w:r>
            <w:r w:rsidRPr="002007D3">
              <w:rPr>
                <w:rStyle w:val="Hyperlink"/>
                <w:noProof/>
              </w:rPr>
              <w:fldChar w:fldCharType="end"/>
            </w:r>
          </w:ins>
        </w:p>
        <w:p w14:paraId="69E3A3F4" w14:textId="08CEDD7A" w:rsidR="008867C6" w:rsidRDefault="008867C6">
          <w:pPr>
            <w:pStyle w:val="TOC2"/>
            <w:rPr>
              <w:ins w:id="190" w:author="Marc Adrian  Jimenez" w:date="2017-08-30T14:54:00Z"/>
              <w:rFonts w:asciiTheme="minorHAnsi" w:hAnsiTheme="minorHAnsi" w:cstheme="minorBidi"/>
              <w:noProof/>
              <w:lang w:val="en-PH" w:eastAsia="en-PH"/>
            </w:rPr>
          </w:pPr>
          <w:ins w:id="19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5.8.</w:t>
            </w:r>
            <w:r>
              <w:rPr>
                <w:rFonts w:asciiTheme="minorHAnsi" w:hAnsiTheme="minorHAnsi" w:cstheme="minorBidi"/>
                <w:noProof/>
                <w:lang w:val="en-PH" w:eastAsia="en-PH"/>
              </w:rPr>
              <w:tab/>
            </w:r>
            <w:r w:rsidRPr="002007D3">
              <w:rPr>
                <w:rStyle w:val="Hyperlink"/>
                <w:noProof/>
                <w:lang w:val="en-PH"/>
              </w:rPr>
              <w:t>State Diagram</w:t>
            </w:r>
            <w:r>
              <w:rPr>
                <w:noProof/>
                <w:webHidden/>
              </w:rPr>
              <w:tab/>
            </w:r>
            <w:r>
              <w:rPr>
                <w:noProof/>
                <w:webHidden/>
              </w:rPr>
              <w:fldChar w:fldCharType="begin"/>
            </w:r>
            <w:r>
              <w:rPr>
                <w:noProof/>
                <w:webHidden/>
              </w:rPr>
              <w:instrText xml:space="preserve"> PAGEREF _Toc491868292 \h </w:instrText>
            </w:r>
          </w:ins>
          <w:r>
            <w:rPr>
              <w:noProof/>
              <w:webHidden/>
            </w:rPr>
          </w:r>
          <w:r>
            <w:rPr>
              <w:noProof/>
              <w:webHidden/>
            </w:rPr>
            <w:fldChar w:fldCharType="separate"/>
          </w:r>
          <w:ins w:id="192" w:author="Marc Adrian  Jimenez" w:date="2017-08-30T14:54:00Z">
            <w:r>
              <w:rPr>
                <w:noProof/>
                <w:webHidden/>
              </w:rPr>
              <w:t>36</w:t>
            </w:r>
            <w:r>
              <w:rPr>
                <w:noProof/>
                <w:webHidden/>
              </w:rPr>
              <w:fldChar w:fldCharType="end"/>
            </w:r>
            <w:r w:rsidRPr="002007D3">
              <w:rPr>
                <w:rStyle w:val="Hyperlink"/>
                <w:noProof/>
              </w:rPr>
              <w:fldChar w:fldCharType="end"/>
            </w:r>
          </w:ins>
        </w:p>
        <w:p w14:paraId="5D15C5BE" w14:textId="0FD1AC4E" w:rsidR="008867C6" w:rsidRDefault="008867C6">
          <w:pPr>
            <w:pStyle w:val="TOC2"/>
            <w:rPr>
              <w:ins w:id="193" w:author="Marc Adrian  Jimenez" w:date="2017-08-30T14:54:00Z"/>
              <w:rFonts w:asciiTheme="minorHAnsi" w:hAnsiTheme="minorHAnsi" w:cstheme="minorBidi"/>
              <w:noProof/>
              <w:lang w:val="en-PH" w:eastAsia="en-PH"/>
            </w:rPr>
          </w:pPr>
          <w:ins w:id="19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5.9.</w:t>
            </w:r>
            <w:r>
              <w:rPr>
                <w:rFonts w:asciiTheme="minorHAnsi" w:hAnsiTheme="minorHAnsi" w:cstheme="minorBidi"/>
                <w:noProof/>
                <w:lang w:val="en-PH" w:eastAsia="en-PH"/>
              </w:rPr>
              <w:tab/>
            </w:r>
            <w:r w:rsidRPr="002007D3">
              <w:rPr>
                <w:rStyle w:val="Hyperlink"/>
                <w:noProof/>
                <w:lang w:val="en-PH"/>
              </w:rPr>
              <w:t>Timing Diagram</w:t>
            </w:r>
            <w:r>
              <w:rPr>
                <w:noProof/>
                <w:webHidden/>
              </w:rPr>
              <w:tab/>
            </w:r>
            <w:r>
              <w:rPr>
                <w:noProof/>
                <w:webHidden/>
              </w:rPr>
              <w:fldChar w:fldCharType="begin"/>
            </w:r>
            <w:r>
              <w:rPr>
                <w:noProof/>
                <w:webHidden/>
              </w:rPr>
              <w:instrText xml:space="preserve"> PAGEREF _Toc491868293 \h </w:instrText>
            </w:r>
          </w:ins>
          <w:r>
            <w:rPr>
              <w:noProof/>
              <w:webHidden/>
            </w:rPr>
          </w:r>
          <w:r>
            <w:rPr>
              <w:noProof/>
              <w:webHidden/>
            </w:rPr>
            <w:fldChar w:fldCharType="separate"/>
          </w:r>
          <w:ins w:id="195" w:author="Marc Adrian  Jimenez" w:date="2017-08-30T14:54:00Z">
            <w:r>
              <w:rPr>
                <w:noProof/>
                <w:webHidden/>
              </w:rPr>
              <w:t>37</w:t>
            </w:r>
            <w:r>
              <w:rPr>
                <w:noProof/>
                <w:webHidden/>
              </w:rPr>
              <w:fldChar w:fldCharType="end"/>
            </w:r>
            <w:r w:rsidRPr="002007D3">
              <w:rPr>
                <w:rStyle w:val="Hyperlink"/>
                <w:noProof/>
              </w:rPr>
              <w:fldChar w:fldCharType="end"/>
            </w:r>
          </w:ins>
        </w:p>
        <w:p w14:paraId="274FFEC3" w14:textId="4D5E6EB8" w:rsidR="008867C6" w:rsidRDefault="008867C6">
          <w:pPr>
            <w:pStyle w:val="TOC2"/>
            <w:rPr>
              <w:ins w:id="196" w:author="Marc Adrian  Jimenez" w:date="2017-08-30T14:54:00Z"/>
              <w:rFonts w:asciiTheme="minorHAnsi" w:hAnsiTheme="minorHAnsi" w:cstheme="minorBidi"/>
              <w:noProof/>
              <w:lang w:val="en-PH" w:eastAsia="en-PH"/>
            </w:rPr>
          </w:pPr>
          <w:ins w:id="19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5.10.</w:t>
            </w:r>
            <w:r>
              <w:rPr>
                <w:rFonts w:asciiTheme="minorHAnsi" w:hAnsiTheme="minorHAnsi" w:cstheme="minorBidi"/>
                <w:noProof/>
                <w:lang w:val="en-PH" w:eastAsia="en-PH"/>
              </w:rPr>
              <w:tab/>
            </w:r>
            <w:r w:rsidRPr="002007D3">
              <w:rPr>
                <w:rStyle w:val="Hyperlink"/>
                <w:noProof/>
                <w:lang w:val="en-PH"/>
              </w:rPr>
              <w:t>Class Diagram</w:t>
            </w:r>
            <w:r>
              <w:rPr>
                <w:noProof/>
                <w:webHidden/>
              </w:rPr>
              <w:tab/>
            </w:r>
            <w:r>
              <w:rPr>
                <w:noProof/>
                <w:webHidden/>
              </w:rPr>
              <w:fldChar w:fldCharType="begin"/>
            </w:r>
            <w:r>
              <w:rPr>
                <w:noProof/>
                <w:webHidden/>
              </w:rPr>
              <w:instrText xml:space="preserve"> PAGEREF _Toc491868294 \h </w:instrText>
            </w:r>
          </w:ins>
          <w:r>
            <w:rPr>
              <w:noProof/>
              <w:webHidden/>
            </w:rPr>
          </w:r>
          <w:r>
            <w:rPr>
              <w:noProof/>
              <w:webHidden/>
            </w:rPr>
            <w:fldChar w:fldCharType="separate"/>
          </w:r>
          <w:ins w:id="198" w:author="Marc Adrian  Jimenez" w:date="2017-08-30T14:54:00Z">
            <w:r>
              <w:rPr>
                <w:noProof/>
                <w:webHidden/>
              </w:rPr>
              <w:t>38</w:t>
            </w:r>
            <w:r>
              <w:rPr>
                <w:noProof/>
                <w:webHidden/>
              </w:rPr>
              <w:fldChar w:fldCharType="end"/>
            </w:r>
            <w:r w:rsidRPr="002007D3">
              <w:rPr>
                <w:rStyle w:val="Hyperlink"/>
                <w:noProof/>
              </w:rPr>
              <w:fldChar w:fldCharType="end"/>
            </w:r>
          </w:ins>
        </w:p>
        <w:p w14:paraId="42ED5887" w14:textId="18C41708" w:rsidR="008867C6" w:rsidRDefault="008867C6">
          <w:pPr>
            <w:pStyle w:val="TOC2"/>
            <w:rPr>
              <w:ins w:id="199" w:author="Marc Adrian  Jimenez" w:date="2017-08-30T14:54:00Z"/>
              <w:rFonts w:asciiTheme="minorHAnsi" w:hAnsiTheme="minorHAnsi" w:cstheme="minorBidi"/>
              <w:noProof/>
              <w:lang w:val="en-PH" w:eastAsia="en-PH"/>
            </w:rPr>
          </w:pPr>
          <w:ins w:id="20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5.11.</w:t>
            </w:r>
            <w:r>
              <w:rPr>
                <w:rFonts w:asciiTheme="minorHAnsi" w:hAnsiTheme="minorHAnsi" w:cstheme="minorBidi"/>
                <w:noProof/>
                <w:lang w:val="en-PH" w:eastAsia="en-PH"/>
              </w:rPr>
              <w:tab/>
            </w:r>
            <w:r w:rsidRPr="002007D3">
              <w:rPr>
                <w:rStyle w:val="Hyperlink"/>
                <w:noProof/>
                <w:lang w:val="en-PH"/>
              </w:rPr>
              <w:t>Component Diagram</w:t>
            </w:r>
            <w:r>
              <w:rPr>
                <w:noProof/>
                <w:webHidden/>
              </w:rPr>
              <w:tab/>
            </w:r>
            <w:r>
              <w:rPr>
                <w:noProof/>
                <w:webHidden/>
              </w:rPr>
              <w:fldChar w:fldCharType="begin"/>
            </w:r>
            <w:r>
              <w:rPr>
                <w:noProof/>
                <w:webHidden/>
              </w:rPr>
              <w:instrText xml:space="preserve"> PAGEREF _Toc491868295 \h </w:instrText>
            </w:r>
          </w:ins>
          <w:r>
            <w:rPr>
              <w:noProof/>
              <w:webHidden/>
            </w:rPr>
          </w:r>
          <w:r>
            <w:rPr>
              <w:noProof/>
              <w:webHidden/>
            </w:rPr>
            <w:fldChar w:fldCharType="separate"/>
          </w:r>
          <w:ins w:id="201" w:author="Marc Adrian  Jimenez" w:date="2017-08-30T14:54:00Z">
            <w:r>
              <w:rPr>
                <w:noProof/>
                <w:webHidden/>
              </w:rPr>
              <w:t>39</w:t>
            </w:r>
            <w:r>
              <w:rPr>
                <w:noProof/>
                <w:webHidden/>
              </w:rPr>
              <w:fldChar w:fldCharType="end"/>
            </w:r>
            <w:r w:rsidRPr="002007D3">
              <w:rPr>
                <w:rStyle w:val="Hyperlink"/>
                <w:noProof/>
              </w:rPr>
              <w:fldChar w:fldCharType="end"/>
            </w:r>
          </w:ins>
        </w:p>
        <w:p w14:paraId="266A1D25" w14:textId="064CDD25" w:rsidR="008867C6" w:rsidRDefault="008867C6">
          <w:pPr>
            <w:pStyle w:val="TOC2"/>
            <w:rPr>
              <w:ins w:id="202" w:author="Marc Adrian  Jimenez" w:date="2017-08-30T14:54:00Z"/>
              <w:rFonts w:asciiTheme="minorHAnsi" w:hAnsiTheme="minorHAnsi" w:cstheme="minorBidi"/>
              <w:noProof/>
              <w:lang w:val="en-PH" w:eastAsia="en-PH"/>
            </w:rPr>
          </w:pPr>
          <w:ins w:id="20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5.12.</w:t>
            </w:r>
            <w:r>
              <w:rPr>
                <w:rFonts w:asciiTheme="minorHAnsi" w:hAnsiTheme="minorHAnsi" w:cstheme="minorBidi"/>
                <w:noProof/>
                <w:lang w:val="en-PH" w:eastAsia="en-PH"/>
              </w:rPr>
              <w:tab/>
            </w:r>
            <w:r w:rsidRPr="002007D3">
              <w:rPr>
                <w:rStyle w:val="Hyperlink"/>
                <w:noProof/>
              </w:rPr>
              <w:t>Package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_Toc491868296 \h </w:instrText>
            </w:r>
          </w:ins>
          <w:r>
            <w:rPr>
              <w:noProof/>
              <w:webHidden/>
            </w:rPr>
          </w:r>
          <w:r>
            <w:rPr>
              <w:noProof/>
              <w:webHidden/>
            </w:rPr>
            <w:fldChar w:fldCharType="separate"/>
          </w:r>
          <w:ins w:id="204" w:author="Marc Adrian  Jimenez" w:date="2017-08-30T14:54:00Z">
            <w:r>
              <w:rPr>
                <w:noProof/>
                <w:webHidden/>
              </w:rPr>
              <w:t>39</w:t>
            </w:r>
            <w:r>
              <w:rPr>
                <w:noProof/>
                <w:webHidden/>
              </w:rPr>
              <w:fldChar w:fldCharType="end"/>
            </w:r>
            <w:r w:rsidRPr="002007D3">
              <w:rPr>
                <w:rStyle w:val="Hyperlink"/>
                <w:noProof/>
              </w:rPr>
              <w:fldChar w:fldCharType="end"/>
            </w:r>
          </w:ins>
        </w:p>
        <w:p w14:paraId="4FECCFB6" w14:textId="34674C5A" w:rsidR="008867C6" w:rsidRDefault="008867C6">
          <w:pPr>
            <w:pStyle w:val="TOC2"/>
            <w:rPr>
              <w:ins w:id="205" w:author="Marc Adrian  Jimenez" w:date="2017-08-30T14:54:00Z"/>
              <w:rFonts w:asciiTheme="minorHAnsi" w:hAnsiTheme="minorHAnsi" w:cstheme="minorBidi"/>
              <w:noProof/>
              <w:lang w:val="en-PH" w:eastAsia="en-PH"/>
            </w:rPr>
          </w:pPr>
          <w:ins w:id="20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5.13.</w:t>
            </w:r>
            <w:r>
              <w:rPr>
                <w:rFonts w:asciiTheme="minorHAnsi" w:hAnsiTheme="minorHAnsi" w:cstheme="minorBidi"/>
                <w:noProof/>
                <w:lang w:val="en-PH" w:eastAsia="en-PH"/>
              </w:rPr>
              <w:tab/>
            </w:r>
            <w:r w:rsidRPr="002007D3">
              <w:rPr>
                <w:rStyle w:val="Hyperlink"/>
                <w:noProof/>
                <w:lang w:val="en-PH"/>
              </w:rPr>
              <w:t>Composite Structure</w:t>
            </w:r>
            <w:r>
              <w:rPr>
                <w:noProof/>
                <w:webHidden/>
              </w:rPr>
              <w:tab/>
            </w:r>
            <w:r>
              <w:rPr>
                <w:noProof/>
                <w:webHidden/>
              </w:rPr>
              <w:fldChar w:fldCharType="begin"/>
            </w:r>
            <w:r>
              <w:rPr>
                <w:noProof/>
                <w:webHidden/>
              </w:rPr>
              <w:instrText xml:space="preserve"> PAGEREF _Toc491868297 \h </w:instrText>
            </w:r>
          </w:ins>
          <w:r>
            <w:rPr>
              <w:noProof/>
              <w:webHidden/>
            </w:rPr>
          </w:r>
          <w:r>
            <w:rPr>
              <w:noProof/>
              <w:webHidden/>
            </w:rPr>
            <w:fldChar w:fldCharType="separate"/>
          </w:r>
          <w:ins w:id="207" w:author="Marc Adrian  Jimenez" w:date="2017-08-30T14:54:00Z">
            <w:r>
              <w:rPr>
                <w:noProof/>
                <w:webHidden/>
              </w:rPr>
              <w:t>40</w:t>
            </w:r>
            <w:r>
              <w:rPr>
                <w:noProof/>
                <w:webHidden/>
              </w:rPr>
              <w:fldChar w:fldCharType="end"/>
            </w:r>
            <w:r w:rsidRPr="002007D3">
              <w:rPr>
                <w:rStyle w:val="Hyperlink"/>
                <w:noProof/>
              </w:rPr>
              <w:fldChar w:fldCharType="end"/>
            </w:r>
          </w:ins>
        </w:p>
        <w:p w14:paraId="4AE94698" w14:textId="7674529E" w:rsidR="008867C6" w:rsidRDefault="008867C6">
          <w:pPr>
            <w:pStyle w:val="TOC2"/>
            <w:rPr>
              <w:ins w:id="208" w:author="Marc Adrian  Jimenez" w:date="2017-08-30T14:54:00Z"/>
              <w:rFonts w:asciiTheme="minorHAnsi" w:hAnsiTheme="minorHAnsi" w:cstheme="minorBidi"/>
              <w:noProof/>
              <w:lang w:val="en-PH" w:eastAsia="en-PH"/>
            </w:rPr>
          </w:pPr>
          <w:ins w:id="20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5.14.</w:t>
            </w:r>
            <w:r>
              <w:rPr>
                <w:rFonts w:asciiTheme="minorHAnsi" w:hAnsiTheme="minorHAnsi" w:cstheme="minorBidi"/>
                <w:noProof/>
                <w:lang w:val="en-PH" w:eastAsia="en-PH"/>
              </w:rPr>
              <w:tab/>
            </w:r>
            <w:r w:rsidRPr="002007D3">
              <w:rPr>
                <w:rStyle w:val="Hyperlink"/>
                <w:noProof/>
                <w:lang w:val="en-PH"/>
              </w:rPr>
              <w:t>Interaction Overview</w:t>
            </w:r>
            <w:r>
              <w:rPr>
                <w:noProof/>
                <w:webHidden/>
              </w:rPr>
              <w:tab/>
            </w:r>
            <w:r>
              <w:rPr>
                <w:noProof/>
                <w:webHidden/>
              </w:rPr>
              <w:fldChar w:fldCharType="begin"/>
            </w:r>
            <w:r>
              <w:rPr>
                <w:noProof/>
                <w:webHidden/>
              </w:rPr>
              <w:instrText xml:space="preserve"> PAGEREF _Toc491868298 \h </w:instrText>
            </w:r>
          </w:ins>
          <w:r>
            <w:rPr>
              <w:noProof/>
              <w:webHidden/>
            </w:rPr>
          </w:r>
          <w:r>
            <w:rPr>
              <w:noProof/>
              <w:webHidden/>
            </w:rPr>
            <w:fldChar w:fldCharType="separate"/>
          </w:r>
          <w:ins w:id="210" w:author="Marc Adrian  Jimenez" w:date="2017-08-30T14:54:00Z">
            <w:r>
              <w:rPr>
                <w:noProof/>
                <w:webHidden/>
              </w:rPr>
              <w:t>40</w:t>
            </w:r>
            <w:r>
              <w:rPr>
                <w:noProof/>
                <w:webHidden/>
              </w:rPr>
              <w:fldChar w:fldCharType="end"/>
            </w:r>
            <w:r w:rsidRPr="002007D3">
              <w:rPr>
                <w:rStyle w:val="Hyperlink"/>
                <w:noProof/>
              </w:rPr>
              <w:fldChar w:fldCharType="end"/>
            </w:r>
          </w:ins>
        </w:p>
        <w:p w14:paraId="72460803" w14:textId="45B42500" w:rsidR="008867C6" w:rsidRDefault="008867C6">
          <w:pPr>
            <w:pStyle w:val="TOC1"/>
            <w:rPr>
              <w:ins w:id="211" w:author="Marc Adrian  Jimenez" w:date="2017-08-30T14:54:00Z"/>
              <w:rFonts w:asciiTheme="minorHAnsi" w:eastAsiaTheme="minorEastAsia" w:hAnsiTheme="minorHAnsi"/>
              <w:noProof/>
              <w:lang w:val="en-PH" w:eastAsia="en-PH"/>
            </w:rPr>
          </w:pPr>
          <w:ins w:id="21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"_Toc491868299"</w:instrText>
            </w:r>
            <w:r w:rsidRPr="002007D3">
              <w:rPr>
                <w:rStyle w:val="Hyperlink"/>
                <w:noProof/>
              </w:rPr>
              <w:instrText xml:space="preserve"> </w:instrText>
            </w:r>
            <w:r w:rsidRPr="002007D3">
              <w:rPr>
                <w:rStyle w:val="Hyperlink"/>
                <w:noProof/>
              </w:rPr>
              <w:fldChar w:fldCharType="separate"/>
            </w:r>
            <w:r w:rsidRPr="002007D3">
              <w:rPr>
                <w:rStyle w:val="Hyperlink"/>
                <w:noProof/>
              </w:rPr>
              <w:t>V.</w:t>
            </w:r>
            <w:r>
              <w:rPr>
                <w:rFonts w:asciiTheme="minorHAnsi" w:eastAsiaTheme="minorEastAsia" w:hAnsiTheme="minorHAnsi"/>
                <w:noProof/>
                <w:lang w:val="en-PH" w:eastAsia="en-PH"/>
              </w:rPr>
              <w:tab/>
            </w:r>
            <w:r w:rsidRPr="002007D3">
              <w:rPr>
                <w:rStyle w:val="Hyperlink"/>
                <w:noProof/>
              </w:rPr>
              <w:t>Appendices</w:t>
            </w:r>
            <w:r>
              <w:rPr>
                <w:noProof/>
                <w:webHidden/>
              </w:rPr>
              <w:tab/>
            </w:r>
            <w:r>
              <w:rPr>
                <w:noProof/>
                <w:webHidden/>
              </w:rPr>
              <w:fldChar w:fldCharType="begin"/>
            </w:r>
            <w:r>
              <w:rPr>
                <w:noProof/>
                <w:webHidden/>
              </w:rPr>
              <w:instrText xml:space="preserve"> PAGEREF _Toc491868299 \h </w:instrText>
            </w:r>
          </w:ins>
          <w:r>
            <w:rPr>
              <w:noProof/>
              <w:webHidden/>
            </w:rPr>
          </w:r>
          <w:r>
            <w:rPr>
              <w:noProof/>
              <w:webHidden/>
            </w:rPr>
            <w:fldChar w:fldCharType="separate"/>
          </w:r>
          <w:ins w:id="213" w:author="Marc Adrian  Jimenez" w:date="2017-08-30T14:54:00Z">
            <w:r>
              <w:rPr>
                <w:noProof/>
                <w:webHidden/>
              </w:rPr>
              <w:t>41</w:t>
            </w:r>
            <w:r>
              <w:rPr>
                <w:noProof/>
                <w:webHidden/>
              </w:rPr>
              <w:fldChar w:fldCharType="end"/>
            </w:r>
            <w:r w:rsidRPr="002007D3">
              <w:rPr>
                <w:rStyle w:val="Hyperlink"/>
                <w:noProof/>
              </w:rPr>
              <w:fldChar w:fldCharType="end"/>
            </w:r>
          </w:ins>
        </w:p>
        <w:p w14:paraId="03AE5048" w14:textId="42457DEA" w:rsidR="008867C6" w:rsidRDefault="008867C6">
          <w:pPr>
            <w:pStyle w:val="TOC2"/>
            <w:rPr>
              <w:ins w:id="214" w:author="Marc Adrian  Jimenez" w:date="2017-08-30T14:54:00Z"/>
              <w:rFonts w:asciiTheme="minorHAnsi" w:hAnsiTheme="minorHAnsi" w:cstheme="minorBidi"/>
              <w:noProof/>
              <w:lang w:val="en-PH" w:eastAsia="en-PH"/>
            </w:rPr>
          </w:pPr>
          <w:ins w:id="21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"_Toc491868301"</w:instrText>
            </w:r>
            <w:r w:rsidRPr="002007D3">
              <w:rPr>
                <w:rStyle w:val="Hyperlink"/>
                <w:noProof/>
              </w:rPr>
              <w:instrText xml:space="preserve"> </w:instrText>
            </w:r>
            <w:r w:rsidRPr="002007D3">
              <w:rPr>
                <w:rStyle w:val="Hyperlink"/>
                <w:noProof/>
              </w:rPr>
              <w:fldChar w:fldCharType="separate"/>
            </w:r>
            <w:r w:rsidRPr="002007D3">
              <w:rPr>
                <w:rStyle w:val="Hyperlink"/>
                <w:noProof/>
              </w:rPr>
              <w:t>6.1.</w:t>
            </w:r>
            <w:r>
              <w:rPr>
                <w:rFonts w:asciiTheme="minorHAnsi" w:hAnsiTheme="minorHAnsi" w:cstheme="minorBidi"/>
                <w:noProof/>
                <w:lang w:val="en-PH" w:eastAsia="en-PH"/>
              </w:rPr>
              <w:tab/>
            </w:r>
            <w:r w:rsidRPr="002007D3">
              <w:rPr>
                <w:rStyle w:val="Hyperlink"/>
                <w:noProof/>
              </w:rPr>
              <w:t>Bibliography</w:t>
            </w:r>
            <w:r>
              <w:rPr>
                <w:noProof/>
                <w:webHidden/>
              </w:rPr>
              <w:tab/>
            </w:r>
            <w:r>
              <w:rPr>
                <w:noProof/>
                <w:webHidden/>
              </w:rPr>
              <w:fldChar w:fldCharType="begin"/>
            </w:r>
            <w:r>
              <w:rPr>
                <w:noProof/>
                <w:webHidden/>
              </w:rPr>
              <w:instrText xml:space="preserve"> PAGEREF _Toc491868301 \h </w:instrText>
            </w:r>
          </w:ins>
          <w:r>
            <w:rPr>
              <w:noProof/>
              <w:webHidden/>
            </w:rPr>
          </w:r>
          <w:r>
            <w:rPr>
              <w:noProof/>
              <w:webHidden/>
            </w:rPr>
            <w:fldChar w:fldCharType="separate"/>
          </w:r>
          <w:ins w:id="216" w:author="Marc Adrian  Jimenez" w:date="2017-08-30T14:54:00Z">
            <w:r>
              <w:rPr>
                <w:noProof/>
                <w:webHidden/>
              </w:rPr>
              <w:t>41</w:t>
            </w:r>
            <w:r>
              <w:rPr>
                <w:noProof/>
                <w:webHidden/>
              </w:rPr>
              <w:fldChar w:fldCharType="end"/>
            </w:r>
            <w:r w:rsidRPr="002007D3">
              <w:rPr>
                <w:rStyle w:val="Hyperlink"/>
                <w:noProof/>
              </w:rPr>
              <w:fldChar w:fldCharType="end"/>
            </w:r>
          </w:ins>
        </w:p>
        <w:p w14:paraId="7A47D6EF" w14:textId="2670ACFA" w:rsidR="00E305F2" w:rsidDel="00361C64" w:rsidRDefault="00E305F2">
          <w:pPr>
            <w:pStyle w:val="TOC1"/>
            <w:rPr>
              <w:del w:id="217" w:author="Marc Adrian  Jimenez" w:date="2017-08-30T14:51:00Z"/>
              <w:rFonts w:asciiTheme="minorHAnsi" w:eastAsiaTheme="minorEastAsia" w:hAnsiTheme="minorHAnsi"/>
              <w:noProof/>
              <w:lang w:val="en-PH" w:eastAsia="en-PH"/>
            </w:rPr>
          </w:pPr>
          <w:del w:id="218" w:author="Marc Adrian  Jimenez" w:date="2017-08-30T14:51:00Z">
            <w:r w:rsidRPr="00361C64" w:rsidDel="00361C64">
              <w:rPr>
                <w:rStyle w:val="Hyperlink"/>
                <w:noProof/>
                <w:lang w:eastAsia="en-PH"/>
              </w:rPr>
              <w:delText>Abstract</w:delText>
            </w:r>
            <w:r w:rsidDel="00361C64">
              <w:rPr>
                <w:noProof/>
                <w:webHidden/>
              </w:rPr>
              <w:tab/>
              <w:delText>4</w:delText>
            </w:r>
          </w:del>
        </w:p>
        <w:p w14:paraId="310D77CD" w14:textId="6BF31B79" w:rsidR="00E305F2" w:rsidDel="00361C64" w:rsidRDefault="00E305F2">
          <w:pPr>
            <w:pStyle w:val="TOC1"/>
            <w:rPr>
              <w:del w:id="219" w:author="Marc Adrian  Jimenez" w:date="2017-08-30T14:51:00Z"/>
              <w:rFonts w:asciiTheme="minorHAnsi" w:eastAsiaTheme="minorEastAsia" w:hAnsiTheme="minorHAnsi"/>
              <w:noProof/>
              <w:lang w:val="en-PH" w:eastAsia="en-PH"/>
            </w:rPr>
          </w:pPr>
          <w:del w:id="220" w:author="Marc Adrian  Jimenez" w:date="2017-08-30T14:51:00Z">
            <w:r w:rsidRPr="00361C64" w:rsidDel="00361C64">
              <w:rPr>
                <w:rStyle w:val="Hyperlink"/>
                <w:noProof/>
                <w:lang w:eastAsia="en-PH"/>
              </w:rPr>
              <w:delText>I.</w:delText>
            </w:r>
            <w:r w:rsidDel="00361C64">
              <w:rPr>
                <w:rFonts w:asciiTheme="minorHAnsi" w:eastAsiaTheme="minorEastAsia" w:hAnsiTheme="minorHAnsi"/>
                <w:noProof/>
                <w:lang w:val="en-PH" w:eastAsia="en-PH"/>
              </w:rPr>
              <w:tab/>
            </w:r>
            <w:r w:rsidRPr="00361C64" w:rsidDel="00361C64">
              <w:rPr>
                <w:rStyle w:val="Hyperlink"/>
                <w:noProof/>
                <w:lang w:eastAsia="en-PH"/>
              </w:rPr>
              <w:delText>Introduction</w:delText>
            </w:r>
            <w:r w:rsidDel="00361C64">
              <w:rPr>
                <w:noProof/>
                <w:webHidden/>
              </w:rPr>
              <w:tab/>
              <w:delText>5</w:delText>
            </w:r>
          </w:del>
        </w:p>
        <w:p w14:paraId="6CB9D04E" w14:textId="3013D930" w:rsidR="00E305F2" w:rsidDel="00361C64" w:rsidRDefault="00E305F2">
          <w:pPr>
            <w:pStyle w:val="TOC2"/>
            <w:rPr>
              <w:del w:id="221" w:author="Marc Adrian  Jimenez" w:date="2017-08-30T14:51:00Z"/>
              <w:rFonts w:asciiTheme="minorHAnsi" w:hAnsiTheme="minorHAnsi" w:cstheme="minorBidi"/>
              <w:noProof/>
              <w:lang w:val="en-PH" w:eastAsia="en-PH"/>
            </w:rPr>
          </w:pPr>
          <w:del w:id="222" w:author="Marc Adrian  Jimenez" w:date="2017-08-30T14:51:00Z">
            <w:r w:rsidRPr="00361C64" w:rsidDel="00361C64">
              <w:rPr>
                <w:rStyle w:val="Hyperlink"/>
                <w:noProof/>
              </w:rPr>
              <w:delText>1.1.</w:delText>
            </w:r>
            <w:r w:rsidDel="00361C64">
              <w:rPr>
                <w:rFonts w:asciiTheme="minorHAnsi" w:hAnsiTheme="minorHAnsi" w:cstheme="minorBidi"/>
                <w:noProof/>
                <w:lang w:val="en-PH" w:eastAsia="en-PH"/>
              </w:rPr>
              <w:tab/>
            </w:r>
            <w:r w:rsidRPr="00361C64" w:rsidDel="00361C64">
              <w:rPr>
                <w:rStyle w:val="Hyperlink"/>
                <w:noProof/>
              </w:rPr>
              <w:delText>Project Context</w:delText>
            </w:r>
            <w:r w:rsidDel="00361C64">
              <w:rPr>
                <w:noProof/>
                <w:webHidden/>
              </w:rPr>
              <w:tab/>
              <w:delText>5</w:delText>
            </w:r>
          </w:del>
        </w:p>
        <w:p w14:paraId="2F794290" w14:textId="33DFF6D6" w:rsidR="00E305F2" w:rsidDel="00361C64" w:rsidRDefault="00E305F2">
          <w:pPr>
            <w:pStyle w:val="TOC2"/>
            <w:rPr>
              <w:del w:id="223" w:author="Marc Adrian  Jimenez" w:date="2017-08-30T14:51:00Z"/>
              <w:rFonts w:asciiTheme="minorHAnsi" w:hAnsiTheme="minorHAnsi" w:cstheme="minorBidi"/>
              <w:noProof/>
              <w:lang w:val="en-PH" w:eastAsia="en-PH"/>
            </w:rPr>
          </w:pPr>
          <w:del w:id="224" w:author="Marc Adrian  Jimenez" w:date="2017-08-30T14:51:00Z">
            <w:r w:rsidRPr="00361C64" w:rsidDel="00361C64">
              <w:rPr>
                <w:rStyle w:val="Hyperlink"/>
                <w:noProof/>
                <w:lang w:eastAsia="en-PH"/>
              </w:rPr>
              <w:delText>1.1.1.</w:delText>
            </w:r>
            <w:r w:rsidDel="00361C64">
              <w:rPr>
                <w:rFonts w:asciiTheme="minorHAnsi" w:hAnsiTheme="minorHAnsi" w:cstheme="minorBidi"/>
                <w:noProof/>
                <w:lang w:val="en-PH" w:eastAsia="en-PH"/>
              </w:rPr>
              <w:tab/>
            </w:r>
            <w:r w:rsidRPr="00361C64" w:rsidDel="00361C64">
              <w:rPr>
                <w:rStyle w:val="Hyperlink"/>
                <w:noProof/>
                <w:lang w:eastAsia="en-PH"/>
              </w:rPr>
              <w:delText>The Challenges</w:delText>
            </w:r>
            <w:r w:rsidDel="00361C64">
              <w:rPr>
                <w:noProof/>
                <w:webHidden/>
              </w:rPr>
              <w:tab/>
              <w:delText>5</w:delText>
            </w:r>
          </w:del>
        </w:p>
        <w:p w14:paraId="59FB5C76" w14:textId="504322FA" w:rsidR="00E305F2" w:rsidDel="00361C64" w:rsidRDefault="00E305F2">
          <w:pPr>
            <w:pStyle w:val="TOC2"/>
            <w:rPr>
              <w:del w:id="225" w:author="Marc Adrian  Jimenez" w:date="2017-08-30T14:51:00Z"/>
              <w:rFonts w:asciiTheme="minorHAnsi" w:hAnsiTheme="minorHAnsi" w:cstheme="minorBidi"/>
              <w:noProof/>
              <w:lang w:val="en-PH" w:eastAsia="en-PH"/>
            </w:rPr>
          </w:pPr>
          <w:del w:id="226" w:author="Marc Adrian  Jimenez" w:date="2017-08-30T14:51:00Z">
            <w:r w:rsidRPr="00361C64" w:rsidDel="00361C64">
              <w:rPr>
                <w:rStyle w:val="Hyperlink"/>
                <w:noProof/>
                <w:lang w:eastAsia="en-PH"/>
              </w:rPr>
              <w:delText>1.1.2.</w:delText>
            </w:r>
            <w:r w:rsidDel="00361C64">
              <w:rPr>
                <w:rFonts w:asciiTheme="minorHAnsi" w:hAnsiTheme="minorHAnsi" w:cstheme="minorBidi"/>
                <w:noProof/>
                <w:lang w:val="en-PH" w:eastAsia="en-PH"/>
              </w:rPr>
              <w:tab/>
            </w:r>
            <w:r w:rsidRPr="00361C64" w:rsidDel="00361C64">
              <w:rPr>
                <w:rStyle w:val="Hyperlink"/>
                <w:noProof/>
              </w:rPr>
              <w:delText>The Opportunity</w:delText>
            </w:r>
            <w:r w:rsidDel="00361C64">
              <w:rPr>
                <w:noProof/>
                <w:webHidden/>
              </w:rPr>
              <w:tab/>
              <w:delText>5</w:delText>
            </w:r>
          </w:del>
        </w:p>
        <w:p w14:paraId="1B170604" w14:textId="363EB4C9" w:rsidR="00E305F2" w:rsidDel="00361C64" w:rsidRDefault="00E305F2">
          <w:pPr>
            <w:pStyle w:val="TOC2"/>
            <w:rPr>
              <w:del w:id="227" w:author="Marc Adrian  Jimenez" w:date="2017-08-30T14:51:00Z"/>
              <w:rFonts w:asciiTheme="minorHAnsi" w:hAnsiTheme="minorHAnsi" w:cstheme="minorBidi"/>
              <w:noProof/>
              <w:lang w:val="en-PH" w:eastAsia="en-PH"/>
            </w:rPr>
          </w:pPr>
          <w:del w:id="228" w:author="Marc Adrian  Jimenez" w:date="2017-08-30T14:51:00Z">
            <w:r w:rsidRPr="00361C64" w:rsidDel="00361C64">
              <w:rPr>
                <w:rStyle w:val="Hyperlink"/>
                <w:noProof/>
                <w:lang w:eastAsia="en-PH"/>
              </w:rPr>
              <w:delText>1.1.3.</w:delText>
            </w:r>
            <w:r w:rsidDel="00361C64">
              <w:rPr>
                <w:rFonts w:asciiTheme="minorHAnsi" w:hAnsiTheme="minorHAnsi" w:cstheme="minorBidi"/>
                <w:noProof/>
                <w:lang w:val="en-PH" w:eastAsia="en-PH"/>
              </w:rPr>
              <w:tab/>
            </w:r>
            <w:r w:rsidRPr="00361C64" w:rsidDel="00361C64">
              <w:rPr>
                <w:rStyle w:val="Hyperlink"/>
                <w:noProof/>
              </w:rPr>
              <w:delText>Purpose and Description</w:delText>
            </w:r>
            <w:r w:rsidDel="00361C64">
              <w:rPr>
                <w:noProof/>
                <w:webHidden/>
              </w:rPr>
              <w:tab/>
              <w:delText>5</w:delText>
            </w:r>
          </w:del>
        </w:p>
        <w:p w14:paraId="5D4E978D" w14:textId="6733EA11" w:rsidR="00E305F2" w:rsidDel="00361C64" w:rsidRDefault="00E305F2">
          <w:pPr>
            <w:pStyle w:val="TOC2"/>
            <w:rPr>
              <w:del w:id="229" w:author="Marc Adrian  Jimenez" w:date="2017-08-30T14:51:00Z"/>
              <w:rFonts w:asciiTheme="minorHAnsi" w:hAnsiTheme="minorHAnsi" w:cstheme="minorBidi"/>
              <w:noProof/>
              <w:lang w:val="en-PH" w:eastAsia="en-PH"/>
            </w:rPr>
          </w:pPr>
          <w:del w:id="230" w:author="Marc Adrian  Jimenez" w:date="2017-08-30T14:51:00Z">
            <w:r w:rsidRPr="00361C64" w:rsidDel="00361C64">
              <w:rPr>
                <w:rStyle w:val="Hyperlink"/>
                <w:noProof/>
                <w:lang w:eastAsia="en-PH"/>
              </w:rPr>
              <w:delText>1.1.4.</w:delText>
            </w:r>
            <w:r w:rsidDel="00361C64">
              <w:rPr>
                <w:rFonts w:asciiTheme="minorHAnsi" w:hAnsiTheme="minorHAnsi" w:cstheme="minorBidi"/>
                <w:noProof/>
                <w:lang w:val="en-PH" w:eastAsia="en-PH"/>
              </w:rPr>
              <w:tab/>
            </w:r>
            <w:r w:rsidRPr="00361C64" w:rsidDel="00361C64">
              <w:rPr>
                <w:rStyle w:val="Hyperlink"/>
                <w:noProof/>
              </w:rPr>
              <w:delText>Background of the Problem</w:delText>
            </w:r>
            <w:r w:rsidDel="00361C64">
              <w:rPr>
                <w:noProof/>
                <w:webHidden/>
              </w:rPr>
              <w:tab/>
              <w:delText>5</w:delText>
            </w:r>
          </w:del>
        </w:p>
        <w:p w14:paraId="2B18DCBB" w14:textId="476BD6AC" w:rsidR="00E305F2" w:rsidDel="00361C64" w:rsidRDefault="00E305F2">
          <w:pPr>
            <w:pStyle w:val="TOC2"/>
            <w:rPr>
              <w:del w:id="231" w:author="Marc Adrian  Jimenez" w:date="2017-08-30T14:51:00Z"/>
              <w:rFonts w:asciiTheme="minorHAnsi" w:hAnsiTheme="minorHAnsi" w:cstheme="minorBidi"/>
              <w:noProof/>
              <w:lang w:val="en-PH" w:eastAsia="en-PH"/>
            </w:rPr>
          </w:pPr>
          <w:del w:id="232" w:author="Marc Adrian  Jimenez" w:date="2017-08-30T14:51:00Z">
            <w:r w:rsidRPr="00361C64" w:rsidDel="00361C64">
              <w:rPr>
                <w:rStyle w:val="Hyperlink"/>
                <w:noProof/>
              </w:rPr>
              <w:delText>1.2.</w:delText>
            </w:r>
            <w:r w:rsidDel="00361C64">
              <w:rPr>
                <w:rFonts w:asciiTheme="minorHAnsi" w:hAnsiTheme="minorHAnsi" w:cstheme="minorBidi"/>
                <w:noProof/>
                <w:lang w:val="en-PH" w:eastAsia="en-PH"/>
              </w:rPr>
              <w:tab/>
            </w:r>
            <w:r w:rsidRPr="00361C64" w:rsidDel="00361C64">
              <w:rPr>
                <w:rStyle w:val="Hyperlink"/>
                <w:noProof/>
              </w:rPr>
              <w:delText>Objectives</w:delText>
            </w:r>
            <w:r w:rsidDel="00361C64">
              <w:rPr>
                <w:noProof/>
                <w:webHidden/>
              </w:rPr>
              <w:tab/>
              <w:delText>7</w:delText>
            </w:r>
          </w:del>
        </w:p>
        <w:p w14:paraId="73D8C9F9" w14:textId="03BF727E" w:rsidR="00E305F2" w:rsidDel="00361C64" w:rsidRDefault="00E305F2">
          <w:pPr>
            <w:pStyle w:val="TOC2"/>
            <w:rPr>
              <w:del w:id="233" w:author="Marc Adrian  Jimenez" w:date="2017-08-30T14:51:00Z"/>
              <w:rFonts w:asciiTheme="minorHAnsi" w:hAnsiTheme="minorHAnsi" w:cstheme="minorBidi"/>
              <w:noProof/>
              <w:lang w:val="en-PH" w:eastAsia="en-PH"/>
            </w:rPr>
          </w:pPr>
          <w:del w:id="234" w:author="Marc Adrian  Jimenez" w:date="2017-08-30T14:51:00Z">
            <w:r w:rsidRPr="00361C64" w:rsidDel="00361C64">
              <w:rPr>
                <w:rStyle w:val="Hyperlink"/>
                <w:noProof/>
              </w:rPr>
              <w:delText>1.3.</w:delText>
            </w:r>
            <w:r w:rsidDel="00361C64">
              <w:rPr>
                <w:rFonts w:asciiTheme="minorHAnsi" w:hAnsiTheme="minorHAnsi" w:cstheme="minorBidi"/>
                <w:noProof/>
                <w:lang w:val="en-PH" w:eastAsia="en-PH"/>
              </w:rPr>
              <w:tab/>
            </w:r>
            <w:r w:rsidRPr="00361C64" w:rsidDel="00361C64">
              <w:rPr>
                <w:rStyle w:val="Hyperlink"/>
                <w:noProof/>
              </w:rPr>
              <w:delText>Scope and Limitation</w:delText>
            </w:r>
            <w:r w:rsidDel="00361C64">
              <w:rPr>
                <w:noProof/>
                <w:webHidden/>
              </w:rPr>
              <w:tab/>
              <w:delText>7</w:delText>
            </w:r>
          </w:del>
        </w:p>
        <w:p w14:paraId="5EC93FB4" w14:textId="09BD667F" w:rsidR="00E305F2" w:rsidDel="00361C64" w:rsidRDefault="00E305F2">
          <w:pPr>
            <w:pStyle w:val="TOC1"/>
            <w:rPr>
              <w:del w:id="235" w:author="Marc Adrian  Jimenez" w:date="2017-08-30T14:51:00Z"/>
              <w:rFonts w:asciiTheme="minorHAnsi" w:eastAsiaTheme="minorEastAsia" w:hAnsiTheme="minorHAnsi"/>
              <w:noProof/>
              <w:lang w:val="en-PH" w:eastAsia="en-PH"/>
            </w:rPr>
          </w:pPr>
          <w:del w:id="236" w:author="Marc Adrian  Jimenez" w:date="2017-08-30T14:51:00Z">
            <w:r w:rsidRPr="00361C64" w:rsidDel="00361C64">
              <w:rPr>
                <w:rStyle w:val="Hyperlink"/>
                <w:noProof/>
                <w:lang w:eastAsia="en-PH"/>
              </w:rPr>
              <w:delText>II.</w:delText>
            </w:r>
            <w:r w:rsidDel="00361C64">
              <w:rPr>
                <w:rFonts w:asciiTheme="minorHAnsi" w:eastAsiaTheme="minorEastAsia" w:hAnsiTheme="minorHAnsi"/>
                <w:noProof/>
                <w:lang w:val="en-PH" w:eastAsia="en-PH"/>
              </w:rPr>
              <w:tab/>
            </w:r>
            <w:r w:rsidRPr="00361C64" w:rsidDel="00361C64">
              <w:rPr>
                <w:rStyle w:val="Hyperlink"/>
                <w:noProof/>
                <w:lang w:eastAsia="en-PH"/>
              </w:rPr>
              <w:delText>Literature Review</w:delText>
            </w:r>
            <w:r w:rsidDel="00361C64">
              <w:rPr>
                <w:noProof/>
                <w:webHidden/>
              </w:rPr>
              <w:tab/>
              <w:delText>9</w:delText>
            </w:r>
          </w:del>
        </w:p>
        <w:p w14:paraId="699DCC1B" w14:textId="553077CB" w:rsidR="00E305F2" w:rsidDel="00361C64" w:rsidRDefault="00E305F2">
          <w:pPr>
            <w:pStyle w:val="TOC2"/>
            <w:rPr>
              <w:del w:id="237" w:author="Marc Adrian  Jimenez" w:date="2017-08-30T14:51:00Z"/>
              <w:rFonts w:asciiTheme="minorHAnsi" w:hAnsiTheme="minorHAnsi" w:cstheme="minorBidi"/>
              <w:noProof/>
              <w:lang w:val="en-PH" w:eastAsia="en-PH"/>
            </w:rPr>
          </w:pPr>
          <w:del w:id="238" w:author="Marc Adrian  Jimenez" w:date="2017-08-30T14:51:00Z">
            <w:r w:rsidRPr="00361C64" w:rsidDel="00361C64">
              <w:rPr>
                <w:rStyle w:val="Hyperlink"/>
                <w:noProof/>
              </w:rPr>
              <w:delText>2.1.</w:delText>
            </w:r>
            <w:r w:rsidDel="00361C64">
              <w:rPr>
                <w:rFonts w:asciiTheme="minorHAnsi" w:hAnsiTheme="minorHAnsi" w:cstheme="minorBidi"/>
                <w:noProof/>
                <w:lang w:val="en-PH" w:eastAsia="en-PH"/>
              </w:rPr>
              <w:tab/>
            </w:r>
            <w:r w:rsidRPr="00361C64" w:rsidDel="00361C64">
              <w:rPr>
                <w:rStyle w:val="Hyperlink"/>
                <w:noProof/>
              </w:rPr>
              <w:delText>Smartphone Usage</w:delText>
            </w:r>
            <w:r w:rsidDel="00361C64">
              <w:rPr>
                <w:noProof/>
                <w:webHidden/>
              </w:rPr>
              <w:tab/>
              <w:delText>9</w:delText>
            </w:r>
          </w:del>
        </w:p>
        <w:p w14:paraId="65AC2157" w14:textId="64D4EEE1" w:rsidR="00E305F2" w:rsidDel="00361C64" w:rsidRDefault="00E305F2">
          <w:pPr>
            <w:pStyle w:val="TOC2"/>
            <w:rPr>
              <w:del w:id="239" w:author="Marc Adrian  Jimenez" w:date="2017-08-30T14:51:00Z"/>
              <w:rFonts w:asciiTheme="minorHAnsi" w:hAnsiTheme="minorHAnsi" w:cstheme="minorBidi"/>
              <w:noProof/>
              <w:lang w:val="en-PH" w:eastAsia="en-PH"/>
            </w:rPr>
          </w:pPr>
          <w:del w:id="240" w:author="Marc Adrian  Jimenez" w:date="2017-08-30T14:51:00Z">
            <w:r w:rsidRPr="00361C64" w:rsidDel="00361C64">
              <w:rPr>
                <w:rStyle w:val="Hyperlink"/>
                <w:noProof/>
              </w:rPr>
              <w:delText>2.2.</w:delText>
            </w:r>
            <w:r w:rsidDel="00361C64">
              <w:rPr>
                <w:rFonts w:asciiTheme="minorHAnsi" w:hAnsiTheme="minorHAnsi" w:cstheme="minorBidi"/>
                <w:noProof/>
                <w:lang w:val="en-PH" w:eastAsia="en-PH"/>
              </w:rPr>
              <w:tab/>
            </w:r>
            <w:r w:rsidRPr="00361C64" w:rsidDel="00361C64">
              <w:rPr>
                <w:rStyle w:val="Hyperlink"/>
                <w:noProof/>
              </w:rPr>
              <w:delText>Factors Affecting Touch Screen Responsiveness</w:delText>
            </w:r>
            <w:r w:rsidDel="00361C64">
              <w:rPr>
                <w:noProof/>
                <w:webHidden/>
              </w:rPr>
              <w:tab/>
              <w:delText>10</w:delText>
            </w:r>
          </w:del>
        </w:p>
        <w:p w14:paraId="1787F846" w14:textId="73E9FDCE" w:rsidR="00E305F2" w:rsidDel="00361C64" w:rsidRDefault="00E305F2">
          <w:pPr>
            <w:pStyle w:val="TOC2"/>
            <w:rPr>
              <w:del w:id="241" w:author="Marc Adrian  Jimenez" w:date="2017-08-30T14:51:00Z"/>
              <w:rFonts w:asciiTheme="minorHAnsi" w:hAnsiTheme="minorHAnsi" w:cstheme="minorBidi"/>
              <w:noProof/>
              <w:lang w:val="en-PH" w:eastAsia="en-PH"/>
            </w:rPr>
          </w:pPr>
          <w:del w:id="242" w:author="Marc Adrian  Jimenez" w:date="2017-08-30T14:51:00Z">
            <w:r w:rsidRPr="00361C64" w:rsidDel="00361C64">
              <w:rPr>
                <w:rStyle w:val="Hyperlink"/>
                <w:noProof/>
              </w:rPr>
              <w:delText>2.2.1.</w:delText>
            </w:r>
            <w:r w:rsidDel="00361C64">
              <w:rPr>
                <w:rFonts w:asciiTheme="minorHAnsi" w:hAnsiTheme="minorHAnsi" w:cstheme="minorBidi"/>
                <w:noProof/>
                <w:lang w:val="en-PH" w:eastAsia="en-PH"/>
              </w:rPr>
              <w:tab/>
            </w:r>
            <w:r w:rsidRPr="00361C64" w:rsidDel="00361C64">
              <w:rPr>
                <w:rStyle w:val="Hyperlink"/>
                <w:noProof/>
              </w:rPr>
              <w:delText>User Interface as a Factor</w:delText>
            </w:r>
            <w:r w:rsidDel="00361C64">
              <w:rPr>
                <w:noProof/>
                <w:webHidden/>
              </w:rPr>
              <w:tab/>
              <w:delText>10</w:delText>
            </w:r>
          </w:del>
        </w:p>
        <w:p w14:paraId="564C5DF6" w14:textId="067E999F" w:rsidR="00E305F2" w:rsidDel="00361C64" w:rsidRDefault="00E305F2">
          <w:pPr>
            <w:pStyle w:val="TOC2"/>
            <w:rPr>
              <w:del w:id="243" w:author="Marc Adrian  Jimenez" w:date="2017-08-30T14:51:00Z"/>
              <w:rFonts w:asciiTheme="minorHAnsi" w:hAnsiTheme="minorHAnsi" w:cstheme="minorBidi"/>
              <w:noProof/>
              <w:lang w:val="en-PH" w:eastAsia="en-PH"/>
            </w:rPr>
          </w:pPr>
          <w:del w:id="244" w:author="Marc Adrian  Jimenez" w:date="2017-08-30T14:51:00Z">
            <w:r w:rsidRPr="00361C64" w:rsidDel="00361C64">
              <w:rPr>
                <w:rStyle w:val="Hyperlink"/>
                <w:noProof/>
              </w:rPr>
              <w:delText>2.2.2.</w:delText>
            </w:r>
            <w:r w:rsidDel="00361C64">
              <w:rPr>
                <w:rFonts w:asciiTheme="minorHAnsi" w:hAnsiTheme="minorHAnsi" w:cstheme="minorBidi"/>
                <w:noProof/>
                <w:lang w:val="en-PH" w:eastAsia="en-PH"/>
              </w:rPr>
              <w:tab/>
            </w:r>
            <w:r w:rsidRPr="00361C64" w:rsidDel="00361C64">
              <w:rPr>
                <w:rStyle w:val="Hyperlink"/>
                <w:noProof/>
                <w:lang w:eastAsia="en-PH"/>
              </w:rPr>
              <w:delText>Mobile Operating System as a Factor</w:delText>
            </w:r>
            <w:r w:rsidDel="00361C64">
              <w:rPr>
                <w:noProof/>
                <w:webHidden/>
              </w:rPr>
              <w:tab/>
              <w:delText>10</w:delText>
            </w:r>
          </w:del>
        </w:p>
        <w:p w14:paraId="4ABD799D" w14:textId="516D327A" w:rsidR="00E305F2" w:rsidDel="00361C64" w:rsidRDefault="00E305F2">
          <w:pPr>
            <w:pStyle w:val="TOC2"/>
            <w:rPr>
              <w:del w:id="245" w:author="Marc Adrian  Jimenez" w:date="2017-08-30T14:51:00Z"/>
              <w:rFonts w:asciiTheme="minorHAnsi" w:hAnsiTheme="minorHAnsi" w:cstheme="minorBidi"/>
              <w:noProof/>
              <w:lang w:val="en-PH" w:eastAsia="en-PH"/>
            </w:rPr>
          </w:pPr>
          <w:del w:id="246" w:author="Marc Adrian  Jimenez" w:date="2017-08-30T14:51:00Z">
            <w:r w:rsidRPr="00361C64" w:rsidDel="00361C64">
              <w:rPr>
                <w:rStyle w:val="Hyperlink"/>
                <w:noProof/>
              </w:rPr>
              <w:delText>2.2.3.</w:delText>
            </w:r>
            <w:r w:rsidDel="00361C64">
              <w:rPr>
                <w:rFonts w:asciiTheme="minorHAnsi" w:hAnsiTheme="minorHAnsi" w:cstheme="minorBidi"/>
                <w:noProof/>
                <w:lang w:val="en-PH" w:eastAsia="en-PH"/>
              </w:rPr>
              <w:tab/>
            </w:r>
            <w:r w:rsidRPr="00361C64" w:rsidDel="00361C64">
              <w:rPr>
                <w:rStyle w:val="Hyperlink"/>
                <w:noProof/>
                <w:lang w:eastAsia="en-PH"/>
              </w:rPr>
              <w:delText>Random Access Memory (RAM) as a Factor</w:delText>
            </w:r>
            <w:r w:rsidDel="00361C64">
              <w:rPr>
                <w:noProof/>
                <w:webHidden/>
              </w:rPr>
              <w:tab/>
              <w:delText>11</w:delText>
            </w:r>
          </w:del>
        </w:p>
        <w:p w14:paraId="61EF4E4E" w14:textId="2F471097" w:rsidR="00E305F2" w:rsidDel="00361C64" w:rsidRDefault="00E305F2">
          <w:pPr>
            <w:pStyle w:val="TOC2"/>
            <w:rPr>
              <w:del w:id="247" w:author="Marc Adrian  Jimenez" w:date="2017-08-30T14:51:00Z"/>
              <w:rFonts w:asciiTheme="minorHAnsi" w:hAnsiTheme="minorHAnsi" w:cstheme="minorBidi"/>
              <w:noProof/>
              <w:lang w:val="en-PH" w:eastAsia="en-PH"/>
            </w:rPr>
          </w:pPr>
          <w:del w:id="248" w:author="Marc Adrian  Jimenez" w:date="2017-08-30T14:51:00Z">
            <w:r w:rsidRPr="00361C64" w:rsidDel="00361C64">
              <w:rPr>
                <w:rStyle w:val="Hyperlink"/>
                <w:noProof/>
              </w:rPr>
              <w:delText>2.2.4.</w:delText>
            </w:r>
            <w:r w:rsidDel="00361C64">
              <w:rPr>
                <w:rFonts w:asciiTheme="minorHAnsi" w:hAnsiTheme="minorHAnsi" w:cstheme="minorBidi"/>
                <w:noProof/>
                <w:lang w:val="en-PH" w:eastAsia="en-PH"/>
              </w:rPr>
              <w:tab/>
            </w:r>
            <w:r w:rsidRPr="00361C64" w:rsidDel="00361C64">
              <w:rPr>
                <w:rStyle w:val="Hyperlink"/>
                <w:noProof/>
              </w:rPr>
              <w:delText>Graphics Processing Unit (GPU) as a Factor</w:delText>
            </w:r>
            <w:r w:rsidDel="00361C64">
              <w:rPr>
                <w:noProof/>
                <w:webHidden/>
              </w:rPr>
              <w:tab/>
              <w:delText>12</w:delText>
            </w:r>
          </w:del>
        </w:p>
        <w:p w14:paraId="349BF11C" w14:textId="3A357C0F" w:rsidR="00E305F2" w:rsidDel="00361C64" w:rsidRDefault="00E305F2">
          <w:pPr>
            <w:pStyle w:val="TOC2"/>
            <w:rPr>
              <w:del w:id="249" w:author="Marc Adrian  Jimenez" w:date="2017-08-30T14:51:00Z"/>
              <w:rFonts w:asciiTheme="minorHAnsi" w:hAnsiTheme="minorHAnsi" w:cstheme="minorBidi"/>
              <w:noProof/>
              <w:lang w:val="en-PH" w:eastAsia="en-PH"/>
            </w:rPr>
          </w:pPr>
          <w:del w:id="250" w:author="Marc Adrian  Jimenez" w:date="2017-08-30T14:51:00Z">
            <w:r w:rsidRPr="00361C64" w:rsidDel="00361C64">
              <w:rPr>
                <w:rStyle w:val="Hyperlink"/>
                <w:noProof/>
              </w:rPr>
              <w:delText>2.2.5.</w:delText>
            </w:r>
            <w:r w:rsidDel="00361C64">
              <w:rPr>
                <w:rFonts w:asciiTheme="minorHAnsi" w:hAnsiTheme="minorHAnsi" w:cstheme="minorBidi"/>
                <w:noProof/>
                <w:lang w:val="en-PH" w:eastAsia="en-PH"/>
              </w:rPr>
              <w:tab/>
            </w:r>
            <w:r w:rsidRPr="00361C64" w:rsidDel="00361C64">
              <w:rPr>
                <w:rStyle w:val="Hyperlink"/>
                <w:noProof/>
              </w:rPr>
              <w:delText>Types of Touch Screen as a Factor</w:delText>
            </w:r>
            <w:r w:rsidDel="00361C64">
              <w:rPr>
                <w:noProof/>
                <w:webHidden/>
              </w:rPr>
              <w:tab/>
              <w:delText>13</w:delText>
            </w:r>
          </w:del>
        </w:p>
        <w:p w14:paraId="5D7D92CA" w14:textId="1B2E3382" w:rsidR="00E305F2" w:rsidDel="00361C64" w:rsidRDefault="00E305F2">
          <w:pPr>
            <w:pStyle w:val="TOC2"/>
            <w:rPr>
              <w:del w:id="251" w:author="Marc Adrian  Jimenez" w:date="2017-08-30T14:51:00Z"/>
              <w:rFonts w:asciiTheme="minorHAnsi" w:hAnsiTheme="minorHAnsi" w:cstheme="minorBidi"/>
              <w:noProof/>
              <w:lang w:val="en-PH" w:eastAsia="en-PH"/>
            </w:rPr>
          </w:pPr>
          <w:del w:id="252" w:author="Marc Adrian  Jimenez" w:date="2017-08-30T14:51:00Z">
            <w:r w:rsidRPr="00361C64" w:rsidDel="00361C64">
              <w:rPr>
                <w:rStyle w:val="Hyperlink"/>
                <w:noProof/>
              </w:rPr>
              <w:delText>2.2.6.</w:delText>
            </w:r>
            <w:r w:rsidDel="00361C64">
              <w:rPr>
                <w:rFonts w:asciiTheme="minorHAnsi" w:hAnsiTheme="minorHAnsi" w:cstheme="minorBidi"/>
                <w:noProof/>
                <w:lang w:val="en-PH" w:eastAsia="en-PH"/>
              </w:rPr>
              <w:tab/>
            </w:r>
            <w:r w:rsidRPr="00361C64" w:rsidDel="00361C64">
              <w:rPr>
                <w:rStyle w:val="Hyperlink"/>
                <w:noProof/>
              </w:rPr>
              <w:delText>Noise</w:delText>
            </w:r>
            <w:r w:rsidDel="00361C64">
              <w:rPr>
                <w:noProof/>
                <w:webHidden/>
              </w:rPr>
              <w:tab/>
              <w:delText>13</w:delText>
            </w:r>
          </w:del>
        </w:p>
        <w:p w14:paraId="3575447F" w14:textId="43F48D41" w:rsidR="00E305F2" w:rsidDel="00361C64" w:rsidRDefault="00E305F2">
          <w:pPr>
            <w:pStyle w:val="TOC1"/>
            <w:rPr>
              <w:del w:id="253" w:author="Marc Adrian  Jimenez" w:date="2017-08-30T14:51:00Z"/>
              <w:rFonts w:asciiTheme="minorHAnsi" w:eastAsiaTheme="minorEastAsia" w:hAnsiTheme="minorHAnsi"/>
              <w:noProof/>
              <w:lang w:val="en-PH" w:eastAsia="en-PH"/>
            </w:rPr>
          </w:pPr>
          <w:del w:id="254" w:author="Marc Adrian  Jimenez" w:date="2017-08-30T14:51:00Z">
            <w:r w:rsidRPr="00361C64" w:rsidDel="00361C64">
              <w:rPr>
                <w:rStyle w:val="Hyperlink"/>
                <w:noProof/>
                <w:lang w:eastAsia="en-PH"/>
              </w:rPr>
              <w:delText>III.</w:delText>
            </w:r>
            <w:r w:rsidDel="00361C64">
              <w:rPr>
                <w:rFonts w:asciiTheme="minorHAnsi" w:eastAsiaTheme="minorEastAsia" w:hAnsiTheme="minorHAnsi"/>
                <w:noProof/>
                <w:lang w:val="en-PH" w:eastAsia="en-PH"/>
              </w:rPr>
              <w:tab/>
            </w:r>
            <w:r w:rsidRPr="00361C64" w:rsidDel="00361C64">
              <w:rPr>
                <w:rStyle w:val="Hyperlink"/>
                <w:noProof/>
                <w:lang w:eastAsia="en-PH"/>
              </w:rPr>
              <w:delText>Technical Background</w:delText>
            </w:r>
            <w:r w:rsidDel="00361C64">
              <w:rPr>
                <w:noProof/>
                <w:webHidden/>
              </w:rPr>
              <w:tab/>
              <w:delText>15</w:delText>
            </w:r>
          </w:del>
        </w:p>
        <w:p w14:paraId="6ED1924D" w14:textId="1EBCC267" w:rsidR="00E305F2" w:rsidDel="00361C64" w:rsidRDefault="00E305F2">
          <w:pPr>
            <w:pStyle w:val="TOC2"/>
            <w:rPr>
              <w:del w:id="255" w:author="Marc Adrian  Jimenez" w:date="2017-08-30T14:51:00Z"/>
              <w:rFonts w:asciiTheme="minorHAnsi" w:hAnsiTheme="minorHAnsi" w:cstheme="minorBidi"/>
              <w:noProof/>
              <w:lang w:val="en-PH" w:eastAsia="en-PH"/>
            </w:rPr>
          </w:pPr>
          <w:del w:id="256" w:author="Marc Adrian  Jimenez" w:date="2017-08-30T14:51:00Z">
            <w:r w:rsidRPr="00361C64" w:rsidDel="00361C64">
              <w:rPr>
                <w:rStyle w:val="Hyperlink"/>
                <w:noProof/>
              </w:rPr>
              <w:delText>3.1.</w:delText>
            </w:r>
            <w:r w:rsidDel="00361C64">
              <w:rPr>
                <w:rFonts w:asciiTheme="minorHAnsi" w:hAnsiTheme="minorHAnsi" w:cstheme="minorBidi"/>
                <w:noProof/>
                <w:lang w:val="en-PH" w:eastAsia="en-PH"/>
              </w:rPr>
              <w:tab/>
            </w:r>
            <w:r w:rsidRPr="00361C64" w:rsidDel="00361C64">
              <w:rPr>
                <w:rStyle w:val="Hyperlink"/>
                <w:noProof/>
              </w:rPr>
              <w:delText>TUIO</w:delText>
            </w:r>
            <w:r w:rsidDel="00361C64">
              <w:rPr>
                <w:noProof/>
                <w:webHidden/>
              </w:rPr>
              <w:tab/>
              <w:delText>15</w:delText>
            </w:r>
          </w:del>
        </w:p>
        <w:p w14:paraId="78E68FD3" w14:textId="1D03D1A3" w:rsidR="00E305F2" w:rsidDel="00361C64" w:rsidRDefault="00E305F2">
          <w:pPr>
            <w:pStyle w:val="TOC2"/>
            <w:rPr>
              <w:del w:id="257" w:author="Marc Adrian  Jimenez" w:date="2017-08-30T14:51:00Z"/>
              <w:rFonts w:asciiTheme="minorHAnsi" w:hAnsiTheme="minorHAnsi" w:cstheme="minorBidi"/>
              <w:noProof/>
              <w:lang w:val="en-PH" w:eastAsia="en-PH"/>
            </w:rPr>
          </w:pPr>
          <w:del w:id="258" w:author="Marc Adrian  Jimenez" w:date="2017-08-30T14:51:00Z">
            <w:r w:rsidRPr="00361C64" w:rsidDel="00361C64">
              <w:rPr>
                <w:rStyle w:val="Hyperlink"/>
                <w:noProof/>
              </w:rPr>
              <w:delText>3.2.</w:delText>
            </w:r>
            <w:r w:rsidDel="00361C64">
              <w:rPr>
                <w:rFonts w:asciiTheme="minorHAnsi" w:hAnsiTheme="minorHAnsi" w:cstheme="minorBidi"/>
                <w:noProof/>
                <w:lang w:val="en-PH" w:eastAsia="en-PH"/>
              </w:rPr>
              <w:tab/>
            </w:r>
            <w:r w:rsidRPr="00361C64" w:rsidDel="00361C64">
              <w:rPr>
                <w:rStyle w:val="Hyperlink"/>
                <w:noProof/>
              </w:rPr>
              <w:delText>Java</w:delText>
            </w:r>
            <w:r w:rsidDel="00361C64">
              <w:rPr>
                <w:noProof/>
                <w:webHidden/>
              </w:rPr>
              <w:tab/>
              <w:delText>15</w:delText>
            </w:r>
          </w:del>
        </w:p>
        <w:p w14:paraId="40289B98" w14:textId="665C1548" w:rsidR="00E305F2" w:rsidDel="00361C64" w:rsidRDefault="00E305F2">
          <w:pPr>
            <w:pStyle w:val="TOC2"/>
            <w:rPr>
              <w:del w:id="259" w:author="Marc Adrian  Jimenez" w:date="2017-08-30T14:51:00Z"/>
              <w:rFonts w:asciiTheme="minorHAnsi" w:hAnsiTheme="minorHAnsi" w:cstheme="minorBidi"/>
              <w:noProof/>
              <w:lang w:val="en-PH" w:eastAsia="en-PH"/>
            </w:rPr>
          </w:pPr>
          <w:del w:id="260" w:author="Marc Adrian  Jimenez" w:date="2017-08-30T14:51:00Z">
            <w:r w:rsidRPr="00361C64" w:rsidDel="00361C64">
              <w:rPr>
                <w:rStyle w:val="Hyperlink"/>
                <w:noProof/>
              </w:rPr>
              <w:delText>3.3.</w:delText>
            </w:r>
            <w:r w:rsidDel="00361C64">
              <w:rPr>
                <w:rFonts w:asciiTheme="minorHAnsi" w:hAnsiTheme="minorHAnsi" w:cstheme="minorBidi"/>
                <w:noProof/>
                <w:lang w:val="en-PH" w:eastAsia="en-PH"/>
              </w:rPr>
              <w:tab/>
            </w:r>
            <w:r w:rsidRPr="00361C64" w:rsidDel="00361C64">
              <w:rPr>
                <w:rStyle w:val="Hyperlink"/>
                <w:noProof/>
              </w:rPr>
              <w:delText>Firebase</w:delText>
            </w:r>
            <w:r w:rsidDel="00361C64">
              <w:rPr>
                <w:noProof/>
                <w:webHidden/>
              </w:rPr>
              <w:tab/>
              <w:delText>15</w:delText>
            </w:r>
          </w:del>
        </w:p>
        <w:p w14:paraId="70E5FF7E" w14:textId="40EB1454" w:rsidR="00E305F2" w:rsidDel="00361C64" w:rsidRDefault="00E305F2">
          <w:pPr>
            <w:pStyle w:val="TOC2"/>
            <w:rPr>
              <w:del w:id="261" w:author="Marc Adrian  Jimenez" w:date="2017-08-30T14:51:00Z"/>
              <w:rFonts w:asciiTheme="minorHAnsi" w:hAnsiTheme="minorHAnsi" w:cstheme="minorBidi"/>
              <w:noProof/>
              <w:lang w:val="en-PH" w:eastAsia="en-PH"/>
            </w:rPr>
          </w:pPr>
          <w:del w:id="262" w:author="Marc Adrian  Jimenez" w:date="2017-08-30T14:51:00Z">
            <w:r w:rsidRPr="00361C64" w:rsidDel="00361C64">
              <w:rPr>
                <w:rStyle w:val="Hyperlink"/>
                <w:noProof/>
              </w:rPr>
              <w:delText>3.4.</w:delText>
            </w:r>
            <w:r w:rsidDel="00361C64">
              <w:rPr>
                <w:rFonts w:asciiTheme="minorHAnsi" w:hAnsiTheme="minorHAnsi" w:cstheme="minorBidi"/>
                <w:noProof/>
                <w:lang w:val="en-PH" w:eastAsia="en-PH"/>
              </w:rPr>
              <w:tab/>
            </w:r>
            <w:r w:rsidRPr="00361C64" w:rsidDel="00361C64">
              <w:rPr>
                <w:rStyle w:val="Hyperlink"/>
                <w:noProof/>
              </w:rPr>
              <w:delText>Definition of Terms</w:delText>
            </w:r>
            <w:r w:rsidDel="00361C64">
              <w:rPr>
                <w:noProof/>
                <w:webHidden/>
              </w:rPr>
              <w:tab/>
              <w:delText>15</w:delText>
            </w:r>
          </w:del>
        </w:p>
        <w:p w14:paraId="4287667B" w14:textId="4266C2F7" w:rsidR="00E305F2" w:rsidDel="00361C64" w:rsidRDefault="00E305F2">
          <w:pPr>
            <w:pStyle w:val="TOC1"/>
            <w:rPr>
              <w:del w:id="263" w:author="Marc Adrian  Jimenez" w:date="2017-08-30T14:51:00Z"/>
              <w:rFonts w:asciiTheme="minorHAnsi" w:eastAsiaTheme="minorEastAsia" w:hAnsiTheme="minorHAnsi"/>
              <w:noProof/>
              <w:lang w:val="en-PH" w:eastAsia="en-PH"/>
            </w:rPr>
          </w:pPr>
          <w:del w:id="264" w:author="Marc Adrian  Jimenez" w:date="2017-08-30T14:51:00Z">
            <w:r w:rsidRPr="00361C64" w:rsidDel="00361C64">
              <w:rPr>
                <w:rStyle w:val="Hyperlink"/>
                <w:noProof/>
                <w:lang w:eastAsia="en-PH"/>
              </w:rPr>
              <w:delText>IV.</w:delText>
            </w:r>
            <w:r w:rsidDel="00361C64">
              <w:rPr>
                <w:rFonts w:asciiTheme="minorHAnsi" w:eastAsiaTheme="minorEastAsia" w:hAnsiTheme="minorHAnsi"/>
                <w:noProof/>
                <w:lang w:val="en-PH" w:eastAsia="en-PH"/>
              </w:rPr>
              <w:tab/>
            </w:r>
            <w:r w:rsidRPr="00361C64" w:rsidDel="00361C64">
              <w:rPr>
                <w:rStyle w:val="Hyperlink"/>
                <w:noProof/>
                <w:lang w:eastAsia="en-PH"/>
              </w:rPr>
              <w:delText>Design and Methodology</w:delText>
            </w:r>
            <w:r w:rsidDel="00361C64">
              <w:rPr>
                <w:noProof/>
                <w:webHidden/>
              </w:rPr>
              <w:tab/>
              <w:delText>17</w:delText>
            </w:r>
          </w:del>
        </w:p>
        <w:p w14:paraId="5F735120" w14:textId="7FCE29FA" w:rsidR="00E305F2" w:rsidDel="00361C64" w:rsidRDefault="00E305F2">
          <w:pPr>
            <w:pStyle w:val="TOC2"/>
            <w:rPr>
              <w:del w:id="265" w:author="Marc Adrian  Jimenez" w:date="2017-08-30T14:51:00Z"/>
              <w:rFonts w:asciiTheme="minorHAnsi" w:hAnsiTheme="minorHAnsi" w:cstheme="minorBidi"/>
              <w:noProof/>
              <w:lang w:val="en-PH" w:eastAsia="en-PH"/>
            </w:rPr>
          </w:pPr>
          <w:del w:id="266" w:author="Marc Adrian  Jimenez" w:date="2017-08-30T14:51:00Z">
            <w:r w:rsidRPr="00361C64" w:rsidDel="00361C64">
              <w:rPr>
                <w:rStyle w:val="Hyperlink"/>
                <w:noProof/>
              </w:rPr>
              <w:delText>4.1.</w:delText>
            </w:r>
            <w:r w:rsidDel="00361C64">
              <w:rPr>
                <w:rFonts w:asciiTheme="minorHAnsi" w:hAnsiTheme="minorHAnsi" w:cstheme="minorBidi"/>
                <w:noProof/>
                <w:lang w:val="en-PH" w:eastAsia="en-PH"/>
              </w:rPr>
              <w:tab/>
            </w:r>
            <w:r w:rsidRPr="00361C64" w:rsidDel="00361C64">
              <w:rPr>
                <w:rStyle w:val="Hyperlink"/>
                <w:noProof/>
              </w:rPr>
              <w:delText>Requirement Analysis</w:delText>
            </w:r>
            <w:r w:rsidDel="00361C64">
              <w:rPr>
                <w:noProof/>
                <w:webHidden/>
              </w:rPr>
              <w:tab/>
              <w:delText>17</w:delText>
            </w:r>
          </w:del>
        </w:p>
        <w:p w14:paraId="65FC2DA9" w14:textId="428DE7B8" w:rsidR="00E305F2" w:rsidDel="00361C64" w:rsidRDefault="00E305F2">
          <w:pPr>
            <w:pStyle w:val="TOC2"/>
            <w:rPr>
              <w:del w:id="267" w:author="Marc Adrian  Jimenez" w:date="2017-08-30T14:51:00Z"/>
              <w:rFonts w:asciiTheme="minorHAnsi" w:hAnsiTheme="minorHAnsi" w:cstheme="minorBidi"/>
              <w:noProof/>
              <w:lang w:val="en-PH" w:eastAsia="en-PH"/>
            </w:rPr>
          </w:pPr>
          <w:del w:id="268" w:author="Marc Adrian  Jimenez" w:date="2017-08-30T14:51:00Z">
            <w:r w:rsidRPr="00361C64" w:rsidDel="00361C64">
              <w:rPr>
                <w:rStyle w:val="Hyperlink"/>
                <w:noProof/>
              </w:rPr>
              <w:delText>4.2.</w:delText>
            </w:r>
            <w:r w:rsidDel="00361C64">
              <w:rPr>
                <w:rFonts w:asciiTheme="minorHAnsi" w:hAnsiTheme="minorHAnsi" w:cstheme="minorBidi"/>
                <w:noProof/>
                <w:lang w:val="en-PH" w:eastAsia="en-PH"/>
              </w:rPr>
              <w:tab/>
            </w:r>
            <w:r w:rsidRPr="00361C64" w:rsidDel="00361C64">
              <w:rPr>
                <w:rStyle w:val="Hyperlink"/>
                <w:noProof/>
              </w:rPr>
              <w:delText>Requirement Documentation</w:delText>
            </w:r>
            <w:r w:rsidDel="00361C64">
              <w:rPr>
                <w:noProof/>
                <w:webHidden/>
              </w:rPr>
              <w:tab/>
              <w:delText>17</w:delText>
            </w:r>
          </w:del>
        </w:p>
        <w:p w14:paraId="1670A1F6" w14:textId="78631925" w:rsidR="00E305F2" w:rsidDel="00361C64" w:rsidRDefault="00E305F2">
          <w:pPr>
            <w:pStyle w:val="TOC2"/>
            <w:rPr>
              <w:del w:id="269" w:author="Marc Adrian  Jimenez" w:date="2017-08-30T14:51:00Z"/>
              <w:rFonts w:asciiTheme="minorHAnsi" w:hAnsiTheme="minorHAnsi" w:cstheme="minorBidi"/>
              <w:noProof/>
              <w:lang w:val="en-PH" w:eastAsia="en-PH"/>
            </w:rPr>
          </w:pPr>
          <w:del w:id="270" w:author="Marc Adrian  Jimenez" w:date="2017-08-30T14:51:00Z">
            <w:r w:rsidRPr="00361C64" w:rsidDel="00361C64">
              <w:rPr>
                <w:rStyle w:val="Hyperlink"/>
                <w:noProof/>
              </w:rPr>
              <w:delText>4.3.</w:delText>
            </w:r>
            <w:r w:rsidDel="00361C64">
              <w:rPr>
                <w:rFonts w:asciiTheme="minorHAnsi" w:hAnsiTheme="minorHAnsi" w:cstheme="minorBidi"/>
                <w:noProof/>
                <w:lang w:val="en-PH" w:eastAsia="en-PH"/>
              </w:rPr>
              <w:tab/>
            </w:r>
            <w:r w:rsidRPr="00361C64" w:rsidDel="00361C64">
              <w:rPr>
                <w:rStyle w:val="Hyperlink"/>
                <w:noProof/>
              </w:rPr>
              <w:delText>Gap Analysis</w:delText>
            </w:r>
            <w:r w:rsidDel="00361C64">
              <w:rPr>
                <w:noProof/>
                <w:webHidden/>
              </w:rPr>
              <w:tab/>
              <w:delText>17</w:delText>
            </w:r>
          </w:del>
        </w:p>
        <w:p w14:paraId="7A020D9D" w14:textId="16FFF34D" w:rsidR="00E305F2" w:rsidDel="00361C64" w:rsidRDefault="00E305F2">
          <w:pPr>
            <w:pStyle w:val="TOC2"/>
            <w:rPr>
              <w:del w:id="271" w:author="Marc Adrian  Jimenez" w:date="2017-08-30T14:51:00Z"/>
              <w:rFonts w:asciiTheme="minorHAnsi" w:hAnsiTheme="minorHAnsi" w:cstheme="minorBidi"/>
              <w:noProof/>
              <w:lang w:val="en-PH" w:eastAsia="en-PH"/>
            </w:rPr>
          </w:pPr>
          <w:del w:id="272" w:author="Marc Adrian  Jimenez" w:date="2017-08-30T14:51:00Z">
            <w:r w:rsidRPr="00361C64" w:rsidDel="00361C64">
              <w:rPr>
                <w:rStyle w:val="Hyperlink"/>
                <w:noProof/>
              </w:rPr>
              <w:delText>4.4.</w:delText>
            </w:r>
            <w:r w:rsidDel="00361C64">
              <w:rPr>
                <w:rFonts w:asciiTheme="minorHAnsi" w:hAnsiTheme="minorHAnsi" w:cstheme="minorBidi"/>
                <w:noProof/>
                <w:lang w:val="en-PH" w:eastAsia="en-PH"/>
              </w:rPr>
              <w:tab/>
            </w:r>
            <w:r w:rsidRPr="00361C64" w:rsidDel="00361C64">
              <w:rPr>
                <w:rStyle w:val="Hyperlink"/>
                <w:noProof/>
              </w:rPr>
              <w:delText>Design of Software, Systems, Products, and Processes</w:delText>
            </w:r>
            <w:r w:rsidDel="00361C64">
              <w:rPr>
                <w:noProof/>
                <w:webHidden/>
              </w:rPr>
              <w:tab/>
              <w:delText>18</w:delText>
            </w:r>
          </w:del>
        </w:p>
        <w:p w14:paraId="3BD14987" w14:textId="2B89DC6F" w:rsidR="00E305F2" w:rsidDel="00361C64" w:rsidRDefault="00E305F2">
          <w:pPr>
            <w:pStyle w:val="TOC2"/>
            <w:rPr>
              <w:del w:id="273" w:author="Marc Adrian  Jimenez" w:date="2017-08-30T14:51:00Z"/>
              <w:rFonts w:asciiTheme="minorHAnsi" w:hAnsiTheme="minorHAnsi" w:cstheme="minorBidi"/>
              <w:noProof/>
              <w:lang w:val="en-PH" w:eastAsia="en-PH"/>
            </w:rPr>
          </w:pPr>
          <w:del w:id="274" w:author="Marc Adrian  Jimenez" w:date="2017-08-30T14:51:00Z">
            <w:r w:rsidRPr="00361C64" w:rsidDel="00361C64">
              <w:rPr>
                <w:rStyle w:val="Hyperlink"/>
                <w:noProof/>
              </w:rPr>
              <w:delText>4.5.</w:delText>
            </w:r>
            <w:r w:rsidDel="00361C64">
              <w:rPr>
                <w:rFonts w:asciiTheme="minorHAnsi" w:hAnsiTheme="minorHAnsi" w:cstheme="minorBidi"/>
                <w:noProof/>
                <w:lang w:val="en-PH" w:eastAsia="en-PH"/>
              </w:rPr>
              <w:tab/>
            </w:r>
            <w:r w:rsidRPr="00361C64" w:rsidDel="00361C64">
              <w:rPr>
                <w:rStyle w:val="Hyperlink"/>
                <w:noProof/>
              </w:rPr>
              <w:delText>Development and Testing</w:delText>
            </w:r>
            <w:r w:rsidDel="00361C64">
              <w:rPr>
                <w:noProof/>
                <w:webHidden/>
              </w:rPr>
              <w:tab/>
              <w:delText>21</w:delText>
            </w:r>
          </w:del>
        </w:p>
        <w:p w14:paraId="66FEA5DE" w14:textId="672F3CC9" w:rsidR="00E305F2" w:rsidDel="00361C64" w:rsidRDefault="00E305F2">
          <w:pPr>
            <w:pStyle w:val="TOC2"/>
            <w:rPr>
              <w:del w:id="275" w:author="Marc Adrian  Jimenez" w:date="2017-08-30T14:51:00Z"/>
              <w:rFonts w:asciiTheme="minorHAnsi" w:hAnsiTheme="minorHAnsi" w:cstheme="minorBidi"/>
              <w:noProof/>
              <w:lang w:val="en-PH" w:eastAsia="en-PH"/>
            </w:rPr>
          </w:pPr>
          <w:del w:id="276" w:author="Marc Adrian  Jimenez" w:date="2017-08-30T14:51:00Z">
            <w:r w:rsidRPr="00361C64" w:rsidDel="00361C64">
              <w:rPr>
                <w:rStyle w:val="Hyperlink"/>
                <w:noProof/>
              </w:rPr>
              <w:delText>4.6.</w:delText>
            </w:r>
            <w:r w:rsidDel="00361C64">
              <w:rPr>
                <w:rFonts w:asciiTheme="minorHAnsi" w:hAnsiTheme="minorHAnsi" w:cstheme="minorBidi"/>
                <w:noProof/>
                <w:lang w:val="en-PH" w:eastAsia="en-PH"/>
              </w:rPr>
              <w:tab/>
            </w:r>
            <w:r w:rsidRPr="00361C64" w:rsidDel="00361C64">
              <w:rPr>
                <w:rStyle w:val="Hyperlink"/>
                <w:noProof/>
              </w:rPr>
              <w:delText>Description of Prototype</w:delText>
            </w:r>
            <w:r w:rsidDel="00361C64">
              <w:rPr>
                <w:noProof/>
                <w:webHidden/>
              </w:rPr>
              <w:tab/>
              <w:delText>21</w:delText>
            </w:r>
          </w:del>
        </w:p>
        <w:p w14:paraId="522E3015" w14:textId="671983BC" w:rsidR="00E305F2" w:rsidDel="00361C64" w:rsidRDefault="00E305F2">
          <w:pPr>
            <w:pStyle w:val="TOC1"/>
            <w:rPr>
              <w:del w:id="277" w:author="Marc Adrian  Jimenez" w:date="2017-08-30T14:51:00Z"/>
              <w:rFonts w:asciiTheme="minorHAnsi" w:eastAsiaTheme="minorEastAsia" w:hAnsiTheme="minorHAnsi"/>
              <w:noProof/>
              <w:lang w:val="en-PH" w:eastAsia="en-PH"/>
            </w:rPr>
          </w:pPr>
          <w:del w:id="278" w:author="Marc Adrian  Jimenez" w:date="2017-08-30T14:51:00Z">
            <w:r w:rsidRPr="00361C64" w:rsidDel="00361C64">
              <w:rPr>
                <w:rStyle w:val="Hyperlink"/>
                <w:noProof/>
                <w:lang w:eastAsia="en-PH"/>
              </w:rPr>
              <w:delText>V.</w:delText>
            </w:r>
            <w:r w:rsidDel="00361C64">
              <w:rPr>
                <w:rFonts w:asciiTheme="minorHAnsi" w:eastAsiaTheme="minorEastAsia" w:hAnsiTheme="minorHAnsi"/>
                <w:noProof/>
                <w:lang w:val="en-PH" w:eastAsia="en-PH"/>
              </w:rPr>
              <w:tab/>
            </w:r>
            <w:r w:rsidRPr="00361C64" w:rsidDel="00361C64">
              <w:rPr>
                <w:rStyle w:val="Hyperlink"/>
                <w:noProof/>
                <w:lang w:eastAsia="en-PH"/>
              </w:rPr>
              <w:delText>UML Diagrams</w:delText>
            </w:r>
            <w:r w:rsidDel="00361C64">
              <w:rPr>
                <w:noProof/>
                <w:webHidden/>
              </w:rPr>
              <w:tab/>
              <w:delText>22</w:delText>
            </w:r>
          </w:del>
        </w:p>
        <w:p w14:paraId="50F767D3" w14:textId="7796D0A5" w:rsidR="00E305F2" w:rsidDel="00361C64" w:rsidRDefault="00E305F2">
          <w:pPr>
            <w:pStyle w:val="TOC2"/>
            <w:rPr>
              <w:del w:id="279" w:author="Marc Adrian  Jimenez" w:date="2017-08-30T14:51:00Z"/>
              <w:rFonts w:asciiTheme="minorHAnsi" w:hAnsiTheme="minorHAnsi" w:cstheme="minorBidi"/>
              <w:noProof/>
              <w:lang w:val="en-PH" w:eastAsia="en-PH"/>
            </w:rPr>
          </w:pPr>
          <w:del w:id="280" w:author="Marc Adrian  Jimenez" w:date="2017-08-30T14:51:00Z">
            <w:r w:rsidRPr="00361C64" w:rsidDel="00361C64">
              <w:rPr>
                <w:rStyle w:val="Hyperlink"/>
                <w:noProof/>
              </w:rPr>
              <w:delText>5.1.</w:delText>
            </w:r>
            <w:r w:rsidDel="00361C64">
              <w:rPr>
                <w:rFonts w:asciiTheme="minorHAnsi" w:hAnsiTheme="minorHAnsi" w:cstheme="minorBidi"/>
                <w:noProof/>
                <w:lang w:val="en-PH" w:eastAsia="en-PH"/>
              </w:rPr>
              <w:tab/>
            </w:r>
            <w:r w:rsidRPr="00361C64" w:rsidDel="00361C64">
              <w:rPr>
                <w:rStyle w:val="Hyperlink"/>
                <w:noProof/>
              </w:rPr>
              <w:delText>Use Case Full Description</w:delText>
            </w:r>
            <w:r w:rsidDel="00361C64">
              <w:rPr>
                <w:noProof/>
                <w:webHidden/>
              </w:rPr>
              <w:tab/>
              <w:delText>22</w:delText>
            </w:r>
          </w:del>
        </w:p>
        <w:p w14:paraId="3E56ED75" w14:textId="52F88717" w:rsidR="00E305F2" w:rsidDel="00361C64" w:rsidRDefault="00E305F2">
          <w:pPr>
            <w:pStyle w:val="TOC2"/>
            <w:rPr>
              <w:del w:id="281" w:author="Marc Adrian  Jimenez" w:date="2017-08-30T14:51:00Z"/>
              <w:rFonts w:asciiTheme="minorHAnsi" w:hAnsiTheme="minorHAnsi" w:cstheme="minorBidi"/>
              <w:noProof/>
              <w:lang w:val="en-PH" w:eastAsia="en-PH"/>
            </w:rPr>
          </w:pPr>
          <w:del w:id="282" w:author="Marc Adrian  Jimenez" w:date="2017-08-30T14:51:00Z">
            <w:r w:rsidRPr="00361C64" w:rsidDel="00361C64">
              <w:rPr>
                <w:rStyle w:val="Hyperlink"/>
                <w:noProof/>
                <w:lang w:eastAsia="en-PH"/>
              </w:rPr>
              <w:delText>5.1.1.</w:delText>
            </w:r>
            <w:r w:rsidDel="00361C64">
              <w:rPr>
                <w:rFonts w:asciiTheme="minorHAnsi" w:hAnsiTheme="minorHAnsi" w:cstheme="minorBidi"/>
                <w:noProof/>
                <w:lang w:val="en-PH" w:eastAsia="en-PH"/>
              </w:rPr>
              <w:tab/>
            </w:r>
            <w:r w:rsidRPr="00361C64" w:rsidDel="00361C64">
              <w:rPr>
                <w:rStyle w:val="Hyperlink"/>
                <w:noProof/>
                <w:lang w:eastAsia="en-PH"/>
              </w:rPr>
              <w:delText>Accept Terms and Conditions</w:delText>
            </w:r>
            <w:r w:rsidDel="00361C64">
              <w:rPr>
                <w:noProof/>
                <w:webHidden/>
              </w:rPr>
              <w:tab/>
              <w:delText>22</w:delText>
            </w:r>
          </w:del>
        </w:p>
        <w:p w14:paraId="27E0793F" w14:textId="2ECAB35B" w:rsidR="00E305F2" w:rsidDel="00361C64" w:rsidRDefault="00E305F2">
          <w:pPr>
            <w:pStyle w:val="TOC2"/>
            <w:rPr>
              <w:del w:id="283" w:author="Marc Adrian  Jimenez" w:date="2017-08-30T14:51:00Z"/>
              <w:rFonts w:asciiTheme="minorHAnsi" w:hAnsiTheme="minorHAnsi" w:cstheme="minorBidi"/>
              <w:noProof/>
              <w:lang w:val="en-PH" w:eastAsia="en-PH"/>
            </w:rPr>
          </w:pPr>
          <w:del w:id="284" w:author="Marc Adrian  Jimenez" w:date="2017-08-30T14:51:00Z">
            <w:r w:rsidRPr="00361C64" w:rsidDel="00361C64">
              <w:rPr>
                <w:rStyle w:val="Hyperlink"/>
                <w:noProof/>
              </w:rPr>
              <w:delText>5.1.2.</w:delText>
            </w:r>
            <w:r w:rsidDel="00361C64">
              <w:rPr>
                <w:rFonts w:asciiTheme="minorHAnsi" w:hAnsiTheme="minorHAnsi" w:cstheme="minorBidi"/>
                <w:noProof/>
                <w:lang w:val="en-PH" w:eastAsia="en-PH"/>
              </w:rPr>
              <w:tab/>
            </w:r>
            <w:r w:rsidRPr="00361C64" w:rsidDel="00361C64">
              <w:rPr>
                <w:rStyle w:val="Hyperlink"/>
                <w:noProof/>
              </w:rPr>
              <w:delText>Calibrate</w:delText>
            </w:r>
            <w:r w:rsidDel="00361C64">
              <w:rPr>
                <w:noProof/>
                <w:webHidden/>
              </w:rPr>
              <w:tab/>
              <w:delText>23</w:delText>
            </w:r>
          </w:del>
        </w:p>
        <w:p w14:paraId="69983442" w14:textId="1AFBCD84" w:rsidR="00E305F2" w:rsidDel="00361C64" w:rsidRDefault="00E305F2">
          <w:pPr>
            <w:pStyle w:val="TOC2"/>
            <w:rPr>
              <w:del w:id="285" w:author="Marc Adrian  Jimenez" w:date="2017-08-30T14:51:00Z"/>
              <w:rFonts w:asciiTheme="minorHAnsi" w:hAnsiTheme="minorHAnsi" w:cstheme="minorBidi"/>
              <w:noProof/>
              <w:lang w:val="en-PH" w:eastAsia="en-PH"/>
            </w:rPr>
          </w:pPr>
          <w:del w:id="286" w:author="Marc Adrian  Jimenez" w:date="2017-08-30T14:51:00Z">
            <w:r w:rsidRPr="00361C64" w:rsidDel="00361C64">
              <w:rPr>
                <w:rStyle w:val="Hyperlink"/>
                <w:noProof/>
                <w:lang w:eastAsia="en-PH"/>
              </w:rPr>
              <w:delText>5.1.3.</w:delText>
            </w:r>
            <w:r w:rsidDel="00361C64">
              <w:rPr>
                <w:rFonts w:asciiTheme="minorHAnsi" w:hAnsiTheme="minorHAnsi" w:cstheme="minorBidi"/>
                <w:noProof/>
                <w:lang w:val="en-PH" w:eastAsia="en-PH"/>
              </w:rPr>
              <w:tab/>
            </w:r>
            <w:r w:rsidRPr="00361C64" w:rsidDel="00361C64">
              <w:rPr>
                <w:rStyle w:val="Hyperlink"/>
                <w:noProof/>
                <w:lang w:eastAsia="en-PH"/>
              </w:rPr>
              <w:delText>Save Configuration</w:delText>
            </w:r>
            <w:r w:rsidDel="00361C64">
              <w:rPr>
                <w:noProof/>
                <w:webHidden/>
              </w:rPr>
              <w:tab/>
              <w:delText>24</w:delText>
            </w:r>
          </w:del>
        </w:p>
        <w:p w14:paraId="0F19C808" w14:textId="73AEE1F4" w:rsidR="00E305F2" w:rsidDel="00361C64" w:rsidRDefault="00E305F2">
          <w:pPr>
            <w:pStyle w:val="TOC2"/>
            <w:rPr>
              <w:del w:id="287" w:author="Marc Adrian  Jimenez" w:date="2017-08-30T14:51:00Z"/>
              <w:rFonts w:asciiTheme="minorHAnsi" w:hAnsiTheme="minorHAnsi" w:cstheme="minorBidi"/>
              <w:noProof/>
              <w:lang w:val="en-PH" w:eastAsia="en-PH"/>
            </w:rPr>
          </w:pPr>
          <w:del w:id="288" w:author="Marc Adrian  Jimenez" w:date="2017-08-30T14:51:00Z">
            <w:r w:rsidRPr="00361C64" w:rsidDel="00361C64">
              <w:rPr>
                <w:rStyle w:val="Hyperlink"/>
                <w:noProof/>
                <w:lang w:val="en-PH" w:eastAsia="en-PH"/>
              </w:rPr>
              <w:delText>5.1.4.</w:delText>
            </w:r>
            <w:r w:rsidDel="00361C64">
              <w:rPr>
                <w:rFonts w:asciiTheme="minorHAnsi" w:hAnsiTheme="minorHAnsi" w:cstheme="minorBidi"/>
                <w:noProof/>
                <w:lang w:val="en-PH" w:eastAsia="en-PH"/>
              </w:rPr>
              <w:tab/>
            </w:r>
            <w:r w:rsidRPr="00361C64" w:rsidDel="00361C64">
              <w:rPr>
                <w:rStyle w:val="Hyperlink"/>
                <w:noProof/>
                <w:lang w:val="en-PH" w:eastAsia="en-PH"/>
              </w:rPr>
              <w:delText>Send Feedback</w:delText>
            </w:r>
            <w:r w:rsidDel="00361C64">
              <w:rPr>
                <w:noProof/>
                <w:webHidden/>
              </w:rPr>
              <w:tab/>
              <w:delText>25</w:delText>
            </w:r>
          </w:del>
        </w:p>
        <w:p w14:paraId="6B1B9EA4" w14:textId="2047D252" w:rsidR="00E305F2" w:rsidDel="00361C64" w:rsidRDefault="00E305F2">
          <w:pPr>
            <w:pStyle w:val="TOC2"/>
            <w:rPr>
              <w:del w:id="289" w:author="Marc Adrian  Jimenez" w:date="2017-08-30T14:51:00Z"/>
              <w:rFonts w:asciiTheme="minorHAnsi" w:hAnsiTheme="minorHAnsi" w:cstheme="minorBidi"/>
              <w:noProof/>
              <w:lang w:val="en-PH" w:eastAsia="en-PH"/>
            </w:rPr>
          </w:pPr>
          <w:del w:id="290" w:author="Marc Adrian  Jimenez" w:date="2017-08-30T14:51:00Z">
            <w:r w:rsidRPr="00361C64" w:rsidDel="00361C64">
              <w:rPr>
                <w:rStyle w:val="Hyperlink"/>
                <w:noProof/>
                <w:lang w:eastAsia="en-PH"/>
              </w:rPr>
              <w:delText>5.1.5.</w:delText>
            </w:r>
            <w:r w:rsidDel="00361C64">
              <w:rPr>
                <w:rFonts w:asciiTheme="minorHAnsi" w:hAnsiTheme="minorHAnsi" w:cstheme="minorBidi"/>
                <w:noProof/>
                <w:lang w:val="en-PH" w:eastAsia="en-PH"/>
              </w:rPr>
              <w:tab/>
            </w:r>
            <w:r w:rsidRPr="00361C64" w:rsidDel="00361C64">
              <w:rPr>
                <w:rStyle w:val="Hyperlink"/>
                <w:noProof/>
                <w:lang w:eastAsia="en-PH"/>
              </w:rPr>
              <w:delText>Restore Defaults</w:delText>
            </w:r>
            <w:r w:rsidDel="00361C64">
              <w:rPr>
                <w:noProof/>
                <w:webHidden/>
              </w:rPr>
              <w:tab/>
              <w:delText>26</w:delText>
            </w:r>
          </w:del>
        </w:p>
        <w:p w14:paraId="1DA1DB36" w14:textId="409A6534" w:rsidR="00E305F2" w:rsidDel="00361C64" w:rsidRDefault="00E305F2">
          <w:pPr>
            <w:pStyle w:val="TOC2"/>
            <w:rPr>
              <w:del w:id="291" w:author="Marc Adrian  Jimenez" w:date="2017-08-30T14:51:00Z"/>
              <w:rFonts w:asciiTheme="minorHAnsi" w:hAnsiTheme="minorHAnsi" w:cstheme="minorBidi"/>
              <w:noProof/>
              <w:lang w:val="en-PH" w:eastAsia="en-PH"/>
            </w:rPr>
          </w:pPr>
          <w:del w:id="292" w:author="Marc Adrian  Jimenez" w:date="2017-08-30T14:51:00Z">
            <w:r w:rsidRPr="00361C64" w:rsidDel="00361C64">
              <w:rPr>
                <w:rStyle w:val="Hyperlink"/>
                <w:noProof/>
                <w:lang w:eastAsia="en-PH"/>
              </w:rPr>
              <w:delText>5.1.6.</w:delText>
            </w:r>
            <w:r w:rsidDel="00361C64">
              <w:rPr>
                <w:rFonts w:asciiTheme="minorHAnsi" w:hAnsiTheme="minorHAnsi" w:cstheme="minorBidi"/>
                <w:noProof/>
                <w:lang w:val="en-PH" w:eastAsia="en-PH"/>
              </w:rPr>
              <w:tab/>
            </w:r>
            <w:r w:rsidRPr="00361C64" w:rsidDel="00361C64">
              <w:rPr>
                <w:rStyle w:val="Hyperlink"/>
                <w:noProof/>
                <w:lang w:eastAsia="en-PH"/>
              </w:rPr>
              <w:delText>Configure Touch Algorithm</w:delText>
            </w:r>
            <w:r w:rsidDel="00361C64">
              <w:rPr>
                <w:noProof/>
                <w:webHidden/>
              </w:rPr>
              <w:tab/>
              <w:delText>26</w:delText>
            </w:r>
          </w:del>
        </w:p>
        <w:p w14:paraId="6563742A" w14:textId="73CB7CD9" w:rsidR="00E305F2" w:rsidDel="00361C64" w:rsidRDefault="00E305F2">
          <w:pPr>
            <w:pStyle w:val="TOC2"/>
            <w:rPr>
              <w:del w:id="293" w:author="Marc Adrian  Jimenez" w:date="2017-08-30T14:51:00Z"/>
              <w:rFonts w:asciiTheme="minorHAnsi" w:hAnsiTheme="minorHAnsi" w:cstheme="minorBidi"/>
              <w:noProof/>
              <w:lang w:val="en-PH" w:eastAsia="en-PH"/>
            </w:rPr>
          </w:pPr>
          <w:del w:id="294" w:author="Marc Adrian  Jimenez" w:date="2017-08-30T14:51:00Z">
            <w:r w:rsidRPr="00361C64" w:rsidDel="00361C64">
              <w:rPr>
                <w:rStyle w:val="Hyperlink"/>
                <w:noProof/>
                <w:lang w:val="en-PH"/>
              </w:rPr>
              <w:delText>5.2.</w:delText>
            </w:r>
            <w:r w:rsidDel="00361C64">
              <w:rPr>
                <w:rFonts w:asciiTheme="minorHAnsi" w:hAnsiTheme="minorHAnsi" w:cstheme="minorBidi"/>
                <w:noProof/>
                <w:lang w:val="en-PH" w:eastAsia="en-PH"/>
              </w:rPr>
              <w:tab/>
            </w:r>
            <w:r w:rsidRPr="00361C64" w:rsidDel="00361C64">
              <w:rPr>
                <w:rStyle w:val="Hyperlink"/>
                <w:noProof/>
                <w:lang w:val="en-PH"/>
              </w:rPr>
              <w:delText>Use Case Diagram</w:delText>
            </w:r>
            <w:r w:rsidDel="00361C64">
              <w:rPr>
                <w:noProof/>
                <w:webHidden/>
              </w:rPr>
              <w:tab/>
              <w:delText>27</w:delText>
            </w:r>
          </w:del>
        </w:p>
        <w:p w14:paraId="336C6F63" w14:textId="7188A993" w:rsidR="00E305F2" w:rsidDel="00361C64" w:rsidRDefault="00E305F2">
          <w:pPr>
            <w:pStyle w:val="TOC2"/>
            <w:rPr>
              <w:del w:id="295" w:author="Marc Adrian  Jimenez" w:date="2017-08-30T14:51:00Z"/>
              <w:rFonts w:asciiTheme="minorHAnsi" w:hAnsiTheme="minorHAnsi" w:cstheme="minorBidi"/>
              <w:noProof/>
              <w:lang w:val="en-PH" w:eastAsia="en-PH"/>
            </w:rPr>
          </w:pPr>
          <w:del w:id="296" w:author="Marc Adrian  Jimenez" w:date="2017-08-30T14:51:00Z">
            <w:r w:rsidRPr="00361C64" w:rsidDel="00361C64">
              <w:rPr>
                <w:rStyle w:val="Hyperlink"/>
                <w:noProof/>
                <w:lang w:val="en-PH"/>
              </w:rPr>
              <w:delText>5.3.</w:delText>
            </w:r>
            <w:r w:rsidDel="00361C64">
              <w:rPr>
                <w:rFonts w:asciiTheme="minorHAnsi" w:hAnsiTheme="minorHAnsi" w:cstheme="minorBidi"/>
                <w:noProof/>
                <w:lang w:val="en-PH" w:eastAsia="en-PH"/>
              </w:rPr>
              <w:tab/>
            </w:r>
            <w:r w:rsidRPr="00361C64" w:rsidDel="00361C64">
              <w:rPr>
                <w:rStyle w:val="Hyperlink"/>
                <w:noProof/>
                <w:lang w:val="en-PH"/>
              </w:rPr>
              <w:delText>Activity Diagram</w:delText>
            </w:r>
            <w:r w:rsidDel="00361C64">
              <w:rPr>
                <w:noProof/>
                <w:webHidden/>
              </w:rPr>
              <w:tab/>
              <w:delText>28</w:delText>
            </w:r>
          </w:del>
        </w:p>
        <w:p w14:paraId="61F9F3AB" w14:textId="60A8401C" w:rsidR="00E305F2" w:rsidDel="00361C64" w:rsidRDefault="00E305F2">
          <w:pPr>
            <w:pStyle w:val="TOC2"/>
            <w:rPr>
              <w:del w:id="297" w:author="Marc Adrian  Jimenez" w:date="2017-08-30T14:51:00Z"/>
              <w:rFonts w:asciiTheme="minorHAnsi" w:hAnsiTheme="minorHAnsi" w:cstheme="minorBidi"/>
              <w:noProof/>
              <w:lang w:val="en-PH" w:eastAsia="en-PH"/>
            </w:rPr>
          </w:pPr>
          <w:del w:id="298" w:author="Marc Adrian  Jimenez" w:date="2017-08-30T14:51:00Z">
            <w:r w:rsidRPr="00361C64" w:rsidDel="00361C64">
              <w:rPr>
                <w:rStyle w:val="Hyperlink"/>
                <w:noProof/>
                <w:lang w:val="en-PH"/>
              </w:rPr>
              <w:delText>5.3.1.</w:delText>
            </w:r>
            <w:r w:rsidDel="00361C64">
              <w:rPr>
                <w:rFonts w:asciiTheme="minorHAnsi" w:hAnsiTheme="minorHAnsi" w:cstheme="minorBidi"/>
                <w:noProof/>
                <w:lang w:val="en-PH" w:eastAsia="en-PH"/>
              </w:rPr>
              <w:tab/>
            </w:r>
            <w:r w:rsidRPr="00361C64" w:rsidDel="00361C64">
              <w:rPr>
                <w:rStyle w:val="Hyperlink"/>
                <w:noProof/>
                <w:lang w:val="en-PH"/>
              </w:rPr>
              <w:delText>Touch Calibrator</w:delText>
            </w:r>
            <w:r w:rsidDel="00361C64">
              <w:rPr>
                <w:noProof/>
                <w:webHidden/>
              </w:rPr>
              <w:tab/>
              <w:delText>28</w:delText>
            </w:r>
          </w:del>
        </w:p>
        <w:p w14:paraId="4D05C4A2" w14:textId="4E7CEF2D" w:rsidR="00E305F2" w:rsidDel="00361C64" w:rsidRDefault="00E305F2">
          <w:pPr>
            <w:pStyle w:val="TOC2"/>
            <w:rPr>
              <w:del w:id="299" w:author="Marc Adrian  Jimenez" w:date="2017-08-30T14:51:00Z"/>
              <w:rFonts w:asciiTheme="minorHAnsi" w:hAnsiTheme="minorHAnsi" w:cstheme="minorBidi"/>
              <w:noProof/>
              <w:lang w:val="en-PH" w:eastAsia="en-PH"/>
            </w:rPr>
          </w:pPr>
          <w:del w:id="300" w:author="Marc Adrian  Jimenez" w:date="2017-08-30T14:51:00Z">
            <w:r w:rsidRPr="00361C64" w:rsidDel="00361C64">
              <w:rPr>
                <w:rStyle w:val="Hyperlink"/>
                <w:noProof/>
                <w:lang w:val="en-PH"/>
              </w:rPr>
              <w:delText>5.3.2.</w:delText>
            </w:r>
            <w:r w:rsidDel="00361C64">
              <w:rPr>
                <w:rFonts w:asciiTheme="minorHAnsi" w:hAnsiTheme="minorHAnsi" w:cstheme="minorBidi"/>
                <w:noProof/>
                <w:lang w:val="en-PH" w:eastAsia="en-PH"/>
              </w:rPr>
              <w:tab/>
            </w:r>
            <w:r w:rsidRPr="00361C64" w:rsidDel="00361C64">
              <w:rPr>
                <w:rStyle w:val="Hyperlink"/>
                <w:noProof/>
                <w:lang w:val="en-PH"/>
              </w:rPr>
              <w:delText>Send Feedback</w:delText>
            </w:r>
            <w:r w:rsidDel="00361C64">
              <w:rPr>
                <w:noProof/>
                <w:webHidden/>
              </w:rPr>
              <w:tab/>
              <w:delText>29</w:delText>
            </w:r>
          </w:del>
        </w:p>
        <w:p w14:paraId="715548B3" w14:textId="3BF86B05" w:rsidR="00E305F2" w:rsidDel="00361C64" w:rsidRDefault="00E305F2">
          <w:pPr>
            <w:pStyle w:val="TOC2"/>
            <w:rPr>
              <w:del w:id="301" w:author="Marc Adrian  Jimenez" w:date="2017-08-30T14:51:00Z"/>
              <w:rFonts w:asciiTheme="minorHAnsi" w:hAnsiTheme="minorHAnsi" w:cstheme="minorBidi"/>
              <w:noProof/>
              <w:lang w:val="en-PH" w:eastAsia="en-PH"/>
            </w:rPr>
          </w:pPr>
          <w:del w:id="302" w:author="Marc Adrian  Jimenez" w:date="2017-08-30T14:51:00Z">
            <w:r w:rsidRPr="00361C64" w:rsidDel="00361C64">
              <w:rPr>
                <w:rStyle w:val="Hyperlink"/>
                <w:noProof/>
                <w:lang w:val="en-PH"/>
              </w:rPr>
              <w:delText>5.4.</w:delText>
            </w:r>
            <w:r w:rsidDel="00361C64">
              <w:rPr>
                <w:rFonts w:asciiTheme="minorHAnsi" w:hAnsiTheme="minorHAnsi" w:cstheme="minorBidi"/>
                <w:noProof/>
                <w:lang w:val="en-PH" w:eastAsia="en-PH"/>
              </w:rPr>
              <w:tab/>
            </w:r>
            <w:r w:rsidRPr="00361C64" w:rsidDel="00361C64">
              <w:rPr>
                <w:rStyle w:val="Hyperlink"/>
                <w:noProof/>
                <w:lang w:val="en-PH"/>
              </w:rPr>
              <w:delText>Object Diagram</w:delText>
            </w:r>
            <w:r w:rsidDel="00361C64">
              <w:rPr>
                <w:noProof/>
                <w:webHidden/>
              </w:rPr>
              <w:tab/>
              <w:delText>30</w:delText>
            </w:r>
          </w:del>
        </w:p>
        <w:p w14:paraId="6FD2F0AA" w14:textId="3F9F4FD9" w:rsidR="00E305F2" w:rsidDel="00361C64" w:rsidRDefault="00E305F2">
          <w:pPr>
            <w:pStyle w:val="TOC2"/>
            <w:rPr>
              <w:del w:id="303" w:author="Marc Adrian  Jimenez" w:date="2017-08-30T14:51:00Z"/>
              <w:rFonts w:asciiTheme="minorHAnsi" w:hAnsiTheme="minorHAnsi" w:cstheme="minorBidi"/>
              <w:noProof/>
              <w:lang w:val="en-PH" w:eastAsia="en-PH"/>
            </w:rPr>
          </w:pPr>
          <w:del w:id="304" w:author="Marc Adrian  Jimenez" w:date="2017-08-30T14:51:00Z">
            <w:r w:rsidRPr="00361C64" w:rsidDel="00361C64">
              <w:rPr>
                <w:rStyle w:val="Hyperlink"/>
                <w:noProof/>
                <w:lang w:val="en-PH"/>
              </w:rPr>
              <w:delText>5.5.</w:delText>
            </w:r>
            <w:r w:rsidDel="00361C64">
              <w:rPr>
                <w:rFonts w:asciiTheme="minorHAnsi" w:hAnsiTheme="minorHAnsi" w:cstheme="minorBidi"/>
                <w:noProof/>
                <w:lang w:val="en-PH" w:eastAsia="en-PH"/>
              </w:rPr>
              <w:tab/>
            </w:r>
            <w:r w:rsidRPr="00361C64" w:rsidDel="00361C64">
              <w:rPr>
                <w:rStyle w:val="Hyperlink"/>
                <w:noProof/>
                <w:lang w:val="en-PH"/>
              </w:rPr>
              <w:delText>Deployment Diagram</w:delText>
            </w:r>
            <w:r w:rsidDel="00361C64">
              <w:rPr>
                <w:noProof/>
                <w:webHidden/>
              </w:rPr>
              <w:tab/>
              <w:delText>31</w:delText>
            </w:r>
          </w:del>
        </w:p>
        <w:p w14:paraId="0A678A7E" w14:textId="2949A51B" w:rsidR="00E305F2" w:rsidDel="00361C64" w:rsidRDefault="00E305F2">
          <w:pPr>
            <w:pStyle w:val="TOC2"/>
            <w:rPr>
              <w:del w:id="305" w:author="Marc Adrian  Jimenez" w:date="2017-08-30T14:51:00Z"/>
              <w:rFonts w:asciiTheme="minorHAnsi" w:hAnsiTheme="minorHAnsi" w:cstheme="minorBidi"/>
              <w:noProof/>
              <w:lang w:val="en-PH" w:eastAsia="en-PH"/>
            </w:rPr>
          </w:pPr>
          <w:del w:id="306" w:author="Marc Adrian  Jimenez" w:date="2017-08-30T14:51:00Z">
            <w:r w:rsidRPr="00361C64" w:rsidDel="00361C64">
              <w:rPr>
                <w:rStyle w:val="Hyperlink"/>
                <w:noProof/>
                <w:lang w:val="en-PH"/>
              </w:rPr>
              <w:delText>5.6.</w:delText>
            </w:r>
            <w:r w:rsidDel="00361C64">
              <w:rPr>
                <w:rFonts w:asciiTheme="minorHAnsi" w:hAnsiTheme="minorHAnsi" w:cstheme="minorBidi"/>
                <w:noProof/>
                <w:lang w:val="en-PH" w:eastAsia="en-PH"/>
              </w:rPr>
              <w:tab/>
            </w:r>
            <w:r w:rsidRPr="00361C64" w:rsidDel="00361C64">
              <w:rPr>
                <w:rStyle w:val="Hyperlink"/>
                <w:noProof/>
              </w:rPr>
              <w:delText>Sequence</w:delText>
            </w:r>
            <w:r w:rsidRPr="00361C64" w:rsidDel="00361C64">
              <w:rPr>
                <w:rStyle w:val="Hyperlink"/>
                <w:noProof/>
                <w:lang w:val="en-PH"/>
              </w:rPr>
              <w:delText xml:space="preserve"> Diagram</w:delText>
            </w:r>
            <w:r w:rsidDel="00361C64">
              <w:rPr>
                <w:noProof/>
                <w:webHidden/>
              </w:rPr>
              <w:tab/>
              <w:delText>31</w:delText>
            </w:r>
          </w:del>
        </w:p>
        <w:p w14:paraId="4138CA6E" w14:textId="6C6FC6A1" w:rsidR="00E305F2" w:rsidDel="00361C64" w:rsidRDefault="00E305F2">
          <w:pPr>
            <w:pStyle w:val="TOC2"/>
            <w:rPr>
              <w:del w:id="307" w:author="Marc Adrian  Jimenez" w:date="2017-08-30T14:51:00Z"/>
              <w:rFonts w:asciiTheme="minorHAnsi" w:hAnsiTheme="minorHAnsi" w:cstheme="minorBidi"/>
              <w:noProof/>
              <w:lang w:val="en-PH" w:eastAsia="en-PH"/>
            </w:rPr>
          </w:pPr>
          <w:del w:id="308" w:author="Marc Adrian  Jimenez" w:date="2017-08-30T14:51:00Z">
            <w:r w:rsidRPr="00361C64" w:rsidDel="00361C64">
              <w:rPr>
                <w:rStyle w:val="Hyperlink"/>
                <w:noProof/>
                <w:lang w:val="en-PH" w:eastAsia="en-PH"/>
              </w:rPr>
              <w:delText>5.6.1.</w:delText>
            </w:r>
            <w:r w:rsidDel="00361C64">
              <w:rPr>
                <w:rFonts w:asciiTheme="minorHAnsi" w:hAnsiTheme="minorHAnsi" w:cstheme="minorBidi"/>
                <w:noProof/>
                <w:lang w:val="en-PH" w:eastAsia="en-PH"/>
              </w:rPr>
              <w:tab/>
            </w:r>
            <w:r w:rsidRPr="00361C64" w:rsidDel="00361C64">
              <w:rPr>
                <w:rStyle w:val="Hyperlink"/>
                <w:noProof/>
                <w:lang w:val="en-PH" w:eastAsia="en-PH"/>
              </w:rPr>
              <w:delText>Report</w:delText>
            </w:r>
            <w:r w:rsidDel="00361C64">
              <w:rPr>
                <w:noProof/>
                <w:webHidden/>
              </w:rPr>
              <w:tab/>
              <w:delText>31</w:delText>
            </w:r>
          </w:del>
        </w:p>
        <w:p w14:paraId="3ABAC2D1" w14:textId="1563F9B4" w:rsidR="00E305F2" w:rsidDel="00361C64" w:rsidRDefault="00E305F2">
          <w:pPr>
            <w:pStyle w:val="TOC2"/>
            <w:rPr>
              <w:del w:id="309" w:author="Marc Adrian  Jimenez" w:date="2017-08-30T14:51:00Z"/>
              <w:rFonts w:asciiTheme="minorHAnsi" w:hAnsiTheme="minorHAnsi" w:cstheme="minorBidi"/>
              <w:noProof/>
              <w:lang w:val="en-PH" w:eastAsia="en-PH"/>
            </w:rPr>
          </w:pPr>
          <w:del w:id="310" w:author="Marc Adrian  Jimenez" w:date="2017-08-30T14:51:00Z">
            <w:r w:rsidRPr="00361C64" w:rsidDel="00361C64">
              <w:rPr>
                <w:rStyle w:val="Hyperlink"/>
                <w:noProof/>
                <w:lang w:val="en-PH" w:eastAsia="en-PH"/>
              </w:rPr>
              <w:delText>5.6.2.</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 History</w:delText>
            </w:r>
            <w:r w:rsidDel="00361C64">
              <w:rPr>
                <w:noProof/>
                <w:webHidden/>
              </w:rPr>
              <w:tab/>
              <w:delText>32</w:delText>
            </w:r>
          </w:del>
        </w:p>
        <w:p w14:paraId="29D09223" w14:textId="7B0B4EB2" w:rsidR="00E305F2" w:rsidDel="00361C64" w:rsidRDefault="00E305F2">
          <w:pPr>
            <w:pStyle w:val="TOC2"/>
            <w:rPr>
              <w:del w:id="311" w:author="Marc Adrian  Jimenez" w:date="2017-08-30T14:51:00Z"/>
              <w:rFonts w:asciiTheme="minorHAnsi" w:hAnsiTheme="minorHAnsi" w:cstheme="minorBidi"/>
              <w:noProof/>
              <w:lang w:val="en-PH" w:eastAsia="en-PH"/>
            </w:rPr>
          </w:pPr>
          <w:del w:id="312" w:author="Marc Adrian  Jimenez" w:date="2017-08-30T14:51:00Z">
            <w:r w:rsidRPr="00361C64" w:rsidDel="00361C64">
              <w:rPr>
                <w:rStyle w:val="Hyperlink"/>
                <w:noProof/>
                <w:lang w:val="en-PH" w:eastAsia="en-PH"/>
              </w:rPr>
              <w:delText>5.6.3.</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without History</w:delText>
            </w:r>
            <w:r w:rsidDel="00361C64">
              <w:rPr>
                <w:noProof/>
                <w:webHidden/>
              </w:rPr>
              <w:tab/>
              <w:delText>33</w:delText>
            </w:r>
          </w:del>
        </w:p>
        <w:p w14:paraId="418303C2" w14:textId="35726378" w:rsidR="00E305F2" w:rsidDel="00361C64" w:rsidRDefault="00E305F2">
          <w:pPr>
            <w:pStyle w:val="TOC2"/>
            <w:rPr>
              <w:del w:id="313" w:author="Marc Adrian  Jimenez" w:date="2017-08-30T14:51:00Z"/>
              <w:rFonts w:asciiTheme="minorHAnsi" w:hAnsiTheme="minorHAnsi" w:cstheme="minorBidi"/>
              <w:noProof/>
              <w:lang w:val="en-PH" w:eastAsia="en-PH"/>
            </w:rPr>
          </w:pPr>
          <w:del w:id="314" w:author="Marc Adrian  Jimenez" w:date="2017-08-30T14:51:00Z">
            <w:r w:rsidRPr="00361C64" w:rsidDel="00361C64">
              <w:rPr>
                <w:rStyle w:val="Hyperlink"/>
                <w:noProof/>
                <w:lang w:val="en-PH"/>
              </w:rPr>
              <w:delText>5.6.4.</w:delText>
            </w:r>
            <w:r w:rsidDel="00361C64">
              <w:rPr>
                <w:rFonts w:asciiTheme="minorHAnsi" w:hAnsiTheme="minorHAnsi" w:cstheme="minorBidi"/>
                <w:noProof/>
                <w:lang w:val="en-PH" w:eastAsia="en-PH"/>
              </w:rPr>
              <w:tab/>
            </w:r>
            <w:r w:rsidRPr="00361C64" w:rsidDel="00361C64">
              <w:rPr>
                <w:rStyle w:val="Hyperlink"/>
                <w:noProof/>
                <w:lang w:val="en-PH"/>
              </w:rPr>
              <w:delText>Recalibrate</w:delText>
            </w:r>
            <w:r w:rsidDel="00361C64">
              <w:rPr>
                <w:noProof/>
                <w:webHidden/>
              </w:rPr>
              <w:tab/>
              <w:delText>34</w:delText>
            </w:r>
          </w:del>
        </w:p>
        <w:p w14:paraId="5A340869" w14:textId="10D12E1D" w:rsidR="00E305F2" w:rsidDel="00361C64" w:rsidRDefault="00E305F2">
          <w:pPr>
            <w:pStyle w:val="TOC2"/>
            <w:rPr>
              <w:del w:id="315" w:author="Marc Adrian  Jimenez" w:date="2017-08-30T14:51:00Z"/>
              <w:rFonts w:asciiTheme="minorHAnsi" w:hAnsiTheme="minorHAnsi" w:cstheme="minorBidi"/>
              <w:noProof/>
              <w:lang w:val="en-PH" w:eastAsia="en-PH"/>
            </w:rPr>
          </w:pPr>
          <w:del w:id="316" w:author="Marc Adrian  Jimenez" w:date="2017-08-30T14:51:00Z">
            <w:r w:rsidRPr="00361C64" w:rsidDel="00361C64">
              <w:rPr>
                <w:rStyle w:val="Hyperlink"/>
                <w:noProof/>
                <w:lang w:val="en-PH"/>
              </w:rPr>
              <w:delText>5.7.</w:delText>
            </w:r>
            <w:r w:rsidDel="00361C64">
              <w:rPr>
                <w:rFonts w:asciiTheme="minorHAnsi" w:hAnsiTheme="minorHAnsi" w:cstheme="minorBidi"/>
                <w:noProof/>
                <w:lang w:val="en-PH" w:eastAsia="en-PH"/>
              </w:rPr>
              <w:tab/>
            </w:r>
            <w:r w:rsidRPr="00361C64" w:rsidDel="00361C64">
              <w:rPr>
                <w:rStyle w:val="Hyperlink"/>
                <w:noProof/>
                <w:lang w:val="en-PH"/>
              </w:rPr>
              <w:delText>Communication Diagram</w:delText>
            </w:r>
            <w:r w:rsidDel="00361C64">
              <w:rPr>
                <w:noProof/>
                <w:webHidden/>
              </w:rPr>
              <w:tab/>
              <w:delText>35</w:delText>
            </w:r>
          </w:del>
        </w:p>
        <w:p w14:paraId="1933834E" w14:textId="007F56A1" w:rsidR="00E305F2" w:rsidDel="00361C64" w:rsidRDefault="00E305F2">
          <w:pPr>
            <w:pStyle w:val="TOC2"/>
            <w:rPr>
              <w:del w:id="317" w:author="Marc Adrian  Jimenez" w:date="2017-08-30T14:51:00Z"/>
              <w:rFonts w:asciiTheme="minorHAnsi" w:hAnsiTheme="minorHAnsi" w:cstheme="minorBidi"/>
              <w:noProof/>
              <w:lang w:val="en-PH" w:eastAsia="en-PH"/>
            </w:rPr>
          </w:pPr>
          <w:del w:id="318" w:author="Marc Adrian  Jimenez" w:date="2017-08-30T14:51:00Z">
            <w:r w:rsidRPr="00361C64" w:rsidDel="00361C64">
              <w:rPr>
                <w:rStyle w:val="Hyperlink"/>
                <w:noProof/>
                <w:lang w:val="en-PH"/>
              </w:rPr>
              <w:delText>5.8.</w:delText>
            </w:r>
            <w:r w:rsidDel="00361C64">
              <w:rPr>
                <w:rFonts w:asciiTheme="minorHAnsi" w:hAnsiTheme="minorHAnsi" w:cstheme="minorBidi"/>
                <w:noProof/>
                <w:lang w:val="en-PH" w:eastAsia="en-PH"/>
              </w:rPr>
              <w:tab/>
            </w:r>
            <w:r w:rsidRPr="00361C64" w:rsidDel="00361C64">
              <w:rPr>
                <w:rStyle w:val="Hyperlink"/>
                <w:noProof/>
                <w:lang w:val="en-PH"/>
              </w:rPr>
              <w:delText>State Diagram</w:delText>
            </w:r>
            <w:r w:rsidDel="00361C64">
              <w:rPr>
                <w:noProof/>
                <w:webHidden/>
              </w:rPr>
              <w:tab/>
              <w:delText>36</w:delText>
            </w:r>
          </w:del>
        </w:p>
        <w:p w14:paraId="68411509" w14:textId="4F1E52A2" w:rsidR="00E305F2" w:rsidDel="00361C64" w:rsidRDefault="00E305F2">
          <w:pPr>
            <w:pStyle w:val="TOC2"/>
            <w:rPr>
              <w:del w:id="319" w:author="Marc Adrian  Jimenez" w:date="2017-08-30T14:51:00Z"/>
              <w:rFonts w:asciiTheme="minorHAnsi" w:hAnsiTheme="minorHAnsi" w:cstheme="minorBidi"/>
              <w:noProof/>
              <w:lang w:val="en-PH" w:eastAsia="en-PH"/>
            </w:rPr>
          </w:pPr>
          <w:del w:id="320" w:author="Marc Adrian  Jimenez" w:date="2017-08-30T14:51:00Z">
            <w:r w:rsidRPr="00361C64" w:rsidDel="00361C64">
              <w:rPr>
                <w:rStyle w:val="Hyperlink"/>
                <w:noProof/>
                <w:lang w:val="en-PH"/>
              </w:rPr>
              <w:delText>5.9.</w:delText>
            </w:r>
            <w:r w:rsidDel="00361C64">
              <w:rPr>
                <w:rFonts w:asciiTheme="minorHAnsi" w:hAnsiTheme="minorHAnsi" w:cstheme="minorBidi"/>
                <w:noProof/>
                <w:lang w:val="en-PH" w:eastAsia="en-PH"/>
              </w:rPr>
              <w:tab/>
            </w:r>
            <w:r w:rsidRPr="00361C64" w:rsidDel="00361C64">
              <w:rPr>
                <w:rStyle w:val="Hyperlink"/>
                <w:noProof/>
                <w:lang w:val="en-PH"/>
              </w:rPr>
              <w:delText>Timing Diagram</w:delText>
            </w:r>
            <w:r w:rsidDel="00361C64">
              <w:rPr>
                <w:noProof/>
                <w:webHidden/>
              </w:rPr>
              <w:tab/>
              <w:delText>37</w:delText>
            </w:r>
          </w:del>
        </w:p>
        <w:p w14:paraId="23D0E1F9" w14:textId="548CFB5C" w:rsidR="00E305F2" w:rsidDel="00361C64" w:rsidRDefault="00E305F2">
          <w:pPr>
            <w:pStyle w:val="TOC2"/>
            <w:rPr>
              <w:del w:id="321" w:author="Marc Adrian  Jimenez" w:date="2017-08-30T14:51:00Z"/>
              <w:rFonts w:asciiTheme="minorHAnsi" w:hAnsiTheme="minorHAnsi" w:cstheme="minorBidi"/>
              <w:noProof/>
              <w:lang w:val="en-PH" w:eastAsia="en-PH"/>
            </w:rPr>
          </w:pPr>
          <w:del w:id="322" w:author="Marc Adrian  Jimenez" w:date="2017-08-30T14:51:00Z">
            <w:r w:rsidRPr="00361C64" w:rsidDel="00361C64">
              <w:rPr>
                <w:rStyle w:val="Hyperlink"/>
                <w:noProof/>
                <w:lang w:val="en-PH"/>
              </w:rPr>
              <w:delText>5.10.</w:delText>
            </w:r>
            <w:r w:rsidDel="00361C64">
              <w:rPr>
                <w:rFonts w:asciiTheme="minorHAnsi" w:hAnsiTheme="minorHAnsi" w:cstheme="minorBidi"/>
                <w:noProof/>
                <w:lang w:val="en-PH" w:eastAsia="en-PH"/>
              </w:rPr>
              <w:tab/>
            </w:r>
            <w:r w:rsidRPr="00361C64" w:rsidDel="00361C64">
              <w:rPr>
                <w:rStyle w:val="Hyperlink"/>
                <w:noProof/>
                <w:lang w:val="en-PH"/>
              </w:rPr>
              <w:delText>Class Diagram</w:delText>
            </w:r>
            <w:r w:rsidDel="00361C64">
              <w:rPr>
                <w:noProof/>
                <w:webHidden/>
              </w:rPr>
              <w:tab/>
              <w:delText>38</w:delText>
            </w:r>
          </w:del>
        </w:p>
        <w:p w14:paraId="1F79CFEC" w14:textId="287BE07E" w:rsidR="00E305F2" w:rsidDel="00361C64" w:rsidRDefault="00E305F2">
          <w:pPr>
            <w:pStyle w:val="TOC2"/>
            <w:rPr>
              <w:del w:id="323" w:author="Marc Adrian  Jimenez" w:date="2017-08-30T14:51:00Z"/>
              <w:rFonts w:asciiTheme="minorHAnsi" w:hAnsiTheme="minorHAnsi" w:cstheme="minorBidi"/>
              <w:noProof/>
              <w:lang w:val="en-PH" w:eastAsia="en-PH"/>
            </w:rPr>
          </w:pPr>
          <w:del w:id="324" w:author="Marc Adrian  Jimenez" w:date="2017-08-30T14:51:00Z">
            <w:r w:rsidRPr="00361C64" w:rsidDel="00361C64">
              <w:rPr>
                <w:rStyle w:val="Hyperlink"/>
                <w:noProof/>
                <w:lang w:val="en-PH"/>
              </w:rPr>
              <w:delText>5.11.</w:delText>
            </w:r>
            <w:r w:rsidDel="00361C64">
              <w:rPr>
                <w:rFonts w:asciiTheme="minorHAnsi" w:hAnsiTheme="minorHAnsi" w:cstheme="minorBidi"/>
                <w:noProof/>
                <w:lang w:val="en-PH" w:eastAsia="en-PH"/>
              </w:rPr>
              <w:tab/>
            </w:r>
            <w:r w:rsidRPr="00361C64" w:rsidDel="00361C64">
              <w:rPr>
                <w:rStyle w:val="Hyperlink"/>
                <w:noProof/>
                <w:lang w:val="en-PH"/>
              </w:rPr>
              <w:delText>Component Diagram</w:delText>
            </w:r>
            <w:r w:rsidDel="00361C64">
              <w:rPr>
                <w:noProof/>
                <w:webHidden/>
              </w:rPr>
              <w:tab/>
              <w:delText>39</w:delText>
            </w:r>
          </w:del>
        </w:p>
        <w:p w14:paraId="1F2A48A2" w14:textId="65CD3756" w:rsidR="00E305F2" w:rsidDel="00361C64" w:rsidRDefault="00E305F2">
          <w:pPr>
            <w:pStyle w:val="TOC2"/>
            <w:rPr>
              <w:del w:id="325" w:author="Marc Adrian  Jimenez" w:date="2017-08-30T14:51:00Z"/>
              <w:rFonts w:asciiTheme="minorHAnsi" w:hAnsiTheme="minorHAnsi" w:cstheme="minorBidi"/>
              <w:noProof/>
              <w:lang w:val="en-PH" w:eastAsia="en-PH"/>
            </w:rPr>
          </w:pPr>
          <w:del w:id="326" w:author="Marc Adrian  Jimenez" w:date="2017-08-30T14:51:00Z">
            <w:r w:rsidRPr="00361C64" w:rsidDel="00361C64">
              <w:rPr>
                <w:rStyle w:val="Hyperlink"/>
                <w:noProof/>
                <w:lang w:val="en-PH"/>
              </w:rPr>
              <w:delText>5.12.</w:delText>
            </w:r>
            <w:r w:rsidDel="00361C64">
              <w:rPr>
                <w:rFonts w:asciiTheme="minorHAnsi" w:hAnsiTheme="minorHAnsi" w:cstheme="minorBidi"/>
                <w:noProof/>
                <w:lang w:val="en-PH" w:eastAsia="en-PH"/>
              </w:rPr>
              <w:tab/>
            </w:r>
            <w:r w:rsidRPr="00361C64" w:rsidDel="00361C64">
              <w:rPr>
                <w:rStyle w:val="Hyperlink"/>
                <w:noProof/>
              </w:rPr>
              <w:delText>Package</w:delText>
            </w:r>
            <w:r w:rsidRPr="00361C64" w:rsidDel="00361C64">
              <w:rPr>
                <w:rStyle w:val="Hyperlink"/>
                <w:noProof/>
                <w:lang w:val="en-PH"/>
              </w:rPr>
              <w:delText xml:space="preserve"> Diagram</w:delText>
            </w:r>
            <w:r w:rsidDel="00361C64">
              <w:rPr>
                <w:noProof/>
                <w:webHidden/>
              </w:rPr>
              <w:tab/>
              <w:delText>39</w:delText>
            </w:r>
          </w:del>
        </w:p>
        <w:p w14:paraId="343135A9" w14:textId="2239F48E" w:rsidR="00E305F2" w:rsidDel="00361C64" w:rsidRDefault="00E305F2">
          <w:pPr>
            <w:pStyle w:val="TOC2"/>
            <w:rPr>
              <w:del w:id="327" w:author="Marc Adrian  Jimenez" w:date="2017-08-30T14:51:00Z"/>
              <w:rFonts w:asciiTheme="minorHAnsi" w:hAnsiTheme="minorHAnsi" w:cstheme="minorBidi"/>
              <w:noProof/>
              <w:lang w:val="en-PH" w:eastAsia="en-PH"/>
            </w:rPr>
          </w:pPr>
          <w:del w:id="328" w:author="Marc Adrian  Jimenez" w:date="2017-08-30T14:51:00Z">
            <w:r w:rsidRPr="00361C64" w:rsidDel="00361C64">
              <w:rPr>
                <w:rStyle w:val="Hyperlink"/>
                <w:noProof/>
                <w:lang w:val="en-PH"/>
              </w:rPr>
              <w:delText>5.13.</w:delText>
            </w:r>
            <w:r w:rsidDel="00361C64">
              <w:rPr>
                <w:rFonts w:asciiTheme="minorHAnsi" w:hAnsiTheme="minorHAnsi" w:cstheme="minorBidi"/>
                <w:noProof/>
                <w:lang w:val="en-PH" w:eastAsia="en-PH"/>
              </w:rPr>
              <w:tab/>
            </w:r>
            <w:r w:rsidRPr="00361C64" w:rsidDel="00361C64">
              <w:rPr>
                <w:rStyle w:val="Hyperlink"/>
                <w:noProof/>
                <w:lang w:val="en-PH"/>
              </w:rPr>
              <w:delText>Composite Structure</w:delText>
            </w:r>
            <w:r w:rsidDel="00361C64">
              <w:rPr>
                <w:noProof/>
                <w:webHidden/>
              </w:rPr>
              <w:tab/>
              <w:delText>40</w:delText>
            </w:r>
          </w:del>
        </w:p>
        <w:p w14:paraId="5EE460D2" w14:textId="6C5980F9" w:rsidR="00E305F2" w:rsidDel="00361C64" w:rsidRDefault="00E305F2">
          <w:pPr>
            <w:pStyle w:val="TOC2"/>
            <w:rPr>
              <w:del w:id="329" w:author="Marc Adrian  Jimenez" w:date="2017-08-30T14:51:00Z"/>
              <w:rFonts w:asciiTheme="minorHAnsi" w:hAnsiTheme="minorHAnsi" w:cstheme="minorBidi"/>
              <w:noProof/>
              <w:lang w:val="en-PH" w:eastAsia="en-PH"/>
            </w:rPr>
          </w:pPr>
          <w:del w:id="330" w:author="Marc Adrian  Jimenez" w:date="2017-08-30T14:51:00Z">
            <w:r w:rsidRPr="00361C64" w:rsidDel="00361C64">
              <w:rPr>
                <w:rStyle w:val="Hyperlink"/>
                <w:noProof/>
                <w:lang w:val="en-PH"/>
              </w:rPr>
              <w:delText>5.14.</w:delText>
            </w:r>
            <w:r w:rsidDel="00361C64">
              <w:rPr>
                <w:rFonts w:asciiTheme="minorHAnsi" w:hAnsiTheme="minorHAnsi" w:cstheme="minorBidi"/>
                <w:noProof/>
                <w:lang w:val="en-PH" w:eastAsia="en-PH"/>
              </w:rPr>
              <w:tab/>
            </w:r>
            <w:r w:rsidRPr="00361C64" w:rsidDel="00361C64">
              <w:rPr>
                <w:rStyle w:val="Hyperlink"/>
                <w:noProof/>
                <w:lang w:val="en-PH"/>
              </w:rPr>
              <w:delText>Interaction Overview</w:delText>
            </w:r>
            <w:r w:rsidDel="00361C64">
              <w:rPr>
                <w:noProof/>
                <w:webHidden/>
              </w:rPr>
              <w:tab/>
              <w:delText>40</w:delText>
            </w:r>
          </w:del>
        </w:p>
        <w:p w14:paraId="7A633C9D" w14:textId="1BDB59CE" w:rsidR="00E305F2" w:rsidDel="00361C64" w:rsidRDefault="00E305F2">
          <w:pPr>
            <w:pStyle w:val="TOC1"/>
            <w:rPr>
              <w:del w:id="331" w:author="Marc Adrian  Jimenez" w:date="2017-08-30T14:51:00Z"/>
              <w:rFonts w:asciiTheme="minorHAnsi" w:eastAsiaTheme="minorEastAsia" w:hAnsiTheme="minorHAnsi"/>
              <w:noProof/>
              <w:lang w:val="en-PH" w:eastAsia="en-PH"/>
            </w:rPr>
          </w:pPr>
          <w:del w:id="332" w:author="Marc Adrian  Jimenez" w:date="2017-08-30T14:51:00Z">
            <w:r w:rsidRPr="00361C64" w:rsidDel="00361C64">
              <w:rPr>
                <w:rStyle w:val="Hyperlink"/>
                <w:noProof/>
              </w:rPr>
              <w:delText>V.</w:delText>
            </w:r>
            <w:r w:rsidDel="00361C64">
              <w:rPr>
                <w:rFonts w:asciiTheme="minorHAnsi" w:eastAsiaTheme="minorEastAsia" w:hAnsiTheme="minorHAnsi"/>
                <w:noProof/>
                <w:lang w:val="en-PH" w:eastAsia="en-PH"/>
              </w:rPr>
              <w:tab/>
            </w:r>
            <w:r w:rsidRPr="00361C64" w:rsidDel="00361C64">
              <w:rPr>
                <w:rStyle w:val="Hyperlink"/>
                <w:noProof/>
              </w:rPr>
              <w:delText>Appendices</w:delText>
            </w:r>
            <w:r w:rsidDel="00361C64">
              <w:rPr>
                <w:noProof/>
                <w:webHidden/>
              </w:rPr>
              <w:tab/>
              <w:delText>41</w:delText>
            </w:r>
          </w:del>
        </w:p>
        <w:p w14:paraId="4C195B8E" w14:textId="358A1373" w:rsidR="00E305F2" w:rsidDel="00361C64" w:rsidRDefault="00E305F2">
          <w:pPr>
            <w:pStyle w:val="TOC2"/>
            <w:rPr>
              <w:del w:id="333" w:author="Marc Adrian  Jimenez" w:date="2017-08-30T14:51:00Z"/>
              <w:rFonts w:asciiTheme="minorHAnsi" w:hAnsiTheme="minorHAnsi" w:cstheme="minorBidi"/>
              <w:noProof/>
              <w:lang w:val="en-PH" w:eastAsia="en-PH"/>
            </w:rPr>
          </w:pPr>
          <w:del w:id="334" w:author="Marc Adrian  Jimenez" w:date="2017-08-30T14:51:00Z">
            <w:r w:rsidRPr="00361C64" w:rsidDel="00361C64">
              <w:rPr>
                <w:rStyle w:val="Hyperlink"/>
                <w:noProof/>
              </w:rPr>
              <w:delText>6.1.</w:delText>
            </w:r>
            <w:r w:rsidDel="00361C64">
              <w:rPr>
                <w:rFonts w:asciiTheme="minorHAnsi" w:hAnsiTheme="minorHAnsi" w:cstheme="minorBidi"/>
                <w:noProof/>
                <w:lang w:val="en-PH" w:eastAsia="en-PH"/>
              </w:rPr>
              <w:tab/>
            </w:r>
            <w:r w:rsidRPr="00361C64" w:rsidDel="00361C64">
              <w:rPr>
                <w:rStyle w:val="Hyperlink"/>
                <w:noProof/>
              </w:rPr>
              <w:delText>Bibliography</w:delText>
            </w:r>
            <w:r w:rsidDel="00361C64">
              <w:rPr>
                <w:noProof/>
                <w:webHidden/>
              </w:rPr>
              <w:tab/>
              <w:delText>41</w:delText>
            </w:r>
          </w:del>
        </w:p>
        <w:p w14:paraId="48429CEF" w14:textId="341E1AF9" w:rsidR="006A2442" w:rsidRDefault="006A2442">
          <w:pPr>
            <w:rPr>
              <w:ins w:id="335" w:author="Marc Adrian  Jimenez" w:date="2017-08-15T05:50:00Z"/>
            </w:rPr>
          </w:pPr>
          <w:ins w:id="336" w:author="Marc Adrian  Jimenez" w:date="2017-08-15T05:50:00Z">
            <w:r>
              <w:rPr>
                <w:b/>
                <w:bCs/>
                <w:noProof/>
              </w:rPr>
              <w:fldChar w:fldCharType="end"/>
            </w:r>
          </w:ins>
        </w:p>
        <w:customXmlInsRangeStart w:id="337" w:author="Marc Adrian  Jimenez" w:date="2017-08-15T05:50:00Z"/>
      </w:sdtContent>
    </w:sdt>
    <w:customXmlInsRangeEnd w:id="337"/>
    <w:p w14:paraId="7AF084E8" w14:textId="77777777" w:rsidR="004C2516" w:rsidRDefault="004C2516">
      <w:pPr>
        <w:spacing w:line="259" w:lineRule="auto"/>
        <w:jc w:val="left"/>
        <w:rPr>
          <w:ins w:id="338" w:author="Marc Adrian  Jimenez" w:date="2017-08-16T09:04:00Z"/>
          <w:rFonts w:eastAsia="Times New Roman" w:cs="Times New Roman"/>
          <w:b/>
          <w:noProof/>
          <w:sz w:val="32"/>
          <w:szCs w:val="32"/>
          <w:lang w:eastAsia="en-PH"/>
        </w:rPr>
      </w:pPr>
      <w:ins w:id="339" w:author="Marc Adrian  Jimenez" w:date="2017-08-16T09:04:00Z">
        <w:r>
          <w:rPr>
            <w:noProof/>
            <w:lang w:eastAsia="en-PH"/>
          </w:rPr>
          <w:br w:type="page"/>
        </w:r>
      </w:ins>
    </w:p>
    <w:p w14:paraId="1972C114" w14:textId="77777777" w:rsidR="00816E76" w:rsidRDefault="00816E76" w:rsidP="00150F42">
      <w:pPr>
        <w:pStyle w:val="ChapterName"/>
        <w:rPr>
          <w:ins w:id="340" w:author="Marc Adrian  Jimenez" w:date="2017-08-16T09:06:00Z"/>
          <w:noProof/>
          <w:lang w:eastAsia="en-PH"/>
        </w:rPr>
        <w:sectPr w:rsidR="00816E76" w:rsidSect="00341B81">
          <w:headerReference w:type="default" r:id="rId18"/>
          <w:footerReference w:type="default" r:id="rId19"/>
          <w:pgSz w:w="12240" w:h="15840"/>
          <w:pgMar w:top="1260" w:right="1440" w:bottom="1440" w:left="1440" w:header="720" w:footer="720" w:gutter="0"/>
          <w:cols w:space="720"/>
          <w:titlePg/>
          <w:docGrid w:linePitch="360"/>
        </w:sectPr>
      </w:pPr>
    </w:p>
    <w:p w14:paraId="23147769" w14:textId="546E65E0" w:rsidR="00150F42" w:rsidRDefault="006B0EF5" w:rsidP="00150F42">
      <w:pPr>
        <w:pStyle w:val="ChapterName"/>
        <w:rPr>
          <w:del w:id="352" w:author="Marc Adrian  Jimenez" w:date="2017-08-16T09:04:00Z"/>
          <w:b w:val="0"/>
          <w:lang w:eastAsia="en-PH"/>
        </w:rPr>
      </w:pPr>
      <w:del w:id="353" w:author="Marc Adrian  Jimenez" w:date="2017-08-16T09:04:00Z">
        <w:r w:rsidDel="004C2516">
          <w:rPr>
            <w:noProof/>
            <w:lang w:eastAsia="en-PH"/>
          </w:rPr>
          <w:lastRenderedPageBreak/>
          <w:br w:type="page"/>
        </w:r>
        <w:bookmarkEnd w:id="35"/>
      </w:del>
    </w:p>
    <w:p w14:paraId="615A8FF0" w14:textId="77777777" w:rsidR="00150F42" w:rsidDel="008418C0" w:rsidRDefault="00150F42" w:rsidP="00150F42">
      <w:pPr>
        <w:pStyle w:val="ChapterName"/>
        <w:rPr>
          <w:del w:id="354" w:author="Marc Adrian  Jimenez" w:date="2017-08-17T08:15:00Z"/>
          <w:noProof/>
          <w:lang w:eastAsia="en-PH"/>
        </w:rPr>
      </w:pPr>
      <w:bookmarkStart w:id="355" w:name="_Toc490719272"/>
      <w:bookmarkStart w:id="356" w:name="_Toc491827112"/>
      <w:bookmarkStart w:id="357" w:name="_Toc491859618"/>
      <w:bookmarkStart w:id="358" w:name="_Toc491864400"/>
      <w:bookmarkStart w:id="359" w:name="_Toc491868190"/>
      <w:r w:rsidRPr="00150D4E">
        <w:rPr>
          <w:noProof/>
          <w:lang w:eastAsia="en-PH"/>
        </w:rPr>
        <w:t>A</w:t>
      </w:r>
      <w:r>
        <w:rPr>
          <w:noProof/>
          <w:lang w:eastAsia="en-PH"/>
        </w:rPr>
        <w:t>bstract</w:t>
      </w:r>
      <w:bookmarkEnd w:id="355"/>
      <w:bookmarkEnd w:id="356"/>
      <w:bookmarkEnd w:id="357"/>
      <w:bookmarkEnd w:id="358"/>
      <w:bookmarkEnd w:id="359"/>
    </w:p>
    <w:p w14:paraId="2790CB4C" w14:textId="77777777" w:rsidR="00673CE9" w:rsidRDefault="00673CE9">
      <w:pPr>
        <w:pStyle w:val="ChapterName"/>
        <w:rPr>
          <w:ins w:id="360" w:author="Marc Adrian  Jimenez" w:date="2017-08-17T05:44:00Z"/>
          <w:noProof/>
          <w:lang w:eastAsia="en-PH"/>
        </w:rPr>
        <w:pPrChange w:id="361" w:author="Marc Adrian  Jimenez" w:date="2017-08-17T08:15:00Z">
          <w:pPr/>
        </w:pPrChange>
      </w:pPr>
    </w:p>
    <w:p w14:paraId="34E4166A" w14:textId="407EE6F1" w:rsidR="00BB7050" w:rsidRDefault="00CD7309" w:rsidP="00E447CA">
      <w:pPr>
        <w:rPr>
          <w:ins w:id="362" w:author="Marc Adrian  Jimenez" w:date="2017-08-30T03:19:00Z"/>
          <w:noProof/>
          <w:lang w:eastAsia="en-PH"/>
        </w:rPr>
      </w:pPr>
      <w:ins w:id="363" w:author="Marc Adrian  Jimenez" w:date="2017-08-30T03:19:00Z">
        <w:r w:rsidRPr="00CD7309">
          <w:rPr>
            <w:noProof/>
            <w:lang w:eastAsia="en-PH"/>
          </w:rPr>
          <w:t xml:space="preserve">Touchscreen based smartphones has been constantly increasing, as well </w:t>
        </w:r>
      </w:ins>
      <w:ins w:id="364" w:author="Marc Adrian  Jimenez" w:date="2017-08-31T23:22:00Z">
        <w:r w:rsidR="0001656C">
          <w:rPr>
            <w:noProof/>
            <w:lang w:eastAsia="en-PH"/>
          </w:rPr>
          <w:t xml:space="preserve">as </w:t>
        </w:r>
      </w:ins>
      <w:ins w:id="365" w:author="Marc Adrian  Jimenez" w:date="2017-08-30T03:19:00Z">
        <w:r w:rsidRPr="00CD7309">
          <w:rPr>
            <w:noProof/>
            <w:lang w:eastAsia="en-PH"/>
          </w:rPr>
          <w:t xml:space="preserve">improving, yearly. Its popularity led to an increased effort to enhance its key features, such as its durability, </w:t>
        </w:r>
        <w:r w:rsidR="00230E71">
          <w:rPr>
            <w:noProof/>
            <w:lang w:eastAsia="en-PH"/>
          </w:rPr>
          <w:t xml:space="preserve">security, </w:t>
        </w:r>
        <w:r w:rsidR="002609AF">
          <w:rPr>
            <w:noProof/>
            <w:lang w:eastAsia="en-PH"/>
          </w:rPr>
          <w:t>as well as touch responsivenes</w:t>
        </w:r>
        <w:r w:rsidRPr="00CD7309">
          <w:rPr>
            <w:noProof/>
            <w:lang w:eastAsia="en-PH"/>
          </w:rPr>
          <w:t>. However, there are still circumstances that inaccuracies and flaws still exists in the system. The researchers will be using a gesture recogn</w:t>
        </w:r>
      </w:ins>
      <w:ins w:id="366" w:author="Marc Adrian  Jimenez" w:date="2017-08-31T23:27:00Z">
        <w:r w:rsidR="001024CB">
          <w:rPr>
            <w:noProof/>
            <w:lang w:eastAsia="en-PH"/>
          </w:rPr>
          <w:t>izing</w:t>
        </w:r>
      </w:ins>
      <w:ins w:id="367" w:author="Marc Adrian  Jimenez" w:date="2017-08-30T03:19:00Z">
        <w:r w:rsidRPr="00CD7309">
          <w:rPr>
            <w:noProof/>
            <w:lang w:eastAsia="en-PH"/>
          </w:rPr>
          <w:t xml:space="preserve"> application in order to gather the touchscreen data</w:t>
        </w:r>
      </w:ins>
      <w:ins w:id="368" w:author="Marc Adrian  Jimenez" w:date="2017-09-01T09:42:00Z">
        <w:r w:rsidR="002609AF">
          <w:rPr>
            <w:noProof/>
            <w:lang w:eastAsia="en-PH"/>
          </w:rPr>
          <w:t xml:space="preserve"> (</w:t>
        </w:r>
      </w:ins>
      <w:ins w:id="369" w:author="Marc Adrian  Jimenez" w:date="2017-09-01T10:30:00Z">
        <w:r w:rsidR="00FD1C41" w:rsidRPr="00FD1C41">
          <w:rPr>
            <w:noProof/>
            <w:lang w:eastAsia="en-PH"/>
          </w:rPr>
          <w:t>x and y coordinates, time, touch size, and touch amplitude</w:t>
        </w:r>
        <w:r w:rsidR="00FD1C41">
          <w:rPr>
            <w:noProof/>
            <w:lang w:eastAsia="en-PH"/>
          </w:rPr>
          <w:t>)</w:t>
        </w:r>
      </w:ins>
      <w:ins w:id="370" w:author="Marc Adrian  Jimenez" w:date="2017-08-30T03:19:00Z">
        <w:r w:rsidRPr="00CD7309">
          <w:rPr>
            <w:noProof/>
            <w:lang w:eastAsia="en-PH"/>
          </w:rPr>
          <w:t>. Al</w:t>
        </w:r>
        <w:r w:rsidR="000F7336">
          <w:rPr>
            <w:noProof/>
            <w:lang w:eastAsia="en-PH"/>
          </w:rPr>
          <w:t>so, the researchers performed a</w:t>
        </w:r>
      </w:ins>
      <w:ins w:id="371" w:author="Marc Adrian  Jimenez" w:date="2017-09-01T10:31:00Z">
        <w:r w:rsidR="000F7336">
          <w:rPr>
            <w:noProof/>
            <w:lang w:eastAsia="en-PH"/>
          </w:rPr>
          <w:t xml:space="preserve"> </w:t>
        </w:r>
      </w:ins>
      <w:ins w:id="372" w:author="Marc Adrian  Jimenez" w:date="2017-08-30T03:19:00Z">
        <w:r w:rsidRPr="00CD7309">
          <w:rPr>
            <w:noProof/>
            <w:lang w:eastAsia="en-PH"/>
          </w:rPr>
          <w:t xml:space="preserve">scale of study to identify the varying software and hardware factors that affect the touch </w:t>
        </w:r>
      </w:ins>
      <w:ins w:id="373" w:author="Marc Adrian  Jimenez" w:date="2017-09-01T10:31:00Z">
        <w:r w:rsidR="000F7336">
          <w:rPr>
            <w:noProof/>
            <w:lang w:eastAsia="en-PH"/>
          </w:rPr>
          <w:t>responsivenes</w:t>
        </w:r>
      </w:ins>
      <w:ins w:id="374" w:author="Marc Adrian  Jimenez" w:date="2017-08-30T03:19:00Z">
        <w:r w:rsidRPr="00CD7309">
          <w:rPr>
            <w:noProof/>
            <w:lang w:eastAsia="en-PH"/>
          </w:rPr>
          <w:t xml:space="preserve"> and inaccuracies of the smartphone.</w:t>
        </w:r>
      </w:ins>
    </w:p>
    <w:p w14:paraId="74AEAD7A" w14:textId="0F366597" w:rsidR="00150F42" w:rsidRPr="006F4327" w:rsidRDefault="00150F42" w:rsidP="00E447CA">
      <w:pPr>
        <w:rPr>
          <w:noProof/>
          <w:lang w:eastAsia="en-PH"/>
        </w:rPr>
      </w:pPr>
      <w:commentRangeStart w:id="375"/>
      <w:del w:id="376" w:author="Marc Adrian  Jimenez" w:date="2017-08-30T03:19:00Z">
        <w:r w:rsidDel="00CD7309">
          <w:rPr>
            <w:noProof/>
            <w:lang w:eastAsia="en-PH"/>
          </w:rPr>
          <w:delText xml:space="preserve">The versatillity and functionality of touch screen is highly commended by researchers, </w:delText>
        </w:r>
        <w:commentRangeStart w:id="377"/>
        <w:r w:rsidDel="00CD7309">
          <w:rPr>
            <w:noProof/>
            <w:lang w:eastAsia="en-PH"/>
          </w:rPr>
          <w:delText xml:space="preserve">as it is an absolute </w:delText>
        </w:r>
        <w:commentRangeStart w:id="378"/>
        <w:commentRangeStart w:id="379"/>
        <w:commentRangeStart w:id="380"/>
        <w:r w:rsidDel="00CD7309">
          <w:rPr>
            <w:noProof/>
            <w:lang w:eastAsia="en-PH"/>
          </w:rPr>
          <w:delText>coordinate</w:delText>
        </w:r>
        <w:commentRangeEnd w:id="378"/>
        <w:r w:rsidR="009D3DFC" w:rsidDel="00CD7309">
          <w:rPr>
            <w:rStyle w:val="CommentReference"/>
          </w:rPr>
          <w:commentReference w:id="378"/>
        </w:r>
        <w:commentRangeEnd w:id="379"/>
        <w:r w:rsidR="003821F4" w:rsidDel="00CD7309">
          <w:rPr>
            <w:rStyle w:val="CommentReference"/>
          </w:rPr>
          <w:commentReference w:id="379"/>
        </w:r>
        <w:commentRangeEnd w:id="380"/>
        <w:r w:rsidR="007E5AFF" w:rsidDel="00CD7309">
          <w:rPr>
            <w:rStyle w:val="CommentReference"/>
          </w:rPr>
          <w:commentReference w:id="380"/>
        </w:r>
        <w:r w:rsidDel="00CD7309">
          <w:rPr>
            <w:noProof/>
            <w:lang w:eastAsia="en-PH"/>
          </w:rPr>
          <w:delText xml:space="preserve"> system wherein a point is selected directly as opposed to relative positioning systems such as a mouse. </w:delText>
        </w:r>
        <w:commentRangeEnd w:id="377"/>
        <w:r w:rsidDel="00CD7309">
          <w:rPr>
            <w:rStyle w:val="CommentReference"/>
          </w:rPr>
          <w:commentReference w:id="377"/>
        </w:r>
        <w:r w:rsidR="006F4327" w:rsidDel="00CD7309">
          <w:rPr>
            <w:noProof/>
            <w:lang w:eastAsia="en-PH"/>
          </w:rPr>
          <w:tab/>
          <w:delText>However, due to software and hardware incompatibilities, inaccuracies</w:delText>
        </w:r>
      </w:del>
      <w:ins w:id="381" w:author="Joey Bernadette Dela Cruz" w:date="2017-08-17T02:59:00Z">
        <w:del w:id="382" w:author="Marc Adrian  Jimenez" w:date="2017-08-30T03:19:00Z">
          <w:r w:rsidR="007553C1" w:rsidDel="00CD7309">
            <w:rPr>
              <w:noProof/>
              <w:lang w:eastAsia="en-PH"/>
            </w:rPr>
            <w:delText>,</w:delText>
          </w:r>
        </w:del>
      </w:ins>
      <w:del w:id="383" w:author="Marc Adrian  Jimenez" w:date="2017-08-30T03:19:00Z">
        <w:r w:rsidR="006F4327" w:rsidDel="00CD7309">
          <w:rPr>
            <w:noProof/>
            <w:lang w:eastAsia="en-PH"/>
          </w:rPr>
          <w:delText xml:space="preserve"> and flaws </w:delText>
        </w:r>
        <w:r w:rsidR="00E447CA" w:rsidDel="00CD7309">
          <w:rPr>
            <w:noProof/>
            <w:lang w:eastAsia="en-PH"/>
          </w:rPr>
          <w:delText>exists in the system.</w:delText>
        </w:r>
      </w:del>
      <w:del w:id="384" w:author="Marc Adrian  Jimenez" w:date="2017-08-17T05:47:00Z">
        <w:r w:rsidR="00E447CA" w:rsidDel="00673CE9">
          <w:rPr>
            <w:noProof/>
            <w:lang w:eastAsia="en-PH"/>
          </w:rPr>
          <w:delText xml:space="preserve"> </w:delText>
        </w:r>
      </w:del>
      <w:r w:rsidR="00E447CA">
        <w:rPr>
          <w:noProof/>
          <w:lang w:eastAsia="en-PH"/>
        </w:rPr>
        <w:t xml:space="preserve">This study aims to study the </w:t>
      </w:r>
      <w:del w:id="385" w:author="Marc Adrian  Jimenez" w:date="2017-08-30T12:41:00Z">
        <w:r w:rsidR="00E447CA" w:rsidDel="00AD1059">
          <w:rPr>
            <w:noProof/>
            <w:lang w:eastAsia="en-PH"/>
          </w:rPr>
          <w:delText xml:space="preserve">human computer </w:delText>
        </w:r>
      </w:del>
      <w:r w:rsidR="00E447CA">
        <w:rPr>
          <w:noProof/>
          <w:lang w:eastAsia="en-PH"/>
        </w:rPr>
        <w:t>interaction between touchscreen</w:t>
      </w:r>
      <w:ins w:id="386" w:author="Sherine Jane Coronel" w:date="2017-08-16T15:28:00Z">
        <w:r w:rsidR="00E447CA">
          <w:rPr>
            <w:noProof/>
            <w:lang w:eastAsia="en-PH"/>
          </w:rPr>
          <w:t xml:space="preserve"> </w:t>
        </w:r>
        <w:r w:rsidR="003F3164">
          <w:rPr>
            <w:noProof/>
            <w:lang w:eastAsia="en-PH"/>
          </w:rPr>
          <w:t>smartphone</w:t>
        </w:r>
      </w:ins>
      <w:r w:rsidR="00E447CA">
        <w:rPr>
          <w:noProof/>
          <w:lang w:eastAsia="en-PH"/>
        </w:rPr>
        <w:t xml:space="preserve"> and its user(s). </w:t>
      </w:r>
      <w:r w:rsidR="006F4327">
        <w:rPr>
          <w:noProof/>
          <w:lang w:eastAsia="en-PH"/>
        </w:rPr>
        <w:t>The proponents will investigate the main cause</w:t>
      </w:r>
      <w:ins w:id="387" w:author="Sherine Jane Coronel" w:date="2017-08-16T15:29:00Z">
        <w:r w:rsidR="003F3164">
          <w:rPr>
            <w:noProof/>
            <w:lang w:eastAsia="en-PH"/>
          </w:rPr>
          <w:t>s</w:t>
        </w:r>
      </w:ins>
      <w:r w:rsidR="006F4327">
        <w:rPr>
          <w:noProof/>
          <w:lang w:eastAsia="en-PH"/>
        </w:rPr>
        <w:t xml:space="preserve"> of inaccuracies and inefficiencies </w:t>
      </w:r>
      <w:ins w:id="388" w:author="Marc Adrian  Jimenez" w:date="2017-08-16T08:52:00Z">
        <w:r w:rsidR="00512373">
          <w:rPr>
            <w:noProof/>
            <w:lang w:eastAsia="en-PH"/>
          </w:rPr>
          <w:t>regarding the</w:t>
        </w:r>
      </w:ins>
      <w:del w:id="389" w:author="Marc Adrian  Jimenez" w:date="2017-08-16T08:52:00Z">
        <w:r w:rsidR="006F4327" w:rsidDel="00512373">
          <w:rPr>
            <w:noProof/>
            <w:lang w:eastAsia="en-PH"/>
          </w:rPr>
          <w:delText>with regards to the</w:delText>
        </w:r>
      </w:del>
      <w:r w:rsidR="006F4327">
        <w:rPr>
          <w:noProof/>
          <w:lang w:eastAsia="en-PH"/>
        </w:rPr>
        <w:t xml:space="preserve"> touch registers, </w:t>
      </w:r>
      <w:ins w:id="390" w:author="Marc Adrian  Jimenez" w:date="2017-08-30T21:02:00Z">
        <w:r w:rsidR="003C6638">
          <w:rPr>
            <w:noProof/>
            <w:lang w:eastAsia="en-PH"/>
          </w:rPr>
          <w:t xml:space="preserve">by developing a </w:t>
        </w:r>
      </w:ins>
      <w:ins w:id="391" w:author="Marc Adrian  Jimenez" w:date="2017-08-30T21:04:00Z">
        <w:r w:rsidR="00912AA4">
          <w:rPr>
            <w:noProof/>
            <w:lang w:eastAsia="en-PH"/>
          </w:rPr>
          <w:t>gesture recognizing</w:t>
        </w:r>
      </w:ins>
      <w:ins w:id="392" w:author="Marc Adrian  Jimenez" w:date="2017-08-30T22:10:00Z">
        <w:r w:rsidR="0014102F">
          <w:rPr>
            <w:noProof/>
            <w:lang w:eastAsia="en-PH"/>
          </w:rPr>
          <w:t xml:space="preserve"> application</w:t>
        </w:r>
      </w:ins>
      <w:ins w:id="393" w:author="Marc Adrian  Jimenez" w:date="2017-08-30T21:04:00Z">
        <w:r w:rsidR="00912AA4">
          <w:rPr>
            <w:noProof/>
            <w:lang w:eastAsia="en-PH"/>
          </w:rPr>
          <w:t xml:space="preserve"> that will then be used by the proponents to gather the data necessary for the study.</w:t>
        </w:r>
      </w:ins>
      <w:ins w:id="394" w:author="Marc Adrian  Jimenez" w:date="2017-08-30T21:05:00Z">
        <w:r w:rsidR="00912AA4">
          <w:rPr>
            <w:noProof/>
            <w:lang w:eastAsia="en-PH"/>
          </w:rPr>
          <w:t xml:space="preserve"> </w:t>
        </w:r>
        <w:r w:rsidR="00912AA4" w:rsidDel="00912AA4">
          <w:rPr>
            <w:noProof/>
            <w:lang w:eastAsia="en-PH"/>
          </w:rPr>
          <w:t xml:space="preserve"> </w:t>
        </w:r>
      </w:ins>
      <w:del w:id="395" w:author="Marc Adrian  Jimenez" w:date="2017-08-30T21:05:00Z">
        <w:r w:rsidR="006F4327" w:rsidDel="00912AA4">
          <w:rPr>
            <w:noProof/>
            <w:lang w:eastAsia="en-PH"/>
          </w:rPr>
          <w:delText>and will propose a solution for smartphone manufacturers for them to solve the</w:delText>
        </w:r>
      </w:del>
      <w:ins w:id="396" w:author="Sherine Jane Coronel" w:date="2017-08-16T15:31:00Z">
        <w:del w:id="397" w:author="Marc Adrian  Jimenez" w:date="2017-08-30T21:05:00Z">
          <w:r w:rsidR="003F3164" w:rsidDel="00912AA4">
            <w:rPr>
              <w:noProof/>
              <w:lang w:eastAsia="en-PH"/>
            </w:rPr>
            <w:delText>with regards to the</w:delText>
          </w:r>
        </w:del>
      </w:ins>
      <w:del w:id="398" w:author="Marc Adrian  Jimenez" w:date="2017-08-30T21:05:00Z">
        <w:r w:rsidR="006F4327" w:rsidDel="00912AA4">
          <w:rPr>
            <w:noProof/>
            <w:lang w:eastAsia="en-PH"/>
          </w:rPr>
          <w:delText xml:space="preserve"> said issue.</w:delText>
        </w:r>
      </w:del>
      <w:r w:rsidR="006F4327">
        <w:rPr>
          <w:noProof/>
          <w:lang w:eastAsia="en-PH"/>
        </w:rPr>
        <w:br w:type="page"/>
      </w:r>
      <w:commentRangeEnd w:id="375"/>
      <w:r w:rsidR="002A05D8">
        <w:rPr>
          <w:rStyle w:val="CommentReference"/>
        </w:rPr>
        <w:commentReference w:id="375"/>
      </w:r>
    </w:p>
    <w:p w14:paraId="6C420BCB" w14:textId="06BFE190" w:rsidR="00150F42" w:rsidDel="005C25F4" w:rsidRDefault="00150F42" w:rsidP="00DF17DD">
      <w:pPr>
        <w:pStyle w:val="ChapterName"/>
        <w:numPr>
          <w:ilvl w:val="0"/>
          <w:numId w:val="3"/>
        </w:numPr>
        <w:jc w:val="left"/>
        <w:rPr>
          <w:del w:id="399" w:author="Marc Adrian  Jimenez" w:date="2017-08-15T18:16:00Z"/>
          <w:noProof/>
          <w:lang w:eastAsia="en-PH"/>
        </w:rPr>
      </w:pPr>
      <w:bookmarkStart w:id="400" w:name="_Toc479371735"/>
      <w:del w:id="401" w:author="Marc Adrian  Jimenez" w:date="2017-08-15T18:16:00Z">
        <w:r w:rsidRPr="00150D4E" w:rsidDel="005C25F4">
          <w:rPr>
            <w:noProof/>
            <w:lang w:eastAsia="en-PH"/>
          </w:rPr>
          <w:lastRenderedPageBreak/>
          <w:delText>List of Figures, List of Tables, List of Notations</w:delText>
        </w:r>
        <w:bookmarkStart w:id="402" w:name="_Toc479371736"/>
        <w:bookmarkEnd w:id="400"/>
        <w:r w:rsidDel="005C25F4">
          <w:rPr>
            <w:lang w:eastAsia="en-PH"/>
          </w:rPr>
          <w:fldChar w:fldCharType="begin"/>
        </w:r>
        <w:r w:rsidDel="005C25F4">
          <w:rPr>
            <w:noProof/>
            <w:lang w:eastAsia="en-PH"/>
          </w:rPr>
          <w:delInstrText xml:space="preserve"> TOC \h \z \c "Figure" </w:delInstrText>
        </w:r>
        <w:r w:rsidDel="005C25F4">
          <w:rPr>
            <w:lang w:eastAsia="en-PH"/>
          </w:rPr>
          <w:fldChar w:fldCharType="separate"/>
        </w:r>
        <w:bookmarkStart w:id="403" w:name="_Toc491865847"/>
        <w:bookmarkStart w:id="404" w:name="_Toc490730182"/>
        <w:bookmarkStart w:id="405" w:name="_Toc490593522"/>
        <w:bookmarkStart w:id="406" w:name="_Toc490717638"/>
        <w:bookmarkStart w:id="407" w:name="_Toc490717747"/>
        <w:bookmarkStart w:id="408" w:name="_Toc490718096"/>
        <w:bookmarkStart w:id="409" w:name="_Toc490718362"/>
        <w:bookmarkStart w:id="410" w:name="_Toc490718468"/>
        <w:bookmarkStart w:id="411" w:name="_Toc490718597"/>
        <w:bookmarkStart w:id="412" w:name="_Toc490718709"/>
        <w:bookmarkStart w:id="413" w:name="_Toc490719161"/>
        <w:bookmarkStart w:id="414" w:name="_Toc490719273"/>
        <w:bookmarkStart w:id="415" w:name="_Toc490719386"/>
        <w:bookmarkStart w:id="416" w:name="_Toc490719499"/>
        <w:bookmarkStart w:id="417" w:name="_Toc490719673"/>
        <w:bookmarkStart w:id="418" w:name="_Toc490719782"/>
        <w:bookmarkStart w:id="419" w:name="_Toc490719891"/>
        <w:bookmarkStart w:id="420" w:name="_Toc490720000"/>
        <w:bookmarkStart w:id="421" w:name="_Toc490720110"/>
        <w:bookmarkStart w:id="422" w:name="_Toc490720217"/>
        <w:bookmarkStart w:id="423" w:name="_Toc490720323"/>
        <w:bookmarkStart w:id="424" w:name="_Toc490720429"/>
        <w:bookmarkStart w:id="425" w:name="_Toc490721363"/>
        <w:bookmarkStart w:id="426" w:name="_Toc491823461"/>
        <w:bookmarkStart w:id="427" w:name="_Toc491824193"/>
        <w:bookmarkStart w:id="428" w:name="_Toc491823626"/>
        <w:bookmarkStart w:id="429" w:name="_Toc491824294"/>
        <w:bookmarkStart w:id="430" w:name="_Toc491824395"/>
        <w:bookmarkStart w:id="431" w:name="_Toc491824488"/>
        <w:bookmarkStart w:id="432" w:name="_Toc491824591"/>
        <w:bookmarkStart w:id="433" w:name="_Toc491824694"/>
        <w:bookmarkStart w:id="434" w:name="_Toc491824797"/>
        <w:bookmarkStart w:id="435" w:name="_Toc491824900"/>
        <w:bookmarkStart w:id="436" w:name="_Toc491825003"/>
        <w:bookmarkStart w:id="437" w:name="_Toc491825910"/>
        <w:bookmarkStart w:id="438" w:name="_Toc491826012"/>
        <w:bookmarkStart w:id="439" w:name="_Toc491827113"/>
        <w:bookmarkStart w:id="440" w:name="_Toc491856730"/>
        <w:bookmarkStart w:id="441" w:name="_Toc491827579"/>
        <w:bookmarkStart w:id="442" w:name="_Toc491857080"/>
        <w:bookmarkStart w:id="443" w:name="_Toc491857300"/>
        <w:bookmarkStart w:id="444" w:name="_Toc491859775"/>
        <w:bookmarkStart w:id="445" w:name="_Toc491859619"/>
        <w:bookmarkStart w:id="446" w:name="_Toc491858100"/>
        <w:bookmarkStart w:id="447" w:name="_Toc491858445"/>
        <w:bookmarkStart w:id="448" w:name="_Toc491861784"/>
        <w:bookmarkStart w:id="449" w:name="_Toc491862138"/>
        <w:bookmarkStart w:id="450" w:name="_Toc491862256"/>
        <w:bookmarkStart w:id="451" w:name="_Toc491862441"/>
        <w:bookmarkStart w:id="452" w:name="_Toc491862524"/>
        <w:bookmarkStart w:id="453" w:name="_Toc491862639"/>
        <w:bookmarkStart w:id="454" w:name="_Toc491862753"/>
        <w:bookmarkStart w:id="455" w:name="_Toc491862645"/>
        <w:bookmarkStart w:id="456" w:name="_Toc491862914"/>
        <w:bookmarkStart w:id="457" w:name="_Toc491863237"/>
        <w:bookmarkStart w:id="458" w:name="_Toc491863642"/>
        <w:bookmarkStart w:id="459" w:name="_Toc491864401"/>
        <w:bookmarkStart w:id="460" w:name="_Toc491866448"/>
        <w:bookmarkStart w:id="461" w:name="_Toc491868043"/>
        <w:bookmarkStart w:id="462" w:name="_Toc491868191"/>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del>
    </w:p>
    <w:p w14:paraId="3CCB48EE" w14:textId="36EA566A" w:rsidR="00150F42" w:rsidDel="005C25F4" w:rsidRDefault="00405B40" w:rsidP="00DF17DD">
      <w:pPr>
        <w:pStyle w:val="ChapterName"/>
        <w:numPr>
          <w:ilvl w:val="0"/>
          <w:numId w:val="3"/>
        </w:numPr>
        <w:jc w:val="left"/>
        <w:rPr>
          <w:del w:id="463" w:author="Marc Adrian  Jimenez" w:date="2017-08-15T18:16:00Z"/>
          <w:noProof/>
        </w:rPr>
      </w:pPr>
      <w:del w:id="464"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"_Toc479542703" </w:delInstrText>
        </w:r>
        <w:r w:rsidDel="005C25F4">
          <w:fldChar w:fldCharType="separate"/>
        </w:r>
        <w:r w:rsidR="00150F42" w:rsidRPr="006773E1" w:rsidDel="005C25F4">
          <w:rPr>
            <w:rStyle w:val="Hyperlink"/>
            <w:noProof/>
          </w:rPr>
          <w:delText>Figure 1 Biometric Authentication Process</w:delText>
        </w:r>
        <w:r w:rsidR="00150F42" w:rsidDel="005C25F4">
          <w:rPr>
            <w:noProof/>
            <w:webHidden/>
          </w:rPr>
          <w:tab/>
        </w:r>
        <w:r w:rsidR="00150F42" w:rsidDel="005C25F4">
          <w:rPr>
            <w:webHidden/>
          </w:rPr>
          <w:fldChar w:fldCharType="begin"/>
        </w:r>
        <w:r w:rsidR="00150F42" w:rsidDel="005C25F4">
          <w:rPr>
            <w:noProof/>
            <w:webHidden/>
          </w:rPr>
          <w:delInstrText xml:space="preserve"> PAGEREF _Toc479542703 \h </w:delInstrText>
        </w:r>
        <w:r w:rsidR="00150F42" w:rsidDel="005C25F4">
          <w:rPr>
            <w:webHidden/>
          </w:rPr>
        </w:r>
        <w:r w:rsidR="00150F42" w:rsidDel="005C25F4">
          <w:rPr>
            <w:webHidden/>
          </w:rPr>
          <w:fldChar w:fldCharType="separate"/>
        </w:r>
        <w:r w:rsidR="00150F42" w:rsidDel="005C25F4">
          <w:rPr>
            <w:noProof/>
            <w:webHidden/>
          </w:rPr>
          <w:delText>13</w:delText>
        </w:r>
        <w:r w:rsidR="00150F42" w:rsidDel="005C25F4">
          <w:rPr>
            <w:webHidden/>
          </w:rPr>
          <w:fldChar w:fldCharType="end"/>
        </w:r>
        <w:r w:rsidDel="005C25F4">
          <w:fldChar w:fldCharType="end"/>
        </w:r>
        <w:bookmarkStart w:id="465" w:name="_Toc490717639"/>
        <w:bookmarkStart w:id="466" w:name="_Toc490717748"/>
        <w:bookmarkStart w:id="467" w:name="_Toc490718097"/>
        <w:bookmarkStart w:id="468" w:name="_Toc490718363"/>
        <w:bookmarkStart w:id="469" w:name="_Toc490718469"/>
        <w:bookmarkStart w:id="470" w:name="_Toc490718598"/>
        <w:bookmarkStart w:id="471" w:name="_Toc490718710"/>
        <w:bookmarkStart w:id="472" w:name="_Toc490719162"/>
        <w:bookmarkStart w:id="473" w:name="_Toc490719274"/>
        <w:bookmarkStart w:id="474" w:name="_Toc490719387"/>
        <w:bookmarkStart w:id="475" w:name="_Toc490719500"/>
        <w:bookmarkStart w:id="476" w:name="_Toc490719674"/>
        <w:bookmarkStart w:id="477" w:name="_Toc490719783"/>
        <w:bookmarkStart w:id="478" w:name="_Toc490719892"/>
        <w:bookmarkStart w:id="479" w:name="_Toc490720001"/>
        <w:bookmarkStart w:id="480" w:name="_Toc490720111"/>
        <w:bookmarkStart w:id="481" w:name="_Toc490720218"/>
        <w:bookmarkStart w:id="482" w:name="_Toc490720324"/>
        <w:bookmarkStart w:id="483" w:name="_Toc490720430"/>
        <w:bookmarkStart w:id="484" w:name="_Toc490721364"/>
        <w:bookmarkStart w:id="485" w:name="_Toc490730183"/>
        <w:bookmarkStart w:id="486" w:name="_Toc491823462"/>
        <w:bookmarkStart w:id="487" w:name="_Toc491823627"/>
        <w:bookmarkStart w:id="488" w:name="_Toc491824194"/>
        <w:bookmarkStart w:id="489" w:name="_Toc491824295"/>
        <w:bookmarkStart w:id="490" w:name="_Toc491824396"/>
        <w:bookmarkStart w:id="491" w:name="_Toc491824489"/>
        <w:bookmarkStart w:id="492" w:name="_Toc491824592"/>
        <w:bookmarkStart w:id="493" w:name="_Toc491824695"/>
        <w:bookmarkStart w:id="494" w:name="_Toc491824798"/>
        <w:bookmarkStart w:id="495" w:name="_Toc491824901"/>
        <w:bookmarkStart w:id="496" w:name="_Toc491825004"/>
        <w:bookmarkStart w:id="497" w:name="_Toc491825911"/>
        <w:bookmarkStart w:id="498" w:name="_Toc491826013"/>
        <w:bookmarkStart w:id="499" w:name="_Toc491827114"/>
        <w:bookmarkStart w:id="500" w:name="_Toc491827580"/>
        <w:bookmarkStart w:id="501" w:name="_Toc491856731"/>
        <w:bookmarkStart w:id="502" w:name="_Toc491857081"/>
        <w:bookmarkStart w:id="503" w:name="_Toc491857301"/>
        <w:bookmarkStart w:id="504" w:name="_Toc491858101"/>
        <w:bookmarkStart w:id="505" w:name="_Toc491858446"/>
        <w:bookmarkStart w:id="506" w:name="_Toc491859620"/>
        <w:bookmarkStart w:id="507" w:name="_Toc491859776"/>
        <w:bookmarkStart w:id="508" w:name="_Toc491861785"/>
        <w:bookmarkStart w:id="509" w:name="_Toc491862139"/>
        <w:bookmarkStart w:id="510" w:name="_Toc491862257"/>
        <w:bookmarkStart w:id="511" w:name="_Toc491862442"/>
        <w:bookmarkStart w:id="512" w:name="_Toc491862525"/>
        <w:bookmarkStart w:id="513" w:name="_Toc491862640"/>
        <w:bookmarkStart w:id="514" w:name="_Toc491862754"/>
        <w:bookmarkStart w:id="515" w:name="_Toc491862646"/>
        <w:bookmarkStart w:id="516" w:name="_Toc491862915"/>
        <w:bookmarkStart w:id="517" w:name="_Toc491863238"/>
        <w:bookmarkStart w:id="518" w:name="_Toc491863643"/>
        <w:bookmarkStart w:id="519" w:name="_Toc491865848"/>
        <w:bookmarkStart w:id="520" w:name="_Toc491864402"/>
        <w:bookmarkStart w:id="521" w:name="_Toc491866449"/>
        <w:bookmarkStart w:id="522" w:name="_Toc491868044"/>
        <w:bookmarkStart w:id="523" w:name="_Toc491868192"/>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del>
    </w:p>
    <w:p w14:paraId="5DB9B8BD" w14:textId="6B7CA3E5" w:rsidR="00150F42" w:rsidDel="005C25F4" w:rsidRDefault="00405B40" w:rsidP="00DF17DD">
      <w:pPr>
        <w:pStyle w:val="ChapterName"/>
        <w:numPr>
          <w:ilvl w:val="0"/>
          <w:numId w:val="3"/>
        </w:numPr>
        <w:jc w:val="left"/>
        <w:rPr>
          <w:del w:id="524" w:author="Marc Adrian  Jimenez" w:date="2017-08-15T18:16:00Z"/>
          <w:noProof/>
        </w:rPr>
      </w:pPr>
      <w:del w:id="525"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"_Toc479542704" </w:delInstrText>
        </w:r>
        <w:r w:rsidDel="005C25F4">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2 Capacitive Scanner Technology</w:delText>
        </w:r>
        <w:r w:rsidR="00150F42" w:rsidDel="005C25F4">
          <w:rPr>
            <w:noProof/>
            <w:webHidden/>
          </w:rPr>
          <w:tab/>
        </w:r>
        <w:r w:rsidR="00150F42" w:rsidDel="005C25F4">
          <w:rPr>
            <w:webHidden/>
          </w:rPr>
          <w:fldChar w:fldCharType="begin"/>
        </w:r>
        <w:r w:rsidR="00150F42" w:rsidDel="005C25F4">
          <w:rPr>
            <w:noProof/>
            <w:webHidden/>
          </w:rPr>
          <w:delInstrText xml:space="preserve"> PAGEREF _Toc479542704 \h </w:delInstrText>
        </w:r>
        <w:r w:rsidR="00150F42" w:rsidDel="005C25F4">
          <w:rPr>
            <w:webHidden/>
          </w:rPr>
        </w:r>
        <w:r w:rsidR="00150F42" w:rsidDel="005C25F4">
          <w:rPr>
            <w:webHidden/>
          </w:rPr>
          <w:fldChar w:fldCharType="separate"/>
        </w:r>
        <w:r w:rsidR="00150F42" w:rsidDel="005C25F4">
          <w:rPr>
            <w:noProof/>
            <w:webHidden/>
          </w:rPr>
          <w:delText>14</w:delText>
        </w:r>
        <w:r w:rsidR="00150F42" w:rsidDel="005C25F4">
          <w:rPr>
            <w:webHidden/>
          </w:rPr>
          <w:fldChar w:fldCharType="end"/>
        </w:r>
        <w:r w:rsidDel="005C25F4">
          <w:fldChar w:fldCharType="end"/>
        </w:r>
        <w:bookmarkStart w:id="526" w:name="_Toc490717640"/>
        <w:bookmarkStart w:id="527" w:name="_Toc490717749"/>
        <w:bookmarkStart w:id="528" w:name="_Toc490718098"/>
        <w:bookmarkStart w:id="529" w:name="_Toc490718364"/>
        <w:bookmarkStart w:id="530" w:name="_Toc490718470"/>
        <w:bookmarkStart w:id="531" w:name="_Toc490718599"/>
        <w:bookmarkStart w:id="532" w:name="_Toc490718711"/>
        <w:bookmarkStart w:id="533" w:name="_Toc490719163"/>
        <w:bookmarkStart w:id="534" w:name="_Toc490719275"/>
        <w:bookmarkStart w:id="535" w:name="_Toc490719388"/>
        <w:bookmarkStart w:id="536" w:name="_Toc490719501"/>
        <w:bookmarkStart w:id="537" w:name="_Toc490719675"/>
        <w:bookmarkStart w:id="538" w:name="_Toc490719784"/>
        <w:bookmarkStart w:id="539" w:name="_Toc490719893"/>
        <w:bookmarkStart w:id="540" w:name="_Toc490720002"/>
        <w:bookmarkStart w:id="541" w:name="_Toc490720112"/>
        <w:bookmarkStart w:id="542" w:name="_Toc490720219"/>
        <w:bookmarkStart w:id="543" w:name="_Toc490720325"/>
        <w:bookmarkStart w:id="544" w:name="_Toc490720431"/>
        <w:bookmarkStart w:id="545" w:name="_Toc490721365"/>
        <w:bookmarkStart w:id="546" w:name="_Toc490730184"/>
        <w:bookmarkStart w:id="547" w:name="_Toc491823463"/>
        <w:bookmarkStart w:id="548" w:name="_Toc491823628"/>
        <w:bookmarkStart w:id="549" w:name="_Toc491824195"/>
        <w:bookmarkStart w:id="550" w:name="_Toc491824296"/>
        <w:bookmarkStart w:id="551" w:name="_Toc491824397"/>
        <w:bookmarkStart w:id="552" w:name="_Toc491824490"/>
        <w:bookmarkStart w:id="553" w:name="_Toc491824593"/>
        <w:bookmarkStart w:id="554" w:name="_Toc491824696"/>
        <w:bookmarkStart w:id="555" w:name="_Toc491824799"/>
        <w:bookmarkStart w:id="556" w:name="_Toc491824902"/>
        <w:bookmarkStart w:id="557" w:name="_Toc491825005"/>
        <w:bookmarkStart w:id="558" w:name="_Toc491825912"/>
        <w:bookmarkStart w:id="559" w:name="_Toc491826014"/>
        <w:bookmarkStart w:id="560" w:name="_Toc491827115"/>
        <w:bookmarkStart w:id="561" w:name="_Toc491827581"/>
        <w:bookmarkStart w:id="562" w:name="_Toc491856732"/>
        <w:bookmarkStart w:id="563" w:name="_Toc491857082"/>
        <w:bookmarkStart w:id="564" w:name="_Toc491857302"/>
        <w:bookmarkStart w:id="565" w:name="_Toc491858102"/>
        <w:bookmarkStart w:id="566" w:name="_Toc491858447"/>
        <w:bookmarkStart w:id="567" w:name="_Toc491859621"/>
        <w:bookmarkStart w:id="568" w:name="_Toc491859777"/>
        <w:bookmarkStart w:id="569" w:name="_Toc491861786"/>
        <w:bookmarkStart w:id="570" w:name="_Toc491862140"/>
        <w:bookmarkStart w:id="571" w:name="_Toc491862258"/>
        <w:bookmarkStart w:id="572" w:name="_Toc491862443"/>
        <w:bookmarkStart w:id="573" w:name="_Toc491862526"/>
        <w:bookmarkStart w:id="574" w:name="_Toc491862641"/>
        <w:bookmarkStart w:id="575" w:name="_Toc491862755"/>
        <w:bookmarkStart w:id="576" w:name="_Toc491862647"/>
        <w:bookmarkStart w:id="577" w:name="_Toc491862916"/>
        <w:bookmarkStart w:id="578" w:name="_Toc491863239"/>
        <w:bookmarkStart w:id="579" w:name="_Toc491863644"/>
        <w:bookmarkStart w:id="580" w:name="_Toc491865849"/>
        <w:bookmarkStart w:id="581" w:name="_Toc491864403"/>
        <w:bookmarkStart w:id="582" w:name="_Toc491866450"/>
        <w:bookmarkStart w:id="583" w:name="_Toc491868045"/>
        <w:bookmarkStart w:id="584" w:name="_Toc491868193"/>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del>
    </w:p>
    <w:p w14:paraId="38F1022D" w14:textId="3EEA6EDD" w:rsidR="00150F42" w:rsidDel="005C25F4" w:rsidRDefault="00405B40" w:rsidP="00DF17DD">
      <w:pPr>
        <w:pStyle w:val="ChapterName"/>
        <w:numPr>
          <w:ilvl w:val="0"/>
          <w:numId w:val="3"/>
        </w:numPr>
        <w:jc w:val="left"/>
        <w:rPr>
          <w:del w:id="585" w:author="Marc Adrian  Jimenez" w:date="2017-08-15T18:16:00Z"/>
          <w:noProof/>
        </w:rPr>
      </w:pPr>
      <w:del w:id="586"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"_Toc479542705" </w:delInstrText>
        </w:r>
        <w:r w:rsidDel="005C25F4">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3 Biometric Authentication Process</w:delText>
        </w:r>
        <w:r w:rsidR="00150F42" w:rsidDel="005C25F4">
          <w:rPr>
            <w:noProof/>
            <w:webHidden/>
          </w:rPr>
          <w:tab/>
        </w:r>
        <w:r w:rsidR="00150F42" w:rsidDel="005C25F4">
          <w:rPr>
            <w:webHidden/>
          </w:rPr>
          <w:fldChar w:fldCharType="begin"/>
        </w:r>
        <w:r w:rsidR="00150F42" w:rsidDel="005C25F4">
          <w:rPr>
            <w:noProof/>
            <w:webHidden/>
          </w:rPr>
          <w:delInstrText xml:space="preserve"> PAGEREF _Toc479542705 \h </w:delInstrText>
        </w:r>
        <w:r w:rsidR="00150F42" w:rsidDel="005C25F4">
          <w:rPr>
            <w:webHidden/>
          </w:rPr>
        </w:r>
        <w:r w:rsidR="00150F42" w:rsidDel="005C25F4">
          <w:rPr>
            <w:webHidden/>
          </w:rPr>
          <w:fldChar w:fldCharType="separate"/>
        </w:r>
        <w:r w:rsidR="00150F42" w:rsidDel="005C25F4">
          <w:rPr>
            <w:noProof/>
            <w:webHidden/>
          </w:rPr>
          <w:delText>15</w:delText>
        </w:r>
        <w:r w:rsidR="00150F42" w:rsidDel="005C25F4">
          <w:rPr>
            <w:webHidden/>
          </w:rPr>
          <w:fldChar w:fldCharType="end"/>
        </w:r>
        <w:r w:rsidDel="005C25F4">
          <w:fldChar w:fldCharType="end"/>
        </w:r>
        <w:bookmarkStart w:id="587" w:name="_Toc490717641"/>
        <w:bookmarkStart w:id="588" w:name="_Toc490717750"/>
        <w:bookmarkStart w:id="589" w:name="_Toc490718099"/>
        <w:bookmarkStart w:id="590" w:name="_Toc490718365"/>
        <w:bookmarkStart w:id="591" w:name="_Toc490718471"/>
        <w:bookmarkStart w:id="592" w:name="_Toc490718600"/>
        <w:bookmarkStart w:id="593" w:name="_Toc490718712"/>
        <w:bookmarkStart w:id="594" w:name="_Toc490719164"/>
        <w:bookmarkStart w:id="595" w:name="_Toc490719276"/>
        <w:bookmarkStart w:id="596" w:name="_Toc490719389"/>
        <w:bookmarkStart w:id="597" w:name="_Toc490719502"/>
        <w:bookmarkStart w:id="598" w:name="_Toc490719676"/>
        <w:bookmarkStart w:id="599" w:name="_Toc490719785"/>
        <w:bookmarkStart w:id="600" w:name="_Toc490719894"/>
        <w:bookmarkStart w:id="601" w:name="_Toc490720003"/>
        <w:bookmarkStart w:id="602" w:name="_Toc490720113"/>
        <w:bookmarkStart w:id="603" w:name="_Toc490720220"/>
        <w:bookmarkStart w:id="604" w:name="_Toc490720326"/>
        <w:bookmarkStart w:id="605" w:name="_Toc490720432"/>
        <w:bookmarkStart w:id="606" w:name="_Toc490721366"/>
        <w:bookmarkStart w:id="607" w:name="_Toc490730185"/>
        <w:bookmarkStart w:id="608" w:name="_Toc491823464"/>
        <w:bookmarkStart w:id="609" w:name="_Toc491823629"/>
        <w:bookmarkStart w:id="610" w:name="_Toc491824196"/>
        <w:bookmarkStart w:id="611" w:name="_Toc491824297"/>
        <w:bookmarkStart w:id="612" w:name="_Toc491824398"/>
        <w:bookmarkStart w:id="613" w:name="_Toc491824491"/>
        <w:bookmarkStart w:id="614" w:name="_Toc491824594"/>
        <w:bookmarkStart w:id="615" w:name="_Toc491824697"/>
        <w:bookmarkStart w:id="616" w:name="_Toc491824800"/>
        <w:bookmarkStart w:id="617" w:name="_Toc491824903"/>
        <w:bookmarkStart w:id="618" w:name="_Toc491825006"/>
        <w:bookmarkStart w:id="619" w:name="_Toc491825913"/>
        <w:bookmarkStart w:id="620" w:name="_Toc491826015"/>
        <w:bookmarkStart w:id="621" w:name="_Toc491827116"/>
        <w:bookmarkStart w:id="622" w:name="_Toc491827582"/>
        <w:bookmarkStart w:id="623" w:name="_Toc491856733"/>
        <w:bookmarkStart w:id="624" w:name="_Toc491857083"/>
        <w:bookmarkStart w:id="625" w:name="_Toc491857303"/>
        <w:bookmarkStart w:id="626" w:name="_Toc491858103"/>
        <w:bookmarkStart w:id="627" w:name="_Toc491858448"/>
        <w:bookmarkStart w:id="628" w:name="_Toc491859622"/>
        <w:bookmarkStart w:id="629" w:name="_Toc491859778"/>
        <w:bookmarkStart w:id="630" w:name="_Toc491861787"/>
        <w:bookmarkStart w:id="631" w:name="_Toc491862141"/>
        <w:bookmarkStart w:id="632" w:name="_Toc491862259"/>
        <w:bookmarkStart w:id="633" w:name="_Toc491862444"/>
        <w:bookmarkStart w:id="634" w:name="_Toc491862527"/>
        <w:bookmarkStart w:id="635" w:name="_Toc491862642"/>
        <w:bookmarkStart w:id="636" w:name="_Toc491862756"/>
        <w:bookmarkStart w:id="637" w:name="_Toc491862648"/>
        <w:bookmarkStart w:id="638" w:name="_Toc491862917"/>
        <w:bookmarkStart w:id="639" w:name="_Toc491863240"/>
        <w:bookmarkStart w:id="640" w:name="_Toc491863645"/>
        <w:bookmarkStart w:id="641" w:name="_Toc491865850"/>
        <w:bookmarkStart w:id="642" w:name="_Toc491864404"/>
        <w:bookmarkStart w:id="643" w:name="_Toc491866451"/>
        <w:bookmarkStart w:id="644" w:name="_Toc491868046"/>
        <w:bookmarkStart w:id="645" w:name="_Toc491868194"/>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del>
    </w:p>
    <w:p w14:paraId="10ED582F" w14:textId="58D8336D" w:rsidR="00150F42" w:rsidDel="005C25F4" w:rsidRDefault="00150F42" w:rsidP="00DF17DD">
      <w:pPr>
        <w:pStyle w:val="ChapterName"/>
        <w:numPr>
          <w:ilvl w:val="0"/>
          <w:numId w:val="3"/>
        </w:numPr>
        <w:jc w:val="left"/>
        <w:rPr>
          <w:del w:id="646" w:author="Marc Adrian  Jimenez" w:date="2017-08-15T18:16:00Z"/>
          <w:noProof/>
          <w:lang w:eastAsia="en-PH"/>
        </w:rPr>
      </w:pPr>
      <w:del w:id="647" w:author="Marc Adrian  Jimenez" w:date="2017-08-15T18:16:00Z">
        <w:r w:rsidDel="005C25F4">
          <w:rPr>
            <w:lang w:eastAsia="en-PH"/>
          </w:rPr>
          <w:fldChar w:fldCharType="end"/>
        </w:r>
        <w:bookmarkStart w:id="648" w:name="_Toc490717642"/>
        <w:bookmarkStart w:id="649" w:name="_Toc490717751"/>
        <w:bookmarkStart w:id="650" w:name="_Toc490718100"/>
        <w:bookmarkStart w:id="651" w:name="_Toc490718366"/>
        <w:bookmarkStart w:id="652" w:name="_Toc490718472"/>
        <w:bookmarkStart w:id="653" w:name="_Toc490718601"/>
        <w:bookmarkStart w:id="654" w:name="_Toc490718713"/>
        <w:bookmarkStart w:id="655" w:name="_Toc490719165"/>
        <w:bookmarkStart w:id="656" w:name="_Toc490719277"/>
        <w:bookmarkStart w:id="657" w:name="_Toc490719390"/>
        <w:bookmarkStart w:id="658" w:name="_Toc490719503"/>
        <w:bookmarkStart w:id="659" w:name="_Toc490719677"/>
        <w:bookmarkStart w:id="660" w:name="_Toc490719786"/>
        <w:bookmarkStart w:id="661" w:name="_Toc490719895"/>
        <w:bookmarkStart w:id="662" w:name="_Toc490720004"/>
        <w:bookmarkStart w:id="663" w:name="_Toc490720114"/>
        <w:bookmarkStart w:id="664" w:name="_Toc490720221"/>
        <w:bookmarkStart w:id="665" w:name="_Toc490720327"/>
        <w:bookmarkStart w:id="666" w:name="_Toc490720433"/>
        <w:bookmarkStart w:id="667" w:name="_Toc490721367"/>
        <w:bookmarkStart w:id="668" w:name="_Toc490730186"/>
        <w:bookmarkStart w:id="669" w:name="_Toc491823465"/>
        <w:bookmarkStart w:id="670" w:name="_Toc491823630"/>
        <w:bookmarkStart w:id="671" w:name="_Toc491824197"/>
        <w:bookmarkStart w:id="672" w:name="_Toc491824298"/>
        <w:bookmarkStart w:id="673" w:name="_Toc491824399"/>
        <w:bookmarkStart w:id="674" w:name="_Toc491824492"/>
        <w:bookmarkStart w:id="675" w:name="_Toc491824595"/>
        <w:bookmarkStart w:id="676" w:name="_Toc491824698"/>
        <w:bookmarkStart w:id="677" w:name="_Toc491824801"/>
        <w:bookmarkStart w:id="678" w:name="_Toc491824904"/>
        <w:bookmarkStart w:id="679" w:name="_Toc491825007"/>
        <w:bookmarkStart w:id="680" w:name="_Toc491825914"/>
        <w:bookmarkStart w:id="681" w:name="_Toc491826016"/>
        <w:bookmarkStart w:id="682" w:name="_Toc491827117"/>
        <w:bookmarkStart w:id="683" w:name="_Toc491827583"/>
        <w:bookmarkStart w:id="684" w:name="_Toc491856734"/>
        <w:bookmarkStart w:id="685" w:name="_Toc491857084"/>
        <w:bookmarkStart w:id="686" w:name="_Toc491857304"/>
        <w:bookmarkStart w:id="687" w:name="_Toc491858104"/>
        <w:bookmarkStart w:id="688" w:name="_Toc491858449"/>
        <w:bookmarkStart w:id="689" w:name="_Toc491859623"/>
        <w:bookmarkStart w:id="690" w:name="_Toc491859779"/>
        <w:bookmarkStart w:id="691" w:name="_Toc491861788"/>
        <w:bookmarkStart w:id="692" w:name="_Toc491862142"/>
        <w:bookmarkStart w:id="693" w:name="_Toc491862260"/>
        <w:bookmarkStart w:id="694" w:name="_Toc491862445"/>
        <w:bookmarkStart w:id="695" w:name="_Toc491862528"/>
        <w:bookmarkStart w:id="696" w:name="_Toc491862643"/>
        <w:bookmarkStart w:id="697" w:name="_Toc491862757"/>
        <w:bookmarkStart w:id="698" w:name="_Toc491862649"/>
        <w:bookmarkStart w:id="699" w:name="_Toc491862918"/>
        <w:bookmarkStart w:id="700" w:name="_Toc491863241"/>
        <w:bookmarkStart w:id="701" w:name="_Toc491863646"/>
        <w:bookmarkStart w:id="702" w:name="_Toc491865851"/>
        <w:bookmarkStart w:id="703" w:name="_Toc491864405"/>
        <w:bookmarkStart w:id="704" w:name="_Toc491866452"/>
        <w:bookmarkStart w:id="705" w:name="_Toc491868047"/>
        <w:bookmarkStart w:id="706" w:name="_Toc491868195"/>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del>
    </w:p>
    <w:p w14:paraId="7C5CC2C3" w14:textId="36A59206" w:rsidR="00150F42" w:rsidDel="005C25F4" w:rsidRDefault="00150F42" w:rsidP="00DF17DD">
      <w:pPr>
        <w:pStyle w:val="ChapterName"/>
        <w:numPr>
          <w:ilvl w:val="0"/>
          <w:numId w:val="3"/>
        </w:numPr>
        <w:jc w:val="left"/>
        <w:rPr>
          <w:del w:id="707" w:author="Marc Adrian  Jimenez" w:date="2017-08-15T18:16:00Z"/>
          <w:noProof/>
          <w:lang w:eastAsia="en-PH"/>
        </w:rPr>
      </w:pPr>
      <w:del w:id="708" w:author="Marc Adrian  Jimenez" w:date="2017-08-15T18:16:00Z">
        <w:r w:rsidDel="005C25F4">
          <w:rPr>
            <w:noProof/>
            <w:lang w:eastAsia="en-PH"/>
          </w:rPr>
          <w:br w:type="page"/>
        </w:r>
      </w:del>
    </w:p>
    <w:p w14:paraId="0DA89BD1" w14:textId="77777777" w:rsidR="00150F42" w:rsidRPr="009718F4" w:rsidRDefault="00150F42" w:rsidP="00DF17DD">
      <w:pPr>
        <w:pStyle w:val="ChapterName"/>
        <w:numPr>
          <w:ilvl w:val="0"/>
          <w:numId w:val="3"/>
        </w:numPr>
        <w:jc w:val="left"/>
        <w:rPr>
          <w:noProof/>
          <w:lang w:eastAsia="en-PH"/>
        </w:rPr>
      </w:pPr>
      <w:bookmarkStart w:id="709" w:name="_Toc490719278"/>
      <w:bookmarkStart w:id="710" w:name="_Toc491827118"/>
      <w:bookmarkStart w:id="711" w:name="_Toc491859624"/>
      <w:bookmarkStart w:id="712" w:name="_Toc491864406"/>
      <w:bookmarkStart w:id="713" w:name="_Toc491868196"/>
      <w:r w:rsidRPr="00150D4E">
        <w:rPr>
          <w:noProof/>
          <w:lang w:eastAsia="en-PH"/>
        </w:rPr>
        <w:t>Introduction</w:t>
      </w:r>
      <w:bookmarkEnd w:id="402"/>
      <w:bookmarkEnd w:id="709"/>
      <w:bookmarkEnd w:id="710"/>
      <w:bookmarkEnd w:id="711"/>
      <w:bookmarkEnd w:id="712"/>
      <w:bookmarkEnd w:id="713"/>
    </w:p>
    <w:p w14:paraId="186E66D6" w14:textId="77777777" w:rsidR="00150F42" w:rsidRPr="00150D4E" w:rsidRDefault="00150F42" w:rsidP="00150F42">
      <w:pPr>
        <w:pStyle w:val="11"/>
        <w:numPr>
          <w:ilvl w:val="1"/>
          <w:numId w:val="2"/>
        </w:numPr>
      </w:pPr>
      <w:bookmarkStart w:id="714" w:name="_Toc479371737"/>
      <w:bookmarkStart w:id="715" w:name="_Toc490719279"/>
      <w:bookmarkStart w:id="716" w:name="_Toc491827119"/>
      <w:bookmarkStart w:id="717" w:name="_Toc491859625"/>
      <w:bookmarkStart w:id="718" w:name="_Toc491864407"/>
      <w:bookmarkStart w:id="719" w:name="_Toc491868197"/>
      <w:r w:rsidRPr="00150D4E">
        <w:t>Project Context</w:t>
      </w:r>
      <w:bookmarkEnd w:id="714"/>
      <w:bookmarkEnd w:id="715"/>
      <w:bookmarkEnd w:id="716"/>
      <w:bookmarkEnd w:id="717"/>
      <w:bookmarkEnd w:id="718"/>
      <w:bookmarkEnd w:id="719"/>
    </w:p>
    <w:p w14:paraId="5E6BE546" w14:textId="77777777" w:rsidR="00150F42" w:rsidRDefault="00150F42" w:rsidP="00150F42">
      <w:pPr>
        <w:pStyle w:val="111"/>
        <w:numPr>
          <w:ilvl w:val="2"/>
          <w:numId w:val="2"/>
        </w:numPr>
        <w:rPr>
          <w:noProof/>
          <w:lang w:eastAsia="en-PH"/>
        </w:rPr>
      </w:pPr>
      <w:bookmarkStart w:id="720" w:name="_Toc479371738"/>
      <w:bookmarkStart w:id="721" w:name="_Toc490719280"/>
      <w:bookmarkStart w:id="722" w:name="_Toc491827120"/>
      <w:bookmarkStart w:id="723" w:name="_Toc491859626"/>
      <w:bookmarkStart w:id="724" w:name="_Toc491864408"/>
      <w:bookmarkStart w:id="725" w:name="_Toc491868198"/>
      <w:r w:rsidRPr="00150D4E">
        <w:rPr>
          <w:noProof/>
          <w:lang w:eastAsia="en-PH"/>
        </w:rPr>
        <w:t>The Challenges</w:t>
      </w:r>
      <w:bookmarkEnd w:id="720"/>
      <w:bookmarkEnd w:id="721"/>
      <w:bookmarkEnd w:id="722"/>
      <w:bookmarkEnd w:id="723"/>
      <w:bookmarkEnd w:id="724"/>
      <w:bookmarkEnd w:id="725"/>
    </w:p>
    <w:p w14:paraId="6C479DD8" w14:textId="45BDDDCD" w:rsidR="00150F42" w:rsidRPr="00150D4E" w:rsidRDefault="00150F42" w:rsidP="003F223A">
      <w:pPr>
        <w:ind w:left="1418" w:firstLine="709"/>
        <w:rPr>
          <w:rFonts w:asciiTheme="minorEastAsia" w:eastAsiaTheme="minorEastAsia" w:hAnsiTheme="minorEastAsia" w:cstheme="minorEastAsia"/>
          <w:noProof/>
          <w:lang w:eastAsia="en-PH"/>
        </w:rPr>
      </w:pPr>
      <w:r>
        <w:rPr>
          <w:rFonts w:cstheme="minorHAnsi"/>
          <w:noProof/>
          <w:lang w:eastAsia="en-PH"/>
        </w:rPr>
        <w:tab/>
      </w:r>
      <w:ins w:id="726" w:author="Marc Adrian  Jimenez" w:date="2017-08-30T03:28:00Z">
        <w:r w:rsidR="008429CB" w:rsidRPr="008429CB">
          <w:rPr>
            <w:rFonts w:cstheme="minorHAnsi"/>
            <w:noProof/>
            <w:lang w:eastAsia="en-PH"/>
          </w:rPr>
          <w:t>Android smartphone users still exp</w:t>
        </w:r>
        <w:r w:rsidR="00361C64">
          <w:rPr>
            <w:rFonts w:cstheme="minorHAnsi"/>
            <w:noProof/>
            <w:lang w:eastAsia="en-PH"/>
          </w:rPr>
          <w:t>eriences touch</w:t>
        </w:r>
        <w:r w:rsidR="008429CB" w:rsidRPr="008429CB">
          <w:rPr>
            <w:rFonts w:cstheme="minorHAnsi"/>
            <w:noProof/>
            <w:lang w:eastAsia="en-PH"/>
          </w:rPr>
          <w:t>screen inaccuracy despite the manufacturers’ continuous efforts to enhance their products. According to the technology strategist of Synaptics, Andrew Hsu, touch-based mobile phones involve a lot of development work and quite a bit of engineering expertise to give consumers the excellent quality</w:t>
        </w:r>
      </w:ins>
      <w:del w:id="727" w:author="Marc Adrian  Jimenez" w:date="2017-08-30T03:28:00Z">
        <w:r w:rsidDel="008429CB">
          <w:delText xml:space="preserve">The </w:delText>
        </w:r>
        <w:r w:rsidRPr="00005297" w:rsidDel="008429CB">
          <w:delText xml:space="preserve">touch registers of touchscreen smartphones in the market is highly dependable </w:delText>
        </w:r>
        <w:r w:rsidRPr="00DF17DD" w:rsidDel="008429CB">
          <w:delText>on the user</w:delText>
        </w:r>
      </w:del>
      <w:ins w:id="728" w:author="Sherine Jane Coronel" w:date="2017-08-17T06:37:00Z">
        <w:del w:id="729" w:author="Marc Adrian  Jimenez" w:date="2017-08-30T03:28:00Z">
          <w:r w:rsidR="00AE7928" w:rsidDel="008429CB">
            <w:delText>s’ preference</w:delText>
          </w:r>
        </w:del>
      </w:ins>
      <w:ins w:id="730" w:author="Sherine Jane Coronel" w:date="2017-08-17T06:41:00Z">
        <w:del w:id="731" w:author="Marc Adrian  Jimenez" w:date="2017-08-30T03:28:00Z">
          <w:r w:rsidR="00AE7928" w:rsidDel="008429CB">
            <w:delText xml:space="preserve"> and usage. </w:delText>
          </w:r>
        </w:del>
      </w:ins>
      <w:del w:id="732" w:author="Marc Adrian  Jimenez" w:date="2017-08-30T03:28:00Z">
        <w:r w:rsidR="000F483D" w:rsidRPr="00AE7928" w:rsidDel="008429CB">
          <w:rPr>
            <w:b/>
          </w:rPr>
          <w:delText>.</w:delText>
        </w:r>
        <w:r w:rsidR="000F483D" w:rsidDel="008429CB">
          <w:rPr>
            <w:i/>
          </w:rPr>
          <w:delText xml:space="preserve"> </w:delText>
        </w:r>
        <w:r w:rsidDel="008429CB">
          <w:delText>Varying factors</w:delText>
        </w:r>
        <w:r w:rsidRPr="00005297" w:rsidDel="008429CB">
          <w:delText xml:space="preserve"> also exists not only in the hardware</w:delText>
        </w:r>
        <w:r w:rsidR="000F483D" w:rsidDel="008429CB">
          <w:delText xml:space="preserve"> part, but also in the software </w:delText>
        </w:r>
        <w:r w:rsidDel="008429CB">
          <w:delText>as the touch res</w:delText>
        </w:r>
      </w:del>
      <w:del w:id="733" w:author="Marc Adrian  Jimenez" w:date="2017-08-17T08:03:00Z">
        <w:r w:rsidDel="00F65E14">
          <w:delText>p</w:delText>
        </w:r>
      </w:del>
      <w:del w:id="734" w:author="Marc Adrian  Jimenez" w:date="2017-08-30T03:28:00Z">
        <w:r w:rsidDel="008429CB">
          <w:delText xml:space="preserve">onsiveness </w:delText>
        </w:r>
        <w:r w:rsidR="000F483D" w:rsidDel="008429CB">
          <w:delText xml:space="preserve">also </w:delText>
        </w:r>
        <w:r w:rsidDel="008429CB">
          <w:delText xml:space="preserve">varies </w:delText>
        </w:r>
      </w:del>
      <w:ins w:id="735" w:author="Sherine Jane Coronel" w:date="2017-08-16T15:55:00Z">
        <w:del w:id="736" w:author="Marc Adrian  Jimenez" w:date="2017-08-30T03:28:00Z">
          <w:r w:rsidR="00D5279C" w:rsidRPr="00A61AF3" w:rsidDel="008429CB">
            <w:delText xml:space="preserve">differ </w:delText>
          </w:r>
        </w:del>
      </w:ins>
      <w:del w:id="737" w:author="Marc Adrian  Jimenez" w:date="2017-08-30T03:28:00Z">
        <w:r w:rsidDel="008429CB">
          <w:delText>depending on the current running operating system</w:delText>
        </w:r>
      </w:del>
      <w:ins w:id="738" w:author="Sherine Jane Coronel" w:date="2017-08-16T17:31:00Z">
        <w:del w:id="739" w:author="Marc Adrian  Jimenez" w:date="2017-08-30T03:28:00Z">
          <w:r w:rsidR="0043446E" w:rsidDel="008429CB">
            <w:delText xml:space="preserve"> of smartphones</w:delText>
          </w:r>
        </w:del>
      </w:ins>
      <w:r>
        <w:t>.</w:t>
      </w:r>
      <w:ins w:id="740" w:author="Marc Adrian  Jimenez" w:date="2017-08-15T18:17:00Z">
        <w:del w:id="741" w:author="Sherine Jane Coronel" w:date="2017-08-16T15:42:00Z">
          <w:r w:rsidR="005C25F4" w:rsidRPr="00A61AF3" w:rsidDel="00FF36B2">
            <w:delText>Claims</w:delText>
          </w:r>
        </w:del>
      </w:ins>
      <w:ins w:id="742" w:author="Marc Adrian  Jimenez" w:date="2017-08-16T16:50:00Z">
        <w:del w:id="743" w:author="Sherine Jane Coronel" w:date="2017-08-16T17:31:00Z">
          <w:r w:rsidR="00A61AF3" w:rsidRPr="004438C2">
            <w:rPr>
              <w:b/>
            </w:rPr>
            <w:delText xml:space="preserve"> </w:delText>
          </w:r>
        </w:del>
      </w:ins>
      <w:ins w:id="744" w:author="Marc Adrian  Jimenez" w:date="2017-08-15T18:17:00Z">
        <w:del w:id="745" w:author="Sherine Jane Coronel" w:date="2017-08-16T15:45:00Z">
          <w:r w:rsidR="005C25F4">
            <w:delText xml:space="preserve"> </w:delText>
          </w:r>
        </w:del>
        <w:del w:id="746" w:author="Sherine Jane Coronel" w:date="2017-08-16T15:43:00Z">
          <w:r w:rsidR="005C25F4">
            <w:delText xml:space="preserve">such as there </w:delText>
          </w:r>
        </w:del>
        <w:del w:id="747" w:author="Sherine Jane Coronel" w:date="2017-08-16T15:45:00Z">
          <w:r w:rsidR="005C25F4">
            <w:delText xml:space="preserve">is less </w:delText>
          </w:r>
        </w:del>
      </w:ins>
      <w:ins w:id="748" w:author="Marc Adrian  Jimenez" w:date="2017-08-15T18:18:00Z">
        <w:del w:id="749" w:author="Sherine Jane Coronel" w:date="2017-08-16T15:45:00Z">
          <w:r w:rsidR="005C25F4">
            <w:delText xml:space="preserve">average error when using </w:delText>
          </w:r>
        </w:del>
      </w:ins>
      <w:ins w:id="750" w:author="Marc Adrian  Jimenez" w:date="2017-08-15T18:19:00Z">
        <w:del w:id="751" w:author="Sherine Jane Coronel" w:date="2017-08-16T15:45:00Z">
          <w:r w:rsidR="005C25F4">
            <w:delText xml:space="preserve">smartphones running </w:delText>
          </w:r>
        </w:del>
      </w:ins>
      <w:ins w:id="752" w:author="Marc Adrian  Jimenez" w:date="2017-08-15T18:18:00Z">
        <w:del w:id="753" w:author="Sherine Jane Coronel" w:date="2017-08-16T15:45:00Z">
          <w:r w:rsidR="005C25F4">
            <w:delText xml:space="preserve">iOS </w:delText>
          </w:r>
        </w:del>
      </w:ins>
      <w:ins w:id="754" w:author="Marc Adrian  Jimenez" w:date="2017-08-15T18:19:00Z">
        <w:del w:id="755" w:author="Sherine Jane Coronel" w:date="2017-08-16T15:45:00Z">
          <w:r w:rsidR="005C25F4">
            <w:delText xml:space="preserve">as compared to those running Android. </w:delText>
          </w:r>
        </w:del>
        <w:del w:id="756" w:author="Sherine Jane Coronel" w:date="2017-08-16T17:30:00Z">
          <w:r w:rsidR="005C25F4">
            <w:delText>Also, virtual keyboards</w:delText>
          </w:r>
          <w:r w:rsidR="000B35D4">
            <w:delText>, which are software components</w:delText>
          </w:r>
          <w:r w:rsidR="005C25F4">
            <w:delText xml:space="preserve"> play a huge role in the typing accuracy of a smartphone.</w:delText>
          </w:r>
        </w:del>
      </w:ins>
    </w:p>
    <w:p w14:paraId="127F6B7F" w14:textId="77777777" w:rsidR="00150F42" w:rsidRDefault="00150F42" w:rsidP="00150F42">
      <w:pPr>
        <w:pStyle w:val="111"/>
        <w:numPr>
          <w:ilvl w:val="2"/>
          <w:numId w:val="2"/>
        </w:numPr>
        <w:rPr>
          <w:noProof/>
          <w:lang w:eastAsia="en-PH"/>
        </w:rPr>
      </w:pPr>
      <w:bookmarkStart w:id="757" w:name="_Toc479371739"/>
      <w:bookmarkStart w:id="758" w:name="_Toc490719281"/>
      <w:bookmarkStart w:id="759" w:name="_Toc491827121"/>
      <w:bookmarkStart w:id="760" w:name="_Toc491859627"/>
      <w:bookmarkStart w:id="761" w:name="_Toc491864409"/>
      <w:bookmarkStart w:id="762" w:name="_Toc491868199"/>
      <w:r w:rsidRPr="00150D4E">
        <w:rPr>
          <w:noProof/>
        </w:rPr>
        <w:t>The Opportunity</w:t>
      </w:r>
      <w:bookmarkEnd w:id="757"/>
      <w:bookmarkEnd w:id="758"/>
      <w:bookmarkEnd w:id="759"/>
      <w:bookmarkEnd w:id="760"/>
      <w:bookmarkEnd w:id="761"/>
      <w:bookmarkEnd w:id="762"/>
    </w:p>
    <w:p w14:paraId="3D4B9CB6" w14:textId="477B09AA" w:rsidR="00150F42" w:rsidRPr="00150D4E" w:rsidRDefault="00150F42" w:rsidP="003F223A">
      <w:pPr>
        <w:tabs>
          <w:tab w:val="left" w:pos="1418"/>
        </w:tabs>
        <w:ind w:left="1418" w:firstLine="709"/>
        <w:rPr>
          <w:lang w:eastAsia="en-PH"/>
        </w:rPr>
      </w:pPr>
      <w:r>
        <w:rPr>
          <w:noProof/>
          <w:lang w:eastAsia="en-PH"/>
        </w:rPr>
        <w:tab/>
      </w:r>
      <w:ins w:id="763" w:author="Joey Bernadette Dela Cruz" w:date="2017-08-17T01:05:00Z">
        <w:r w:rsidRPr="004920B5">
          <w:rPr>
            <w:noProof/>
            <w:lang w:eastAsia="en-PH"/>
          </w:rPr>
          <w:t xml:space="preserve">This research can help </w:t>
        </w:r>
      </w:ins>
      <w:ins w:id="764" w:author="Sherine Jane Coronel" w:date="2017-08-30T02:00:00Z">
        <w:r w:rsidR="00F45279">
          <w:rPr>
            <w:noProof/>
            <w:lang w:eastAsia="en-PH"/>
          </w:rPr>
          <w:t>to</w:t>
        </w:r>
        <w:r w:rsidRPr="004920B5">
          <w:rPr>
            <w:noProof/>
            <w:lang w:eastAsia="en-PH"/>
          </w:rPr>
          <w:t xml:space="preserve"> </w:t>
        </w:r>
      </w:ins>
      <w:ins w:id="765" w:author="Marc Adrian  Jimenez" w:date="2017-08-17T05:36:00Z">
        <w:r w:rsidR="00622957">
          <w:rPr>
            <w:noProof/>
            <w:lang w:eastAsia="en-PH"/>
          </w:rPr>
          <w:t xml:space="preserve">improve future </w:t>
        </w:r>
      </w:ins>
      <w:ins w:id="766" w:author="Marc Adrian  Jimenez" w:date="2017-08-31T23:19:00Z">
        <w:r w:rsidR="00B726B7">
          <w:rPr>
            <w:noProof/>
            <w:lang w:eastAsia="en-PH"/>
          </w:rPr>
          <w:t>A</w:t>
        </w:r>
      </w:ins>
      <w:ins w:id="767" w:author="Marc Adrian  Jimenez" w:date="2017-08-29T23:45:00Z">
        <w:r w:rsidR="00795ADC">
          <w:rPr>
            <w:noProof/>
            <w:lang w:eastAsia="en-PH"/>
          </w:rPr>
          <w:t xml:space="preserve">ndroid </w:t>
        </w:r>
      </w:ins>
      <w:ins w:id="768" w:author="Marc Adrian  Jimenez" w:date="2017-08-17T05:36:00Z">
        <w:r w:rsidR="00622957">
          <w:rPr>
            <w:noProof/>
            <w:lang w:eastAsia="en-PH"/>
          </w:rPr>
          <w:t xml:space="preserve">smartphones as this </w:t>
        </w:r>
      </w:ins>
      <w:ins w:id="769" w:author="Sherine Jane Coronel" w:date="2017-08-17T06:42:00Z">
        <w:r w:rsidR="00245F29">
          <w:rPr>
            <w:noProof/>
            <w:lang w:eastAsia="en-PH"/>
          </w:rPr>
          <w:t xml:space="preserve">research </w:t>
        </w:r>
      </w:ins>
      <w:ins w:id="770" w:author="Marc Adrian  Jimenez" w:date="2017-08-17T05:36:00Z">
        <w:r w:rsidR="00622957">
          <w:rPr>
            <w:noProof/>
            <w:lang w:eastAsia="en-PH"/>
          </w:rPr>
          <w:t xml:space="preserve">can </w:t>
        </w:r>
      </w:ins>
      <w:ins w:id="771" w:author="Marc Adrian  Jimenez" w:date="2017-08-17T05:31:00Z">
        <w:r w:rsidR="00622957">
          <w:rPr>
            <w:noProof/>
            <w:lang w:eastAsia="en-PH"/>
          </w:rPr>
          <w:t>inform</w:t>
        </w:r>
      </w:ins>
      <w:ins w:id="772" w:author="Marc Adrian  Jimenez" w:date="2017-08-22T10:15:00Z">
        <w:r w:rsidR="005317CD">
          <w:rPr>
            <w:noProof/>
            <w:lang w:eastAsia="en-PH"/>
          </w:rPr>
          <w:t xml:space="preserve"> </w:t>
        </w:r>
      </w:ins>
      <w:ins w:id="773" w:author="Marc Adrian  Jimenez" w:date="2017-08-31T23:19:00Z">
        <w:r w:rsidR="005317CD">
          <w:rPr>
            <w:noProof/>
            <w:lang w:eastAsia="en-PH"/>
          </w:rPr>
          <w:t>A</w:t>
        </w:r>
      </w:ins>
      <w:ins w:id="774" w:author="Marc Adrian  Jimenez" w:date="2017-08-22T10:15:00Z">
        <w:r w:rsidR="007627FF">
          <w:rPr>
            <w:noProof/>
            <w:lang w:eastAsia="en-PH"/>
          </w:rPr>
          <w:t>ndroid</w:t>
        </w:r>
      </w:ins>
      <w:ins w:id="775" w:author="Marc Adrian  Jimenez" w:date="2017-08-17T05:31:00Z">
        <w:r w:rsidR="00622957">
          <w:rPr>
            <w:noProof/>
            <w:lang w:eastAsia="en-PH"/>
          </w:rPr>
          <w:t xml:space="preserve"> </w:t>
        </w:r>
      </w:ins>
      <w:ins w:id="776" w:author="Joey Bernadette Dela Cruz" w:date="2017-08-17T01:05:00Z">
        <w:r w:rsidRPr="004920B5">
          <w:rPr>
            <w:noProof/>
            <w:lang w:eastAsia="en-PH"/>
          </w:rPr>
          <w:t xml:space="preserve">smartphone manufacturers on </w:t>
        </w:r>
      </w:ins>
      <w:ins w:id="777" w:author="Marc Adrian  Jimenez" w:date="2017-08-17T05:32:00Z">
        <w:r w:rsidR="00622957">
          <w:rPr>
            <w:noProof/>
            <w:lang w:eastAsia="en-PH"/>
          </w:rPr>
          <w:t xml:space="preserve">areas to </w:t>
        </w:r>
      </w:ins>
      <w:ins w:id="778" w:author="Joey Bernadette Dela Cruz" w:date="2017-08-17T01:05:00Z">
        <w:r w:rsidRPr="004920B5">
          <w:rPr>
            <w:noProof/>
            <w:lang w:eastAsia="en-PH"/>
          </w:rPr>
          <w:t>improv</w:t>
        </w:r>
      </w:ins>
      <w:ins w:id="779" w:author="Marc Adrian  Jimenez" w:date="2017-08-17T05:32:00Z">
        <w:r w:rsidR="00622957">
          <w:rPr>
            <w:noProof/>
            <w:lang w:eastAsia="en-PH"/>
          </w:rPr>
          <w:t>e on</w:t>
        </w:r>
      </w:ins>
      <w:ins w:id="780" w:author="Joey Bernadette Dela Cruz" w:date="2017-08-17T01:05:00Z">
        <w:del w:id="781" w:author="Marc Adrian  Jimenez" w:date="2017-08-17T05:32:00Z">
          <w:r w:rsidRPr="004920B5" w:rsidDel="00622957">
            <w:rPr>
              <w:noProof/>
              <w:lang w:eastAsia="en-PH"/>
            </w:rPr>
            <w:delText>ing</w:delText>
          </w:r>
        </w:del>
        <w:r w:rsidRPr="004920B5">
          <w:rPr>
            <w:noProof/>
            <w:lang w:eastAsia="en-PH"/>
          </w:rPr>
          <w:t xml:space="preserve"> their </w:t>
        </w:r>
      </w:ins>
      <w:ins w:id="782" w:author="Marc Adrian  Jimenez" w:date="2017-08-17T05:36:00Z">
        <w:r w:rsidR="00622957">
          <w:rPr>
            <w:noProof/>
            <w:lang w:eastAsia="en-PH"/>
          </w:rPr>
          <w:t>devices</w:t>
        </w:r>
      </w:ins>
      <w:ins w:id="783" w:author="Sherine Jane Coronel" w:date="2017-08-17T06:43:00Z">
        <w:r w:rsidR="00245F29">
          <w:rPr>
            <w:noProof/>
            <w:lang w:eastAsia="en-PH"/>
          </w:rPr>
          <w:t>.</w:t>
        </w:r>
      </w:ins>
      <w:ins w:id="784" w:author="Marc Adrian  Jimenez" w:date="2017-08-17T05:36:00Z">
        <w:del w:id="785" w:author="Sherine Jane Coronel" w:date="2017-08-17T06:43:00Z">
          <w:r w:rsidR="00622957">
            <w:rPr>
              <w:noProof/>
              <w:lang w:eastAsia="en-PH"/>
            </w:rPr>
            <w:delText>.</w:delText>
          </w:r>
        </w:del>
      </w:ins>
      <w:ins w:id="786" w:author="Joey Bernadette Dela Cruz" w:date="2017-08-17T01:05:00Z">
        <w:del w:id="787" w:author="Marc Adrian  Jimenez" w:date="2017-08-17T05:36:00Z">
          <w:r w:rsidRPr="000F483D" w:rsidDel="00622957">
            <w:rPr>
              <w:noProof/>
              <w:lang w:eastAsia="en-PH"/>
            </w:rPr>
            <w:delText xml:space="preserve">devices </w:delText>
          </w:r>
          <w:r w:rsidRPr="004920B5" w:rsidDel="00622957">
            <w:rPr>
              <w:noProof/>
              <w:lang w:eastAsia="en-PH"/>
            </w:rPr>
            <w:delText xml:space="preserve">by increasing the </w:delText>
          </w:r>
        </w:del>
        <w:del w:id="788" w:author="Marc Adrian  Jimenez" w:date="2017-08-17T05:32:00Z">
          <w:r w:rsidRPr="004920B5" w:rsidDel="00622957">
            <w:rPr>
              <w:noProof/>
              <w:lang w:eastAsia="en-PH"/>
            </w:rPr>
            <w:delText>satisfaction</w:delText>
          </w:r>
        </w:del>
        <w:del w:id="789" w:author="Marc Adrian  Jimenez" w:date="2017-08-17T05:36:00Z">
          <w:r w:rsidRPr="004920B5" w:rsidDel="00622957">
            <w:rPr>
              <w:noProof/>
              <w:lang w:eastAsia="en-PH"/>
            </w:rPr>
            <w:delText xml:space="preserve"> experience</w:delText>
          </w:r>
        </w:del>
        <w:del w:id="790" w:author="Marc Adrian  Jimenez" w:date="2017-08-17T05:32:00Z">
          <w:r w:rsidRPr="004920B5" w:rsidDel="00622957">
            <w:rPr>
              <w:noProof/>
              <w:lang w:eastAsia="en-PH"/>
            </w:rPr>
            <w:delText>d by</w:delText>
          </w:r>
        </w:del>
        <w:del w:id="791" w:author="Marc Adrian  Jimenez" w:date="2017-08-17T05:36:00Z">
          <w:r w:rsidRPr="004920B5" w:rsidDel="00622957">
            <w:rPr>
              <w:noProof/>
              <w:lang w:eastAsia="en-PH"/>
            </w:rPr>
            <w:delText xml:space="preserve"> their </w:delText>
          </w:r>
          <w:r w:rsidR="00F951DF" w:rsidRPr="00F951DF" w:rsidDel="00622957">
            <w:rPr>
              <w:noProof/>
              <w:lang w:eastAsia="en-PH"/>
            </w:rPr>
            <w:delText>customer through considering and implementing the result of this paper.</w:delText>
          </w:r>
        </w:del>
      </w:ins>
      <w:del w:id="792" w:author="Joey Bernadette Dela Cruz" w:date="2017-08-17T01:05:00Z">
        <w:r w:rsidRPr="004920B5" w:rsidDel="00F951DF">
          <w:rPr>
            <w:noProof/>
            <w:lang w:eastAsia="en-PH"/>
          </w:rPr>
          <w:delText>Th</w:delText>
        </w:r>
      </w:del>
      <w:del w:id="793" w:author="Joey Bernadette Dela Cruz" w:date="2017-08-17T00:55:00Z">
        <w:r w:rsidRPr="004920B5" w:rsidDel="008A6BD0">
          <w:rPr>
            <w:noProof/>
            <w:lang w:eastAsia="en-PH"/>
          </w:rPr>
          <w:delText>is</w:delText>
        </w:r>
      </w:del>
      <w:del w:id="794" w:author="Joey Bernadette Dela Cruz" w:date="2017-08-17T01:05:00Z">
        <w:r w:rsidRPr="004920B5" w:rsidDel="00F951DF">
          <w:rPr>
            <w:noProof/>
            <w:lang w:eastAsia="en-PH"/>
          </w:rPr>
          <w:delText xml:space="preserve"> </w:delText>
        </w:r>
      </w:del>
      <w:del w:id="795" w:author="Joey Bernadette Dela Cruz" w:date="2017-08-17T00:55:00Z">
        <w:r w:rsidRPr="004920B5" w:rsidDel="008A6BD0">
          <w:rPr>
            <w:noProof/>
            <w:lang w:eastAsia="en-PH"/>
          </w:rPr>
          <w:delText xml:space="preserve">research can help smartphone manufacturers on improving their </w:delText>
        </w:r>
        <w:r w:rsidRPr="000F483D" w:rsidDel="008A6BD0">
          <w:rPr>
            <w:noProof/>
            <w:lang w:eastAsia="en-PH"/>
          </w:rPr>
          <w:delText xml:space="preserve">devices </w:delText>
        </w:r>
        <w:r w:rsidRPr="004920B5" w:rsidDel="008A6BD0">
          <w:rPr>
            <w:noProof/>
            <w:lang w:eastAsia="en-PH"/>
          </w:rPr>
          <w:delText xml:space="preserve">by increasing the satisfaction experienced by their </w:delText>
        </w:r>
        <w:r w:rsidRPr="004920B5">
          <w:rPr>
            <w:noProof/>
            <w:lang w:eastAsia="en-PH"/>
          </w:rPr>
          <w:delText>customers through the custom-calibrated touch registers.</w:delText>
        </w:r>
        <w:r w:rsidR="000F483D">
          <w:rPr>
            <w:noProof/>
            <w:lang w:eastAsia="en-PH"/>
          </w:rPr>
          <w:delText xml:space="preserve"> </w:delText>
        </w:r>
      </w:del>
    </w:p>
    <w:p w14:paraId="18C7C717" w14:textId="77777777" w:rsidR="00150F42" w:rsidRDefault="00150F42" w:rsidP="00150F42">
      <w:pPr>
        <w:pStyle w:val="111"/>
        <w:numPr>
          <w:ilvl w:val="2"/>
          <w:numId w:val="2"/>
        </w:numPr>
        <w:rPr>
          <w:noProof/>
          <w:lang w:eastAsia="en-PH"/>
        </w:rPr>
      </w:pPr>
      <w:bookmarkStart w:id="796" w:name="_Toc479371740"/>
      <w:bookmarkStart w:id="797" w:name="_Toc490719282"/>
      <w:bookmarkStart w:id="798" w:name="_Toc491827122"/>
      <w:bookmarkStart w:id="799" w:name="_Toc491859628"/>
      <w:bookmarkStart w:id="800" w:name="_Toc491864410"/>
      <w:bookmarkStart w:id="801" w:name="_Toc491868200"/>
      <w:r w:rsidRPr="00150D4E">
        <w:rPr>
          <w:noProof/>
        </w:rPr>
        <w:t>Purpose and Description</w:t>
      </w:r>
      <w:bookmarkEnd w:id="796"/>
      <w:bookmarkEnd w:id="797"/>
      <w:bookmarkEnd w:id="798"/>
      <w:bookmarkEnd w:id="799"/>
      <w:bookmarkEnd w:id="800"/>
      <w:bookmarkEnd w:id="801"/>
    </w:p>
    <w:p w14:paraId="432D7015" w14:textId="3DD3F6F4" w:rsidR="00150F42" w:rsidRPr="00150D4E" w:rsidRDefault="00150F42" w:rsidP="003F223A">
      <w:pPr>
        <w:ind w:left="1418" w:firstLine="709"/>
      </w:pPr>
      <w:r>
        <w:rPr>
          <w:noProof/>
          <w:lang w:eastAsia="en-PH"/>
        </w:rPr>
        <w:tab/>
      </w:r>
      <w:ins w:id="802" w:author="Marc Adrian  Jimenez" w:date="2017-08-16T18:22:00Z">
        <w:r w:rsidR="008D27BE">
          <w:rPr>
            <w:noProof/>
            <w:lang w:eastAsia="en-PH"/>
          </w:rPr>
          <w:t>The purpose of this research is t</w:t>
        </w:r>
      </w:ins>
      <w:ins w:id="803" w:author="Marc Adrian  Jimenez" w:date="2017-08-16T18:23:00Z">
        <w:r w:rsidR="008D27BE">
          <w:rPr>
            <w:noProof/>
            <w:lang w:eastAsia="en-PH"/>
          </w:rPr>
          <w:t xml:space="preserve">o identify the different </w:t>
        </w:r>
      </w:ins>
      <w:ins w:id="804" w:author="Marc Adrian  Jimenez" w:date="2017-08-29T10:27:00Z">
        <w:r w:rsidR="004B6102">
          <w:rPr>
            <w:noProof/>
            <w:lang w:eastAsia="en-PH"/>
          </w:rPr>
          <w:t xml:space="preserve">hardware and software </w:t>
        </w:r>
      </w:ins>
      <w:ins w:id="805" w:author="Marc Adrian  Jimenez" w:date="2017-08-16T18:23:00Z">
        <w:r w:rsidR="008D27BE">
          <w:rPr>
            <w:noProof/>
            <w:lang w:eastAsia="en-PH"/>
          </w:rPr>
          <w:t xml:space="preserve">factors affecting the problems in </w:t>
        </w:r>
      </w:ins>
      <w:ins w:id="806" w:author="Marc Adrian  Jimenez" w:date="2017-08-31T23:19:00Z">
        <w:r w:rsidR="005317CD">
          <w:rPr>
            <w:noProof/>
            <w:lang w:eastAsia="en-PH"/>
          </w:rPr>
          <w:t>A</w:t>
        </w:r>
      </w:ins>
      <w:ins w:id="807" w:author="Marc Adrian  Jimenez" w:date="2017-08-29T23:45:00Z">
        <w:r w:rsidR="00795ADC">
          <w:rPr>
            <w:noProof/>
            <w:lang w:eastAsia="en-PH"/>
          </w:rPr>
          <w:t xml:space="preserve">ndroid smartphone’s </w:t>
        </w:r>
      </w:ins>
      <w:ins w:id="808" w:author="Marc Adrian  Jimenez" w:date="2017-08-16T18:23:00Z">
        <w:r w:rsidR="008D27BE">
          <w:rPr>
            <w:noProof/>
            <w:lang w:eastAsia="en-PH"/>
          </w:rPr>
          <w:t>touchscreen responsiveness and accu</w:t>
        </w:r>
      </w:ins>
      <w:ins w:id="809" w:author="Marc Adrian  Jimenez" w:date="2017-08-16T18:24:00Z">
        <w:r w:rsidR="008D27BE">
          <w:rPr>
            <w:noProof/>
            <w:lang w:eastAsia="en-PH"/>
          </w:rPr>
          <w:t>rateness. Also, this research will state how it affects the responsiveness and accurateness of</w:t>
        </w:r>
      </w:ins>
      <w:ins w:id="810" w:author="Marc Adrian  Jimenez" w:date="2017-08-29T23:45:00Z">
        <w:r w:rsidR="005317CD">
          <w:rPr>
            <w:noProof/>
            <w:lang w:eastAsia="en-PH"/>
          </w:rPr>
          <w:t xml:space="preserve"> </w:t>
        </w:r>
      </w:ins>
      <w:ins w:id="811" w:author="Marc Adrian  Jimenez" w:date="2017-08-31T23:19:00Z">
        <w:r w:rsidR="005317CD">
          <w:rPr>
            <w:noProof/>
            <w:lang w:eastAsia="en-PH"/>
          </w:rPr>
          <w:t>A</w:t>
        </w:r>
      </w:ins>
      <w:ins w:id="812" w:author="Marc Adrian  Jimenez" w:date="2017-08-29T23:45:00Z">
        <w:r w:rsidR="00795ADC">
          <w:rPr>
            <w:noProof/>
            <w:lang w:eastAsia="en-PH"/>
          </w:rPr>
          <w:t>ndroid smartphone’s</w:t>
        </w:r>
      </w:ins>
      <w:ins w:id="813" w:author="Marc Adrian  Jimenez" w:date="2017-08-16T18:24:00Z">
        <w:r w:rsidR="008D27BE">
          <w:rPr>
            <w:noProof/>
            <w:lang w:eastAsia="en-PH"/>
          </w:rPr>
          <w:t xml:space="preserve"> touchscreens.</w:t>
        </w:r>
      </w:ins>
      <w:del w:id="814" w:author="Sherine Jane Coronel" w:date="2017-08-16T16:58:00Z">
        <w:r w:rsidRPr="0071459E">
          <w:rPr>
            <w:b/>
            <w:lang w:eastAsia="en-PH"/>
            <w:rPrChange w:id="815" w:author="Sherine Jane Coronel" w:date="2017-08-16T16:56:00Z">
              <w:rPr>
                <w:noProof/>
                <w:lang w:eastAsia="en-PH"/>
              </w:rPr>
            </w:rPrChange>
          </w:rPr>
          <w:delText xml:space="preserve">This research serves as a possible solution </w:delText>
        </w:r>
      </w:del>
      <w:ins w:id="816" w:author="Sherine Jane Coronel" w:date="2017-08-16T16:50:00Z">
        <w:del w:id="817" w:author="Marc Adrian  Jimenez" w:date="2017-08-16T17:05:00Z">
          <w:r w:rsidR="00B11629" w:rsidRPr="0071459E" w:rsidDel="00E611E2">
            <w:rPr>
              <w:b/>
              <w:lang w:eastAsia="en-PH"/>
              <w:rPrChange w:id="818" w:author="Sherine Jane Coronel" w:date="2017-08-16T16:56:00Z">
                <w:rPr>
                  <w:noProof/>
                  <w:lang w:eastAsia="en-PH"/>
                </w:rPr>
              </w:rPrChange>
            </w:rPr>
            <w:delText xml:space="preserve">to the touchscreen issue of Android devices </w:delText>
          </w:r>
        </w:del>
      </w:ins>
      <w:ins w:id="819" w:author="Sherine Jane Coronel" w:date="2017-08-16T16:51:00Z">
        <w:del w:id="820" w:author="Marc Adrian  Jimenez" w:date="2017-08-16T17:05:00Z">
          <w:r w:rsidR="00B11629" w:rsidRPr="0071459E" w:rsidDel="00E611E2">
            <w:rPr>
              <w:b/>
              <w:lang w:eastAsia="en-PH"/>
              <w:rPrChange w:id="821" w:author="Sherine Jane Coronel" w:date="2017-08-16T16:56:00Z">
                <w:rPr>
                  <w:noProof/>
                  <w:lang w:eastAsia="en-PH"/>
                </w:rPr>
              </w:rPrChange>
            </w:rPr>
            <w:delText xml:space="preserve"> to further </w:delText>
          </w:r>
        </w:del>
      </w:ins>
      <w:del w:id="822" w:author="Sherine Jane Coronel" w:date="2017-08-16T16:52:00Z">
        <w:r w:rsidRPr="0071459E">
          <w:rPr>
            <w:b/>
            <w:lang w:eastAsia="en-PH"/>
            <w:rPrChange w:id="823" w:author="Sherine Jane Coronel" w:date="2017-08-16T16:56:00Z">
              <w:rPr>
                <w:noProof/>
                <w:lang w:eastAsia="en-PH"/>
              </w:rPr>
            </w:rPrChange>
          </w:rPr>
          <w:delText>for</w:delText>
        </w:r>
      </w:del>
      <w:del w:id="824" w:author="Sherine Jane Coronel" w:date="2017-08-16T16:54:00Z">
        <w:r w:rsidRPr="0071459E">
          <w:rPr>
            <w:b/>
            <w:lang w:eastAsia="en-PH"/>
            <w:rPrChange w:id="825" w:author="Sherine Jane Coronel" w:date="2017-08-16T16:56:00Z">
              <w:rPr>
                <w:noProof/>
                <w:lang w:eastAsia="en-PH"/>
              </w:rPr>
            </w:rPrChange>
          </w:rPr>
          <w:delText xml:space="preserve"> smartphone manufacturers</w:delText>
        </w:r>
      </w:del>
      <w:del w:id="826" w:author="Sherine Jane Coronel" w:date="2017-08-16T16:52:00Z">
        <w:r w:rsidRPr="0071459E">
          <w:rPr>
            <w:b/>
            <w:lang w:eastAsia="en-PH"/>
            <w:rPrChange w:id="827" w:author="Sherine Jane Coronel" w:date="2017-08-16T16:56:00Z">
              <w:rPr>
                <w:noProof/>
                <w:lang w:eastAsia="en-PH"/>
              </w:rPr>
            </w:rPrChange>
          </w:rPr>
          <w:delText xml:space="preserve"> to </w:delText>
        </w:r>
      </w:del>
      <w:del w:id="828" w:author="Sherine Jane Coronel" w:date="2017-08-16T16:58:00Z">
        <w:r w:rsidRPr="0071459E">
          <w:rPr>
            <w:b/>
            <w:lang w:eastAsia="en-PH"/>
            <w:rPrChange w:id="829" w:author="Sherine Jane Coronel" w:date="2017-08-16T16:56:00Z">
              <w:rPr>
                <w:noProof/>
                <w:lang w:eastAsia="en-PH"/>
              </w:rPr>
            </w:rPrChange>
          </w:rPr>
          <w:delText xml:space="preserve">increase the consumer satisfaction rate </w:delText>
        </w:r>
      </w:del>
      <w:del w:id="830" w:author="Sherine Jane Coronel" w:date="2017-08-16T16:56:00Z">
        <w:r w:rsidRPr="0071459E">
          <w:rPr>
            <w:b/>
            <w:lang w:eastAsia="en-PH"/>
            <w:rPrChange w:id="831" w:author="Sherine Jane Coronel" w:date="2017-08-16T16:56:00Z">
              <w:rPr>
                <w:noProof/>
                <w:lang w:eastAsia="en-PH"/>
              </w:rPr>
            </w:rPrChange>
          </w:rPr>
          <w:delText xml:space="preserve">of </w:delText>
        </w:r>
      </w:del>
      <w:del w:id="832" w:author="Sherine Jane Coronel" w:date="2017-08-16T16:54:00Z">
        <w:r w:rsidRPr="0071459E">
          <w:rPr>
            <w:b/>
            <w:lang w:eastAsia="en-PH"/>
            <w:rPrChange w:id="833" w:author="Sherine Jane Coronel" w:date="2017-08-16T16:56:00Z">
              <w:rPr>
                <w:noProof/>
                <w:lang w:eastAsia="en-PH"/>
              </w:rPr>
            </w:rPrChange>
          </w:rPr>
          <w:delText xml:space="preserve">their </w:delText>
        </w:r>
      </w:del>
      <w:del w:id="834" w:author="Sherine Jane Coronel" w:date="2017-08-16T16:56:00Z">
        <w:r w:rsidRPr="0071459E" w:rsidDel="00794D12">
          <w:rPr>
            <w:b/>
            <w:noProof/>
            <w:lang w:eastAsia="en-PH"/>
            <w:rPrChange w:id="835" w:author="Sherine Jane Coronel" w:date="2017-08-16T16:55:00Z">
              <w:rPr>
                <w:noProof/>
                <w:lang w:eastAsia="en-PH"/>
              </w:rPr>
            </w:rPrChange>
          </w:rPr>
          <w:delText>products</w:delText>
        </w:r>
      </w:del>
      <w:del w:id="836" w:author="Sherine Jane Coronel" w:date="2017-08-16T16:58:00Z">
        <w:r w:rsidRPr="0071459E" w:rsidDel="00E864EA">
          <w:rPr>
            <w:b/>
            <w:noProof/>
            <w:lang w:eastAsia="en-PH"/>
            <w:rPrChange w:id="837" w:author="Sherine Jane Coronel" w:date="2017-08-16T16:55:00Z">
              <w:rPr>
                <w:noProof/>
                <w:lang w:eastAsia="en-PH"/>
              </w:rPr>
            </w:rPrChange>
          </w:rPr>
          <w:delText>.</w:delText>
        </w:r>
      </w:del>
      <w:del w:id="838" w:author="Marc Adrian  Jimenez" w:date="2017-08-16T18:25:00Z">
        <w:r w:rsidRPr="0071459E" w:rsidDel="008D27BE">
          <w:rPr>
            <w:b/>
            <w:lang w:eastAsia="en-PH"/>
            <w:rPrChange w:id="839" w:author="Sherine Jane Coronel" w:date="2017-08-16T16:56:00Z">
              <w:rPr>
                <w:noProof/>
                <w:lang w:eastAsia="en-PH"/>
              </w:rPr>
            </w:rPrChange>
          </w:rPr>
          <w:delText xml:space="preserve"> </w:delText>
        </w:r>
        <w:r w:rsidRPr="004920B5" w:rsidDel="008D27BE">
          <w:rPr>
            <w:noProof/>
            <w:lang w:eastAsia="en-PH"/>
          </w:rPr>
          <w:delText xml:space="preserve">This research </w:delText>
        </w:r>
      </w:del>
      <w:del w:id="840" w:author="Marc Adrian  Jimenez" w:date="2017-08-16T18:22:00Z">
        <w:r w:rsidRPr="004920B5" w:rsidDel="008D27BE">
          <w:rPr>
            <w:noProof/>
            <w:lang w:eastAsia="en-PH"/>
          </w:rPr>
          <w:delText>aims to</w:delText>
        </w:r>
      </w:del>
      <w:del w:id="841" w:author="Marc Adrian  Jimenez" w:date="2017-08-16T18:18:00Z">
        <w:r w:rsidRPr="004920B5" w:rsidDel="008D27BE">
          <w:rPr>
            <w:noProof/>
            <w:lang w:eastAsia="en-PH"/>
          </w:rPr>
          <w:delText xml:space="preserve"> </w:delText>
        </w:r>
      </w:del>
      <w:ins w:id="842" w:author="Sherine Jane Coronel" w:date="2017-08-16T17:37:00Z">
        <w:del w:id="843" w:author="Marc Adrian  Jimenez" w:date="2017-08-16T18:18:00Z">
          <w:r w:rsidR="00B3045A" w:rsidDel="008D27BE">
            <w:rPr>
              <w:noProof/>
              <w:lang w:eastAsia="en-PH"/>
            </w:rPr>
            <w:delText xml:space="preserve"> </w:delText>
          </w:r>
        </w:del>
      </w:ins>
      <w:ins w:id="844" w:author="Sherine Jane Coronel" w:date="2017-08-16T17:38:00Z">
        <w:del w:id="845" w:author="Marc Adrian  Jimenez" w:date="2017-08-16T18:22:00Z">
          <w:r w:rsidR="00B3045A" w:rsidDel="008D27BE">
            <w:rPr>
              <w:noProof/>
              <w:lang w:eastAsia="en-PH"/>
            </w:rPr>
            <w:delText>determine the factors that affect</w:delText>
          </w:r>
        </w:del>
        <w:del w:id="846" w:author="Marc Adrian  Jimenez" w:date="2017-08-16T18:07:00Z">
          <w:r w:rsidR="00B3045A" w:rsidDel="0056535B">
            <w:rPr>
              <w:noProof/>
              <w:lang w:eastAsia="en-PH"/>
            </w:rPr>
            <w:delText>s</w:delText>
          </w:r>
        </w:del>
        <w:del w:id="847" w:author="Marc Adrian  Jimenez" w:date="2017-08-16T18:22:00Z">
          <w:r w:rsidR="00B3045A" w:rsidDel="008D27BE">
            <w:rPr>
              <w:noProof/>
              <w:lang w:eastAsia="en-PH"/>
            </w:rPr>
            <w:delText xml:space="preserve"> the touchscreen</w:delText>
          </w:r>
        </w:del>
      </w:ins>
      <w:ins w:id="848" w:author="Sherine Jane Coronel" w:date="2017-08-16T17:39:00Z">
        <w:del w:id="849" w:author="Marc Adrian  Jimenez" w:date="2017-08-16T18:22:00Z">
          <w:r w:rsidR="00B3045A" w:rsidDel="008D27BE">
            <w:rPr>
              <w:noProof/>
              <w:lang w:eastAsia="en-PH"/>
            </w:rPr>
            <w:delText xml:space="preserve">’s </w:delText>
          </w:r>
          <w:r w:rsidR="0044399B" w:rsidDel="008D27BE">
            <w:rPr>
              <w:noProof/>
              <w:lang w:eastAsia="en-PH"/>
            </w:rPr>
            <w:delText>responsivenes</w:delText>
          </w:r>
        </w:del>
      </w:ins>
      <w:ins w:id="850" w:author="Sherine Jane Coronel" w:date="2017-08-16T17:48:00Z">
        <w:del w:id="851" w:author="Marc Adrian  Jimenez" w:date="2017-08-16T18:22:00Z">
          <w:r w:rsidR="0044399B" w:rsidDel="008D27BE">
            <w:rPr>
              <w:noProof/>
              <w:lang w:eastAsia="en-PH"/>
            </w:rPr>
            <w:delText xml:space="preserve">s </w:delText>
          </w:r>
        </w:del>
      </w:ins>
      <w:ins w:id="852" w:author="Sherine Jane Coronel" w:date="2017-08-16T17:47:00Z">
        <w:del w:id="853" w:author="Marc Adrian  Jimenez" w:date="2017-08-16T18:22:00Z">
          <w:r w:rsidR="0044399B" w:rsidDel="008D27BE">
            <w:rPr>
              <w:noProof/>
              <w:lang w:eastAsia="en-PH"/>
            </w:rPr>
            <w:delText>and inaccuracies</w:delText>
          </w:r>
          <w:r w:rsidRPr="004920B5" w:rsidDel="008D27BE">
            <w:rPr>
              <w:noProof/>
              <w:lang w:eastAsia="en-PH"/>
            </w:rPr>
            <w:delText xml:space="preserve"> </w:delText>
          </w:r>
        </w:del>
      </w:ins>
      <w:del w:id="854" w:author="Marc Adrian  Jimenez" w:date="2017-08-16T18:22:00Z">
        <w:r w:rsidRPr="004920B5" w:rsidDel="008D27BE">
          <w:rPr>
            <w:noProof/>
            <w:lang w:eastAsia="en-PH"/>
          </w:rPr>
          <w:delText xml:space="preserve">develop an android application that will calibrate the touch screen </w:delText>
        </w:r>
        <w:r w:rsidR="003C547E" w:rsidDel="008D27BE">
          <w:rPr>
            <w:noProof/>
            <w:lang w:eastAsia="en-PH"/>
          </w:rPr>
          <w:delText>of their mobile phone/s depending on the user’s</w:delText>
        </w:r>
        <w:r w:rsidR="00A3614E" w:rsidDel="008D27BE">
          <w:rPr>
            <w:noProof/>
            <w:lang w:eastAsia="en-PH"/>
          </w:rPr>
          <w:delText xml:space="preserve"> usage</w:delText>
        </w:r>
      </w:del>
      <w:del w:id="855" w:author="Marc Adrian  Jimenez" w:date="2017-08-16T18:25:00Z">
        <w:r w:rsidR="00A3614E" w:rsidDel="008D27BE">
          <w:rPr>
            <w:noProof/>
            <w:lang w:eastAsia="en-PH"/>
          </w:rPr>
          <w:delText xml:space="preserve"> </w:delText>
        </w:r>
        <w:r w:rsidRPr="004920B5" w:rsidDel="008D27BE">
          <w:rPr>
            <w:noProof/>
            <w:lang w:eastAsia="en-PH"/>
          </w:rPr>
          <w:delText xml:space="preserve">to further increase accuracy and precision of future touch </w:delText>
        </w:r>
        <w:r w:rsidR="0042143E" w:rsidDel="008D27BE">
          <w:rPr>
            <w:noProof/>
            <w:lang w:eastAsia="en-PH"/>
          </w:rPr>
          <w:delText>registers</w:delText>
        </w:r>
        <w:r w:rsidRPr="004920B5" w:rsidDel="008D27BE">
          <w:rPr>
            <w:noProof/>
            <w:lang w:eastAsia="en-PH"/>
          </w:rPr>
          <w:delText xml:space="preserve"> after performing </w:delText>
        </w:r>
        <w:r w:rsidR="0042143E" w:rsidDel="008D27BE">
          <w:rPr>
            <w:noProof/>
            <w:lang w:eastAsia="en-PH"/>
          </w:rPr>
          <w:delText xml:space="preserve">a series of </w:delText>
        </w:r>
        <w:r w:rsidRPr="004920B5" w:rsidDel="008D27BE">
          <w:rPr>
            <w:noProof/>
            <w:lang w:eastAsia="en-PH"/>
          </w:rPr>
          <w:delText>evaluating tests. Also, this research aims to know the causes of the malfunctions and inaccuracies of android touch registers</w:delText>
        </w:r>
      </w:del>
      <w:ins w:id="856" w:author="Sherine Jane Coronel" w:date="2017-08-16T17:47:00Z">
        <w:del w:id="857" w:author="Marc Adrian  Jimenez" w:date="2017-08-16T18:25:00Z">
          <w:r w:rsidR="0044399B" w:rsidDel="008D27BE">
            <w:rPr>
              <w:noProof/>
              <w:lang w:eastAsia="en-PH"/>
            </w:rPr>
            <w:delText>.</w:delText>
          </w:r>
        </w:del>
      </w:ins>
      <w:del w:id="858" w:author="Sherine Jane Coronel" w:date="2017-08-16T17:47:00Z">
        <w:r w:rsidR="0042143E">
          <w:rPr>
            <w:noProof/>
            <w:lang w:eastAsia="en-PH"/>
          </w:rPr>
          <w:delText>.</w:delText>
        </w:r>
      </w:del>
    </w:p>
    <w:p w14:paraId="4131AE58" w14:textId="6DCE1C1D" w:rsidR="00150F42" w:rsidRDefault="00150F42" w:rsidP="00150F42">
      <w:pPr>
        <w:pStyle w:val="111"/>
        <w:numPr>
          <w:ilvl w:val="2"/>
          <w:numId w:val="2"/>
        </w:numPr>
        <w:rPr>
          <w:noProof/>
          <w:lang w:eastAsia="en-PH"/>
        </w:rPr>
      </w:pPr>
      <w:bookmarkStart w:id="859" w:name="_Toc479371741"/>
      <w:bookmarkStart w:id="860" w:name="_Toc490719283"/>
      <w:bookmarkStart w:id="861" w:name="_Toc491827123"/>
      <w:bookmarkStart w:id="862" w:name="_Toc491859629"/>
      <w:bookmarkStart w:id="863" w:name="_Toc491864411"/>
      <w:bookmarkStart w:id="864" w:name="_Toc491868201"/>
      <w:r w:rsidRPr="00150D4E">
        <w:t>Background of the Problem</w:t>
      </w:r>
      <w:bookmarkEnd w:id="859"/>
      <w:bookmarkEnd w:id="860"/>
      <w:bookmarkEnd w:id="861"/>
      <w:bookmarkEnd w:id="862"/>
      <w:bookmarkEnd w:id="863"/>
      <w:bookmarkEnd w:id="864"/>
    </w:p>
    <w:p w14:paraId="61F51102" w14:textId="5C395681" w:rsidR="00DF48CD" w:rsidRDefault="00D223AD" w:rsidP="003F223A">
      <w:pPr>
        <w:ind w:left="1418"/>
        <w:rPr>
          <w:ins w:id="865" w:author="Joey Bernadette Dela Cruz" w:date="2017-08-16T15:00:00Z"/>
          <w:del w:id="866" w:author="Sherine Jane Coronel" w:date="2017-08-16T18:22:00Z"/>
        </w:rPr>
      </w:pPr>
      <w:ins w:id="867" w:author="Sherine Jane Coronel" w:date="2017-08-30T02:11:00Z">
        <w:r>
          <w:t xml:space="preserve">According to </w:t>
        </w:r>
      </w:ins>
      <w:ins w:id="868" w:author="Sherine Jane Coronel" w:date="2017-08-30T02:12:00Z">
        <w:r>
          <w:t xml:space="preserve">M. Nosrati, et. al, </w:t>
        </w:r>
      </w:ins>
      <w:del w:id="869" w:author="Sherine Jane Coronel" w:date="2017-08-16T18:22:00Z">
        <w:r w:rsidR="00150F42">
          <w:tab/>
        </w:r>
      </w:del>
      <w:ins w:id="870" w:author="Joey Bernadette Dela Cruz" w:date="2017-08-16T15:00:00Z">
        <w:del w:id="871" w:author="Sherine Jane Coronel" w:date="2017-08-16T17:49:00Z">
          <w:r w:rsidR="00DF48CD" w:rsidRPr="00DF48CD">
            <w:delText xml:space="preserve">Smartphones are hand held devices that allows the user to make calls, it has a special </w:delText>
          </w:r>
        </w:del>
        <w:del w:id="872" w:author="Sherine Jane Coronel" w:date="2017-08-16T15:32:00Z">
          <w:r w:rsidR="00DF48CD" w:rsidRPr="00DF48CD">
            <w:delText>feauture</w:delText>
          </w:r>
        </w:del>
        <w:del w:id="873" w:author="Sherine Jane Coronel" w:date="2017-08-16T17:49:00Z">
          <w:r w:rsidR="00DF48CD" w:rsidRPr="00DF48CD">
            <w:delText xml:space="preserve"> that can only be found on a personal computer before. Smartphones have the capability to connect to the internet, send and receive e-mails, and edit office documents by </w:delText>
          </w:r>
        </w:del>
        <w:del w:id="874" w:author="Sherine Jane Coronel" w:date="2017-08-16T18:22:00Z">
          <w:r w:rsidR="00DF48CD" w:rsidRPr="00DF48CD">
            <w:delText>downloading and running apps from digital distribution platforms such as Google Play and App Store</w:delText>
          </w:r>
        </w:del>
      </w:ins>
      <w:ins w:id="875" w:author="Joey Bernadette Dela Cruz" w:date="2017-08-16T15:38:00Z">
        <w:del w:id="876" w:author="Sherine Jane Coronel" w:date="2017-08-16T18:22:00Z">
          <w:r w:rsidR="00F324F0">
            <w:delText xml:space="preserve">. </w:delText>
          </w:r>
        </w:del>
      </w:ins>
    </w:p>
    <w:p w14:paraId="0A92753B" w14:textId="2A40CAD3" w:rsidR="0065547C" w:rsidRDefault="00E516AA">
      <w:pPr>
        <w:ind w:left="1418" w:firstLine="720"/>
        <w:rPr>
          <w:ins w:id="877" w:author="Sherine Jane Coronel" w:date="2017-08-16T18:15:00Z"/>
        </w:rPr>
        <w:pPrChange w:id="878" w:author="Sherine Jane Coronel" w:date="2017-08-16T18:30:00Z">
          <w:pPr>
            <w:ind w:left="720"/>
          </w:pPr>
        </w:pPrChange>
      </w:pPr>
      <w:ins w:id="879" w:author="Sherine Jane Coronel" w:date="2017-08-30T02:12:00Z">
        <w:r>
          <w:t>s</w:t>
        </w:r>
      </w:ins>
      <w:ins w:id="880" w:author="Sherine Jane Coronel" w:date="2017-08-16T15:13:00Z">
        <w:r w:rsidR="008F5091">
          <w:t>martphones are hand held devices</w:t>
        </w:r>
        <w:r w:rsidR="007F3FC3">
          <w:t xml:space="preserve"> that </w:t>
        </w:r>
      </w:ins>
      <w:ins w:id="881" w:author="Joey Bernadette Dela Cruz" w:date="2017-08-17T03:07:00Z">
        <w:r w:rsidR="00984E53">
          <w:t>are</w:t>
        </w:r>
      </w:ins>
      <w:ins w:id="882" w:author="Sherine Jane Coronel" w:date="2017-08-16T18:28:00Z">
        <w:del w:id="883" w:author="Joey Bernadette Dela Cruz" w:date="2017-08-17T03:07:00Z">
          <w:r w:rsidR="0018539C">
            <w:delText>is</w:delText>
          </w:r>
        </w:del>
        <w:r w:rsidR="0018539C">
          <w:t xml:space="preserve"> </w:t>
        </w:r>
      </w:ins>
      <w:ins w:id="884" w:author="Sherine Jane Coronel" w:date="2017-08-16T18:27:00Z">
        <w:r w:rsidR="0018539C">
          <w:t>buil</w:t>
        </w:r>
      </w:ins>
      <w:ins w:id="885" w:author="Sherine Jane Coronel" w:date="2017-08-16T18:28:00Z">
        <w:r w:rsidR="0018539C">
          <w:t>t</w:t>
        </w:r>
      </w:ins>
      <w:ins w:id="886" w:author="Sherine Jane Coronel" w:date="2017-08-16T18:27:00Z">
        <w:r w:rsidR="0018539C">
          <w:t xml:space="preserve"> on a mobile operating system </w:t>
        </w:r>
      </w:ins>
      <w:ins w:id="887" w:author="Sherine Jane Coronel" w:date="2017-08-16T15:13:00Z">
        <w:r w:rsidR="007F3FC3">
          <w:t>that functions like a computer</w:t>
        </w:r>
      </w:ins>
      <w:ins w:id="888" w:author="Sherine Jane Coronel" w:date="2017-08-16T17:54:00Z">
        <w:r w:rsidR="007F3FC3">
          <w:t>.</w:t>
        </w:r>
      </w:ins>
      <w:ins w:id="889" w:author="Sherine Jane Coronel" w:date="2017-08-16T15:13:00Z">
        <w:r w:rsidR="007F3FC3">
          <w:t xml:space="preserve"> </w:t>
        </w:r>
      </w:ins>
      <w:ins w:id="890" w:author="Sherine Jane Coronel" w:date="2017-08-16T17:55:00Z">
        <w:r w:rsidR="007F3FC3">
          <w:t>Like almost any other cellular phone, t</w:t>
        </w:r>
      </w:ins>
      <w:ins w:id="891" w:author="Sherine Jane Coronel" w:date="2017-08-16T15:13:00Z">
        <w:r w:rsidR="008F5091">
          <w:t>hey can receive and make calls</w:t>
        </w:r>
      </w:ins>
      <w:ins w:id="892" w:author="Sherine Jane Coronel" w:date="2017-08-30T02:05:00Z">
        <w:r w:rsidR="00D223AD">
          <w:t>;</w:t>
        </w:r>
      </w:ins>
      <w:ins w:id="893" w:author="Sherine Jane Coronel" w:date="2017-08-16T15:13:00Z">
        <w:r w:rsidR="008F5091">
          <w:t xml:space="preserve"> cr</w:t>
        </w:r>
        <w:r w:rsidR="00E278B0">
          <w:t>eate and receive messages</w:t>
        </w:r>
      </w:ins>
      <w:ins w:id="894" w:author="Sherine Jane Coronel" w:date="2017-08-16T17:56:00Z">
        <w:r w:rsidR="00E278B0">
          <w:t xml:space="preserve">, except smartphones can do </w:t>
        </w:r>
      </w:ins>
      <w:ins w:id="895" w:author="Sherine Jane Coronel" w:date="2017-08-16T18:32:00Z">
        <w:r w:rsidR="00A5060B">
          <w:t xml:space="preserve">so much more </w:t>
        </w:r>
      </w:ins>
      <w:ins w:id="896" w:author="Sherine Jane Coronel" w:date="2017-08-16T17:56:00Z">
        <w:r w:rsidR="00E278B0">
          <w:t xml:space="preserve">compared to </w:t>
        </w:r>
      </w:ins>
      <w:ins w:id="897" w:author="Sherine Jane Coronel" w:date="2017-08-17T06:44:00Z">
        <w:r w:rsidR="00FC62E9">
          <w:t>the</w:t>
        </w:r>
      </w:ins>
      <w:ins w:id="898" w:author="Sherine Jane Coronel" w:date="2017-08-16T17:56:00Z">
        <w:r w:rsidR="00E278B0">
          <w:t xml:space="preserve"> regular </w:t>
        </w:r>
      </w:ins>
      <w:ins w:id="899" w:author="Sherine Jane Coronel" w:date="2017-08-16T18:15:00Z">
        <w:r w:rsidR="0065547C">
          <w:t>ones</w:t>
        </w:r>
      </w:ins>
      <w:ins w:id="900" w:author="Marc Adrian  Jimenez" w:date="2017-08-30T11:05:00Z">
        <w:r w:rsidR="00421018" w:rsidRPr="00421018">
          <w:t xml:space="preserve"> </w:t>
        </w:r>
      </w:ins>
      <w:customXmlInsRangeStart w:id="901" w:author="Marc Adrian  Jimenez" w:date="2017-08-30T11:05:00Z"/>
      <w:sdt>
        <w:sdtPr>
          <w:id w:val="-1172562990"/>
          <w:citation/>
        </w:sdtPr>
        <w:sdtEndPr/>
        <w:sdtContent>
          <w:customXmlInsRangeEnd w:id="901"/>
          <w:ins w:id="902" w:author="Marc Adrian  Jimenez" w:date="2017-08-30T11:05:00Z">
            <w:r w:rsidR="00421018">
              <w:fldChar w:fldCharType="begin"/>
            </w:r>
            <w:r w:rsidR="00421018">
              <w:rPr>
                <w:lang w:val="en-PH"/>
              </w:rPr>
              <w:instrText xml:space="preserve"> CITATION Nos12 \l 13321 </w:instrText>
            </w:r>
            <w:r w:rsidR="00421018">
              <w:fldChar w:fldCharType="separate"/>
            </w:r>
          </w:ins>
          <w:r w:rsidR="0012650D" w:rsidRPr="0012650D">
            <w:rPr>
              <w:noProof/>
              <w:lang w:val="en-PH"/>
            </w:rPr>
            <w:t>(Nosrati, Karimi, &amp; Hasanvand, 2012)</w:t>
          </w:r>
          <w:ins w:id="903" w:author="Marc Adrian  Jimenez" w:date="2017-08-30T11:05:00Z">
            <w:r w:rsidR="00421018">
              <w:fldChar w:fldCharType="end"/>
            </w:r>
          </w:ins>
          <w:customXmlInsRangeStart w:id="904" w:author="Marc Adrian  Jimenez" w:date="2017-08-30T11:05:00Z"/>
        </w:sdtContent>
      </w:sdt>
      <w:customXmlInsRangeEnd w:id="904"/>
      <w:ins w:id="905" w:author="Sherine Jane Coronel" w:date="2017-08-16T17:56:00Z">
        <w:r w:rsidR="00E278B0">
          <w:t>.</w:t>
        </w:r>
      </w:ins>
      <w:ins w:id="906" w:author="Sherine Jane Coronel" w:date="2017-08-16T17:59:00Z">
        <w:r w:rsidR="00E278B0">
          <w:t xml:space="preserve"> </w:t>
        </w:r>
      </w:ins>
      <w:ins w:id="907" w:author="Sherine Jane Coronel" w:date="2017-08-16T18:41:00Z">
        <w:r w:rsidR="002F67D9">
          <w:t>S</w:t>
        </w:r>
      </w:ins>
      <w:ins w:id="908" w:author="Sherine Jane Coronel" w:date="2017-08-16T18:06:00Z">
        <w:r w:rsidR="006C3474">
          <w:t xml:space="preserve">martphones have the </w:t>
        </w:r>
      </w:ins>
      <w:ins w:id="909" w:author="Sherine Jane Coronel" w:date="2017-08-16T18:31:00Z">
        <w:r w:rsidR="00A5060B">
          <w:t>ability</w:t>
        </w:r>
      </w:ins>
      <w:ins w:id="910" w:author="Sherine Jane Coronel" w:date="2017-08-16T18:06:00Z">
        <w:r w:rsidR="006C3474">
          <w:t xml:space="preserve"> to connect to the internet, making them capable of online communication, </w:t>
        </w:r>
      </w:ins>
      <w:ins w:id="911" w:author="Sherine Jane Coronel" w:date="2017-08-17T06:44:00Z">
        <w:r w:rsidR="00FC62E9">
          <w:t>online gaming,</w:t>
        </w:r>
      </w:ins>
      <w:ins w:id="912" w:author="Sherine Jane Coronel" w:date="2017-08-16T18:06:00Z">
        <w:r w:rsidR="006C3474">
          <w:t xml:space="preserve"> e-commerce, information retrieval, etc. </w:t>
        </w:r>
      </w:ins>
      <w:ins w:id="913" w:author="Sherine Jane Coronel" w:date="2017-08-16T18:24:00Z">
        <w:r w:rsidR="0018539C">
          <w:t xml:space="preserve">by </w:t>
        </w:r>
        <w:r w:rsidR="0018539C" w:rsidRPr="00DF48CD">
          <w:t xml:space="preserve">downloading and running </w:t>
        </w:r>
        <w:r w:rsidR="00A5060B">
          <w:t>app</w:t>
        </w:r>
      </w:ins>
      <w:ins w:id="914" w:author="Sherine Jane Coronel" w:date="2017-08-16T18:32:00Z">
        <w:r w:rsidR="00A5060B">
          <w:t>lications</w:t>
        </w:r>
      </w:ins>
      <w:ins w:id="915" w:author="Sherine Jane Coronel" w:date="2017-08-16T18:24:00Z">
        <w:r w:rsidR="0018539C" w:rsidRPr="00DF48CD">
          <w:t xml:space="preserve"> from digital distribution platforms such as Google Play and App </w:t>
        </w:r>
        <w:r w:rsidR="0018539C" w:rsidRPr="00DF48CD">
          <w:lastRenderedPageBreak/>
          <w:t>Store</w:t>
        </w:r>
        <w:r w:rsidR="0018539C">
          <w:t>.</w:t>
        </w:r>
      </w:ins>
      <w:ins w:id="916" w:author="Sherine Jane Coronel" w:date="2017-08-16T18:06:00Z">
        <w:r w:rsidR="006C3474">
          <w:t xml:space="preserve"> It has been constantly developing by introducing new features and innovations throughout the years. </w:t>
        </w:r>
      </w:ins>
      <w:ins w:id="917" w:author="Sherine Jane Coronel" w:date="2017-08-30T02:16:00Z">
        <w:r>
          <w:t>As per Scott Cromar</w:t>
        </w:r>
      </w:ins>
      <w:ins w:id="918" w:author="Sherine Jane Coronel" w:date="2017-08-16T18:06:00Z">
        <w:r w:rsidR="006C3474">
          <w:t>, a lot of firms have been competing in the smartphone industry and the competition never stops</w:t>
        </w:r>
      </w:ins>
      <w:customXmlInsRangeStart w:id="919" w:author="Marc Adrian  Jimenez" w:date="2017-08-30T11:33:00Z"/>
      <w:sdt>
        <w:sdtPr>
          <w:id w:val="-871235846"/>
          <w:citation/>
        </w:sdtPr>
        <w:sdtEndPr/>
        <w:sdtContent>
          <w:customXmlInsRangeEnd w:id="919"/>
          <w:ins w:id="920" w:author="Marc Adrian  Jimenez" w:date="2017-08-30T11:33:00Z">
            <w:r w:rsidR="00C813C3">
              <w:fldChar w:fldCharType="begin"/>
            </w:r>
            <w:r w:rsidR="00C813C3">
              <w:rPr>
                <w:lang w:val="en-PH"/>
              </w:rPr>
              <w:instrText xml:space="preserve"> CITATION Cro10 \l 13321 </w:instrText>
            </w:r>
          </w:ins>
          <w:r w:rsidR="00C813C3">
            <w:fldChar w:fldCharType="separate"/>
          </w:r>
          <w:r w:rsidR="0012650D">
            <w:rPr>
              <w:noProof/>
              <w:lang w:val="en-PH"/>
            </w:rPr>
            <w:t xml:space="preserve"> </w:t>
          </w:r>
          <w:r w:rsidR="0012650D" w:rsidRPr="0012650D">
            <w:rPr>
              <w:noProof/>
              <w:lang w:val="en-PH"/>
            </w:rPr>
            <w:t>(Cromar, 2010)</w:t>
          </w:r>
          <w:ins w:id="921" w:author="Marc Adrian  Jimenez" w:date="2017-08-30T11:33:00Z">
            <w:r w:rsidR="00C813C3">
              <w:fldChar w:fldCharType="end"/>
            </w:r>
          </w:ins>
          <w:customXmlInsRangeStart w:id="922" w:author="Marc Adrian  Jimenez" w:date="2017-08-30T11:33:00Z"/>
        </w:sdtContent>
      </w:sdt>
      <w:customXmlInsRangeEnd w:id="922"/>
      <w:ins w:id="923" w:author="Sherine Jane Coronel" w:date="2017-08-16T18:06:00Z">
        <w:r w:rsidR="006C3474">
          <w:t xml:space="preserve">. </w:t>
        </w:r>
      </w:ins>
    </w:p>
    <w:p w14:paraId="03211D44" w14:textId="133D2258" w:rsidR="002F67D9" w:rsidRDefault="00E278B0">
      <w:pPr>
        <w:ind w:left="1418" w:firstLine="720"/>
        <w:rPr>
          <w:ins w:id="924" w:author="Sherine Jane Coronel" w:date="2017-08-16T18:43:00Z"/>
        </w:rPr>
        <w:pPrChange w:id="925" w:author="Sherine Jane Coronel" w:date="2017-08-16T18:26:00Z">
          <w:pPr>
            <w:ind w:left="720"/>
          </w:pPr>
        </w:pPrChange>
      </w:pPr>
      <w:ins w:id="926" w:author="Sherine Jane Coronel" w:date="2017-08-16T17:59:00Z">
        <w:r>
          <w:t xml:space="preserve">One important and main feature of smartphones is </w:t>
        </w:r>
      </w:ins>
      <w:ins w:id="927" w:author="Sherine Jane Coronel" w:date="2017-08-16T18:00:00Z">
        <w:r>
          <w:t>the touchscreen technology incorporated in most smartphones today.</w:t>
        </w:r>
      </w:ins>
      <w:ins w:id="928" w:author="Sherine Jane Coronel" w:date="2017-08-16T17:58:00Z">
        <w:r>
          <w:t xml:space="preserve"> </w:t>
        </w:r>
      </w:ins>
      <w:ins w:id="929" w:author="Sherine Jane Coronel" w:date="2017-08-16T15:15:00Z">
        <w:r w:rsidR="008F5091">
          <w:t xml:space="preserve"> </w:t>
        </w:r>
      </w:ins>
      <w:ins w:id="930" w:author="Sherine Jane Coronel" w:date="2017-08-30T02:19:00Z">
        <w:r w:rsidR="00BC1A87">
          <w:t>According to Allison Mc</w:t>
        </w:r>
      </w:ins>
      <w:ins w:id="931" w:author="Sherine Jane Coronel" w:date="2017-08-30T02:20:00Z">
        <w:r w:rsidR="00BC1A87">
          <w:t xml:space="preserve">Cann, </w:t>
        </w:r>
      </w:ins>
      <w:ins w:id="932" w:author="Sherine Jane Coronel" w:date="2017-08-16T18:01:00Z">
        <w:r>
          <w:t>touchscreen technology allows smart</w:t>
        </w:r>
      </w:ins>
      <w:ins w:id="933" w:author="Sherine Jane Coronel" w:date="2017-08-16T18:02:00Z">
        <w:r>
          <w:t xml:space="preserve">phone </w:t>
        </w:r>
      </w:ins>
      <w:ins w:id="934" w:author="Sherine Jane Coronel" w:date="2017-08-16T18:05:00Z">
        <w:r w:rsidR="006C3474">
          <w:t>users to</w:t>
        </w:r>
      </w:ins>
      <w:ins w:id="935" w:author="Sherine Jane Coronel" w:date="2017-08-16T18:02:00Z">
        <w:r>
          <w:t xml:space="preserve"> interact with their phones </w:t>
        </w:r>
      </w:ins>
      <w:ins w:id="936" w:author="Sherine Jane Coronel" w:date="2017-08-16T18:03:00Z">
        <w:r>
          <w:t xml:space="preserve">using their fingers </w:t>
        </w:r>
      </w:ins>
      <w:ins w:id="937" w:author="Sherine Jane Coronel" w:date="2017-08-30T02:24:00Z">
        <w:r w:rsidR="00BC1A87">
          <w:t>since it work</w:t>
        </w:r>
      </w:ins>
      <w:ins w:id="938" w:author="Sherine Jane Coronel" w:date="2017-08-30T02:25:00Z">
        <w:r w:rsidR="00BC1A87">
          <w:t>s with anything that has</w:t>
        </w:r>
      </w:ins>
      <w:ins w:id="939" w:author="Sherine Jane Coronel" w:date="2017-08-30T02:23:00Z">
        <w:r w:rsidR="00BC1A87">
          <w:t xml:space="preserve"> </w:t>
        </w:r>
      </w:ins>
      <w:ins w:id="940" w:author="Sherine Jane Coronel" w:date="2017-08-30T02:20:00Z">
        <w:r w:rsidR="00BC1A87">
          <w:t xml:space="preserve">electrical charge including human skin </w:t>
        </w:r>
      </w:ins>
      <w:ins w:id="941" w:author="Sherine Jane Coronel" w:date="2017-08-30T02:21:00Z">
        <w:r w:rsidR="00BC1A87">
          <w:t>(</w:t>
        </w:r>
      </w:ins>
      <w:ins w:id="942" w:author="Sherine Jane Coronel" w:date="2017-08-30T02:20:00Z">
        <w:r w:rsidR="00BC1A87">
          <w:t xml:space="preserve">since we are comprised </w:t>
        </w:r>
      </w:ins>
      <w:ins w:id="943" w:author="Sherine Jane Coronel" w:date="2017-08-30T02:21:00Z">
        <w:r w:rsidR="00BC1A87">
          <w:t>of atoms with positive and negative charges)</w:t>
        </w:r>
      </w:ins>
      <w:ins w:id="944" w:author="Marc Adrian  Jimenez" w:date="2017-08-30T11:35:00Z">
        <w:r w:rsidR="00AA5D2A">
          <w:t xml:space="preserve"> </w:t>
        </w:r>
      </w:ins>
      <w:customXmlInsRangeStart w:id="945" w:author="Marc Adrian  Jimenez" w:date="2017-08-30T11:37:00Z"/>
      <w:sdt>
        <w:sdtPr>
          <w:id w:val="1066534950"/>
          <w:citation/>
        </w:sdtPr>
        <w:sdtEndPr/>
        <w:sdtContent>
          <w:customXmlInsRangeEnd w:id="945"/>
          <w:ins w:id="946" w:author="Marc Adrian  Jimenez" w:date="2017-08-30T11:37:00Z">
            <w:r w:rsidR="000C3353">
              <w:fldChar w:fldCharType="begin"/>
            </w:r>
            <w:r w:rsidR="000C3353">
              <w:rPr>
                <w:lang w:val="en-PH"/>
              </w:rPr>
              <w:instrText xml:space="preserve"> CITATION McC17 \l 13321 </w:instrText>
            </w:r>
          </w:ins>
          <w:r w:rsidR="000C3353">
            <w:fldChar w:fldCharType="separate"/>
          </w:r>
          <w:r w:rsidR="0012650D" w:rsidRPr="0012650D">
            <w:rPr>
              <w:noProof/>
              <w:lang w:val="en-PH"/>
            </w:rPr>
            <w:t>(McCann, 2017)</w:t>
          </w:r>
          <w:ins w:id="947" w:author="Marc Adrian  Jimenez" w:date="2017-08-30T11:37:00Z">
            <w:r w:rsidR="000C3353">
              <w:fldChar w:fldCharType="end"/>
            </w:r>
          </w:ins>
          <w:customXmlInsRangeStart w:id="948" w:author="Marc Adrian  Jimenez" w:date="2017-08-30T11:37:00Z"/>
        </w:sdtContent>
      </w:sdt>
      <w:customXmlInsRangeEnd w:id="948"/>
      <w:ins w:id="949" w:author="Sherine Jane Coronel" w:date="2017-08-30T02:25:00Z">
        <w:r w:rsidR="00BC1A87">
          <w:t>.</w:t>
        </w:r>
      </w:ins>
    </w:p>
    <w:p w14:paraId="279E8BA1" w14:textId="2B3BC83B" w:rsidR="008F5091" w:rsidDel="008B7428" w:rsidRDefault="002736E8">
      <w:pPr>
        <w:ind w:left="1418" w:firstLine="720"/>
        <w:rPr>
          <w:del w:id="950" w:author="Unknown"/>
        </w:rPr>
        <w:pPrChange w:id="951" w:author="Sherine Jane Coronel" w:date="2017-08-16T18:25:00Z">
          <w:pPr>
            <w:ind w:left="720"/>
          </w:pPr>
        </w:pPrChange>
      </w:pPr>
      <w:ins w:id="952" w:author="Sherine Jane Coronel" w:date="2017-08-16T18:17:00Z">
        <w:r w:rsidRPr="00FC62E9">
          <w:t>The utilization of touch</w:t>
        </w:r>
        <w:del w:id="953" w:author="Marc Adrian  Jimenez" w:date="2017-08-30T14:50:00Z">
          <w:r w:rsidRPr="00FC62E9" w:rsidDel="00361C64">
            <w:delText xml:space="preserve"> </w:delText>
          </w:r>
        </w:del>
        <w:r w:rsidRPr="00FC62E9">
          <w:t>screen jump</w:t>
        </w:r>
      </w:ins>
      <w:ins w:id="954" w:author="Sherine Jane Coronel" w:date="2017-08-16T18:43:00Z">
        <w:r w:rsidR="002F67D9" w:rsidRPr="00FC62E9">
          <w:t>s</w:t>
        </w:r>
      </w:ins>
      <w:ins w:id="955" w:author="Sherine Jane Coronel" w:date="2017-08-16T18:17:00Z">
        <w:r w:rsidRPr="00FC62E9">
          <w:t xml:space="preserve"> from mobile devices to life size monitors. Smartphones, gaming consoles, Automatic Teller Machines (ATM), Point of Sales (POS), and digital </w:t>
        </w:r>
        <w:r w:rsidR="002F67D9" w:rsidRPr="00FC62E9">
          <w:t>signage</w:t>
        </w:r>
      </w:ins>
      <w:ins w:id="956" w:author="Sherine Jane Coronel" w:date="2017-08-16T18:42:00Z">
        <w:r w:rsidR="002F67D9" w:rsidRPr="00FC62E9">
          <w:t xml:space="preserve"> that are</w:t>
        </w:r>
      </w:ins>
      <w:ins w:id="957" w:author="Sherine Jane Coronel" w:date="2017-08-16T18:17:00Z">
        <w:r w:rsidRPr="00FC62E9">
          <w:t xml:space="preserve"> using touch</w:t>
        </w:r>
        <w:del w:id="958" w:author="Marc Adrian  Jimenez" w:date="2017-08-30T14:50:00Z">
          <w:r w:rsidRPr="00FC62E9" w:rsidDel="00361C64">
            <w:delText xml:space="preserve"> </w:delText>
          </w:r>
        </w:del>
        <w:r w:rsidRPr="00FC62E9">
          <w:t>screen is rampantly visible in our daily lives. As compared to other human machine interfaces</w:t>
        </w:r>
        <w:r w:rsidRPr="00D34E01">
          <w:t>, touch</w:t>
        </w:r>
        <w:del w:id="959" w:author="Marc Adrian  Jimenez" w:date="2017-08-30T14:50:00Z">
          <w:r w:rsidRPr="00D34E01" w:rsidDel="00361C64">
            <w:delText xml:space="preserve"> </w:delText>
          </w:r>
        </w:del>
        <w:r w:rsidRPr="00D34E01">
          <w:t>screens have various advantages as opposed to physical such as the reduction of physical requirements to deploy it</w:t>
        </w:r>
      </w:ins>
      <w:ins w:id="960" w:author="Marc Adrian  Jimenez" w:date="2017-08-17T06:56:00Z">
        <w:r w:rsidR="008E31F9" w:rsidRPr="00D34E01">
          <w:rPr>
            <w:rPrChange w:id="961" w:author="Marc Adrian  Jimenez" w:date="2017-08-17T09:20:00Z">
              <w:rPr>
                <w:b/>
              </w:rPr>
            </w:rPrChange>
          </w:rPr>
          <w:t xml:space="preserve"> because developers can already integrate buttons into the software itself</w:t>
        </w:r>
      </w:ins>
      <w:ins w:id="962" w:author="Marc Adrian  Jimenez" w:date="2017-08-17T07:00:00Z">
        <w:r w:rsidR="00F120F9" w:rsidRPr="00D34E01">
          <w:rPr>
            <w:rPrChange w:id="963" w:author="Marc Adrian  Jimenez" w:date="2017-08-17T09:20:00Z">
              <w:rPr>
                <w:b/>
              </w:rPr>
            </w:rPrChange>
          </w:rPr>
          <w:t>.</w:t>
        </w:r>
      </w:ins>
      <w:ins w:id="964" w:author="Sherine Jane Coronel" w:date="2017-08-16T18:17:00Z">
        <w:del w:id="965" w:author="Marc Adrian  Jimenez" w:date="2017-08-17T07:00:00Z">
          <w:r w:rsidRPr="00D34E01" w:rsidDel="00F120F9">
            <w:delText>,</w:delText>
          </w:r>
        </w:del>
        <w:r w:rsidRPr="00D34E01">
          <w:t xml:space="preserve"> </w:t>
        </w:r>
        <w:del w:id="966" w:author="Marc Adrian  Jimenez" w:date="2017-08-17T07:00:00Z">
          <w:r w:rsidRPr="00D34E01" w:rsidDel="00F120F9">
            <w:delText>a</w:delText>
          </w:r>
        </w:del>
      </w:ins>
      <w:ins w:id="967" w:author="Marc Adrian  Jimenez" w:date="2017-08-17T07:00:00Z">
        <w:r w:rsidR="00F120F9" w:rsidRPr="00D34E01">
          <w:rPr>
            <w:rPrChange w:id="968" w:author="Marc Adrian  Jimenez" w:date="2017-08-17T09:20:00Z">
              <w:rPr>
                <w:b/>
              </w:rPr>
            </w:rPrChange>
          </w:rPr>
          <w:t>A</w:t>
        </w:r>
      </w:ins>
      <w:ins w:id="969" w:author="Sherine Jane Coronel" w:date="2017-08-16T18:17:00Z">
        <w:r w:rsidRPr="00D34E01">
          <w:t>lso</w:t>
        </w:r>
      </w:ins>
      <w:ins w:id="970" w:author="Sherine Jane Coronel" w:date="2017-08-30T02:27:00Z">
        <w:r w:rsidR="00C23A15">
          <w:t>,</w:t>
        </w:r>
      </w:ins>
      <w:ins w:id="971" w:author="Sherine Jane Coronel" w:date="2017-08-16T18:17:00Z">
        <w:r w:rsidRPr="00D34E01">
          <w:t xml:space="preserve"> </w:t>
        </w:r>
        <w:commentRangeStart w:id="972"/>
        <w:r w:rsidRPr="009059F0">
          <w:t>the maintenance that comes with the use of it</w:t>
        </w:r>
      </w:ins>
      <w:ins w:id="973" w:author="Marc Adrian  Jimenez" w:date="2017-08-17T06:57:00Z">
        <w:r w:rsidR="008E31F9" w:rsidRPr="009059F0">
          <w:rPr>
            <w:rPrChange w:id="974" w:author="Marc Adrian  Jimenez" w:date="2017-08-30T11:39:00Z">
              <w:rPr>
                <w:b/>
              </w:rPr>
            </w:rPrChange>
          </w:rPr>
          <w:t xml:space="preserve"> is reduced because dirt, dust, and moisture will not </w:t>
        </w:r>
      </w:ins>
      <w:ins w:id="975" w:author="Marc Adrian  Jimenez" w:date="2017-08-17T06:59:00Z">
        <w:r w:rsidR="008E31F9" w:rsidRPr="009059F0">
          <w:rPr>
            <w:rPrChange w:id="976" w:author="Marc Adrian  Jimenez" w:date="2017-08-30T11:39:00Z">
              <w:rPr>
                <w:b/>
              </w:rPr>
            </w:rPrChange>
          </w:rPr>
          <w:t>be getting into the spaced between buttons</w:t>
        </w:r>
      </w:ins>
      <w:commentRangeEnd w:id="972"/>
      <w:r w:rsidR="00C23A15">
        <w:rPr>
          <w:rStyle w:val="CommentReference"/>
        </w:rPr>
        <w:commentReference w:id="972"/>
      </w:r>
      <w:ins w:id="977" w:author="Marc Adrian  Jimenez" w:date="2017-08-30T11:39:00Z">
        <w:r w:rsidR="009059F0">
          <w:rPr>
            <w:i/>
          </w:rPr>
          <w:t xml:space="preserve"> </w:t>
        </w:r>
      </w:ins>
      <w:customXmlInsRangeStart w:id="978" w:author="Marc Adrian  Jimenez" w:date="2017-08-30T11:41:00Z"/>
      <w:sdt>
        <w:sdtPr>
          <w:rPr>
            <w:i/>
          </w:rPr>
          <w:id w:val="1380893356"/>
          <w:citation/>
        </w:sdtPr>
        <w:sdtEndPr/>
        <w:sdtContent>
          <w:customXmlInsRangeEnd w:id="978"/>
          <w:ins w:id="979" w:author="Marc Adrian  Jimenez" w:date="2017-08-30T11:41:00Z">
            <w:r w:rsidR="009059F0">
              <w:rPr>
                <w:i/>
              </w:rPr>
              <w:fldChar w:fldCharType="begin"/>
            </w:r>
            <w:r w:rsidR="009059F0">
              <w:rPr>
                <w:lang w:val="en-PH"/>
              </w:rPr>
              <w:instrText xml:space="preserve"> CITATION DMC11 \l 13321 </w:instrText>
            </w:r>
          </w:ins>
          <w:r w:rsidR="009059F0">
            <w:rPr>
              <w:i/>
            </w:rPr>
            <w:fldChar w:fldCharType="separate"/>
          </w:r>
          <w:r w:rsidR="0012650D" w:rsidRPr="0012650D">
            <w:rPr>
              <w:noProof/>
              <w:lang w:val="en-PH"/>
            </w:rPr>
            <w:t>(DMC Co., Ltd., 2011)</w:t>
          </w:r>
          <w:ins w:id="980" w:author="Marc Adrian  Jimenez" w:date="2017-08-30T11:41:00Z">
            <w:r w:rsidR="009059F0">
              <w:rPr>
                <w:i/>
              </w:rPr>
              <w:fldChar w:fldCharType="end"/>
            </w:r>
          </w:ins>
          <w:customXmlInsRangeStart w:id="981" w:author="Marc Adrian  Jimenez" w:date="2017-08-30T11:41:00Z"/>
        </w:sdtContent>
      </w:sdt>
      <w:customXmlInsRangeEnd w:id="981"/>
      <w:ins w:id="982" w:author="Sherine Jane Coronel" w:date="2017-08-16T18:17:00Z">
        <w:r w:rsidRPr="0038101C">
          <w:t>.</w:t>
        </w:r>
      </w:ins>
      <w:ins w:id="983" w:author="Marc Adrian  Jimenez" w:date="2017-08-16T18:50:00Z">
        <w:r w:rsidR="00CE22EA" w:rsidRPr="00FC62E9">
          <w:rPr>
            <w:rPrChange w:id="984" w:author="Sherine Jane Coronel" w:date="2017-08-17T06:51:00Z">
              <w:rPr>
                <w:b/>
              </w:rPr>
            </w:rPrChange>
          </w:rPr>
          <w:t xml:space="preserve"> </w:t>
        </w:r>
        <w:commentRangeStart w:id="985"/>
        <w:r w:rsidR="00CE22EA" w:rsidRPr="00FC62E9">
          <w:rPr>
            <w:rPrChange w:id="986" w:author="Sherine Jane Coronel" w:date="2017-08-17T06:51:00Z">
              <w:rPr>
                <w:b/>
              </w:rPr>
            </w:rPrChange>
          </w:rPr>
          <w:t>However, disadvantages also exist</w:t>
        </w:r>
        <w:del w:id="987" w:author="Joey Bernadette Dela Cruz" w:date="2017-08-17T03:09:00Z">
          <w:r w:rsidR="00CE22EA" w:rsidRPr="00FC62E9">
            <w:rPr>
              <w:rPrChange w:id="988" w:author="Sherine Jane Coronel" w:date="2017-08-17T06:51:00Z">
                <w:rPr>
                  <w:b/>
                </w:rPr>
              </w:rPrChange>
            </w:rPr>
            <w:delText>s</w:delText>
          </w:r>
        </w:del>
        <w:r w:rsidR="00CE22EA" w:rsidRPr="00FC62E9">
          <w:rPr>
            <w:rPrChange w:id="989" w:author="Sherine Jane Coronel" w:date="2017-08-17T06:51:00Z">
              <w:rPr>
                <w:b/>
              </w:rPr>
            </w:rPrChange>
          </w:rPr>
          <w:t xml:space="preserve"> – a thin layer of oil or specs of debris can sometimes interfere with the touch reading</w:t>
        </w:r>
      </w:ins>
      <w:ins w:id="990" w:author="Marc Adrian  Jimenez" w:date="2017-08-16T18:51:00Z">
        <w:r w:rsidR="00CE22EA" w:rsidRPr="00FC62E9">
          <w:rPr>
            <w:rPrChange w:id="991" w:author="Sherine Jane Coronel" w:date="2017-08-17T06:51:00Z">
              <w:rPr>
                <w:b/>
              </w:rPr>
            </w:rPrChange>
          </w:rPr>
          <w:t>, that will mislead the system in reading multi-touches</w:t>
        </w:r>
      </w:ins>
      <w:customXmlInsRangeStart w:id="992" w:author="Marc Adrian  Jimenez" w:date="2017-08-30T11:52:00Z"/>
      <w:sdt>
        <w:sdtPr>
          <w:id w:val="-1141262704"/>
          <w:citation/>
        </w:sdtPr>
        <w:sdtEndPr/>
        <w:sdtContent>
          <w:customXmlInsRangeEnd w:id="992"/>
          <w:ins w:id="993" w:author="Marc Adrian  Jimenez" w:date="2017-08-30T11:52:00Z">
            <w:r w:rsidR="003B72A6">
              <w:fldChar w:fldCharType="begin"/>
            </w:r>
            <w:r w:rsidR="003B72A6">
              <w:rPr>
                <w:lang w:val="en-PH"/>
              </w:rPr>
              <w:instrText xml:space="preserve"> CITATION Leo14 \l 13321 </w:instrText>
            </w:r>
          </w:ins>
          <w:r w:rsidR="003B72A6">
            <w:fldChar w:fldCharType="separate"/>
          </w:r>
          <w:r w:rsidR="0012650D">
            <w:rPr>
              <w:noProof/>
              <w:lang w:val="en-PH"/>
            </w:rPr>
            <w:t xml:space="preserve"> </w:t>
          </w:r>
          <w:r w:rsidR="0012650D" w:rsidRPr="0012650D">
            <w:rPr>
              <w:noProof/>
              <w:lang w:val="en-PH"/>
            </w:rPr>
            <w:t>(Gray, 2014)</w:t>
          </w:r>
          <w:ins w:id="994" w:author="Marc Adrian  Jimenez" w:date="2017-08-30T11:52:00Z">
            <w:r w:rsidR="003B72A6">
              <w:fldChar w:fldCharType="end"/>
            </w:r>
          </w:ins>
          <w:customXmlInsRangeStart w:id="995" w:author="Marc Adrian  Jimenez" w:date="2017-08-30T11:52:00Z"/>
        </w:sdtContent>
      </w:sdt>
      <w:customXmlInsRangeEnd w:id="995"/>
      <w:ins w:id="996" w:author="Marc Adrian  Jimenez" w:date="2017-08-16T18:51:00Z">
        <w:r w:rsidR="00CE22EA" w:rsidRPr="00FC62E9">
          <w:rPr>
            <w:rPrChange w:id="997" w:author="Sherine Jane Coronel" w:date="2017-08-17T06:51:00Z">
              <w:rPr>
                <w:b/>
              </w:rPr>
            </w:rPrChange>
          </w:rPr>
          <w:t>.</w:t>
        </w:r>
      </w:ins>
      <w:ins w:id="998" w:author="Joey Bernadette Dela Cruz" w:date="2017-08-17T03:09:00Z">
        <w:r w:rsidR="00984E53" w:rsidRPr="00FC62E9">
          <w:rPr>
            <w:rPrChange w:id="999" w:author="Sherine Jane Coronel" w:date="2017-08-17T06:51:00Z">
              <w:rPr>
                <w:b/>
              </w:rPr>
            </w:rPrChange>
          </w:rPr>
          <w:t xml:space="preserve"> </w:t>
        </w:r>
      </w:ins>
    </w:p>
    <w:p w14:paraId="46F7208B" w14:textId="6EBDD9EB" w:rsidR="00C23A15" w:rsidRDefault="00C23A15">
      <w:pPr>
        <w:ind w:left="1418" w:firstLine="720"/>
        <w:rPr>
          <w:ins w:id="1000" w:author="Sherine Jane Coronel" w:date="2017-08-30T02:30:00Z"/>
        </w:rPr>
        <w:pPrChange w:id="1001" w:author="Sherine Jane Coronel" w:date="2017-08-16T18:25:00Z">
          <w:pPr>
            <w:ind w:left="720"/>
          </w:pPr>
        </w:pPrChange>
      </w:pPr>
    </w:p>
    <w:p w14:paraId="045DF07B" w14:textId="34AE2911" w:rsidR="00C23A15" w:rsidRDefault="00822E40" w:rsidP="003F223A">
      <w:pPr>
        <w:ind w:left="1418" w:firstLine="709"/>
        <w:rPr>
          <w:ins w:id="1002" w:author="Sherine Jane Coronel" w:date="2017-08-30T02:30:00Z"/>
        </w:rPr>
      </w:pPr>
      <w:ins w:id="1003" w:author="Marc Adrian  Jimenez" w:date="2017-08-30T12:07:00Z">
        <w:r>
          <w:tab/>
        </w:r>
      </w:ins>
      <w:ins w:id="1004" w:author="Sherine Jane Coronel" w:date="2017-08-30T02:31:00Z">
        <w:del w:id="1005" w:author="Marc Adrian  Jimenez" w:date="2017-08-30T12:06:00Z">
          <w:r w:rsidR="00C23A15" w:rsidDel="00902B1B">
            <w:tab/>
          </w:r>
        </w:del>
        <w:del w:id="1006" w:author="Marc Adrian  Jimenez" w:date="2017-08-30T12:08:00Z">
          <w:r w:rsidR="00C23A15" w:rsidDel="003074BB">
            <w:delText>ENDING STATEMENT</w:delText>
          </w:r>
        </w:del>
      </w:ins>
      <w:ins w:id="1007" w:author="Marc Adrian  Jimenez" w:date="2017-08-30T12:08:00Z">
        <w:r w:rsidR="003074BB">
          <w:t>All in all</w:t>
        </w:r>
      </w:ins>
      <w:ins w:id="1008" w:author="Marc Adrian  Jimenez" w:date="2017-08-30T12:13:00Z">
        <w:r w:rsidR="00CD4E92">
          <w:t xml:space="preserve">, with the </w:t>
        </w:r>
      </w:ins>
      <w:ins w:id="1009" w:author="Marc Adrian  Jimenez" w:date="2017-08-30T12:30:00Z">
        <w:r w:rsidR="00D2131C">
          <w:t>constantly increasing market</w:t>
        </w:r>
      </w:ins>
      <w:ins w:id="1010" w:author="Marc Adrian  Jimenez" w:date="2017-08-30T12:35:00Z">
        <w:r w:rsidR="0068766B">
          <w:t xml:space="preserve"> and intense competition</w:t>
        </w:r>
      </w:ins>
      <w:ins w:id="1011" w:author="Marc Adrian  Jimenez" w:date="2017-08-30T12:30:00Z">
        <w:r w:rsidR="00D2131C">
          <w:t xml:space="preserve"> </w:t>
        </w:r>
      </w:ins>
      <w:ins w:id="1012" w:author="Marc Adrian  Jimenez" w:date="2017-08-30T12:36:00Z">
        <w:r w:rsidR="0068766B">
          <w:t>in the</w:t>
        </w:r>
      </w:ins>
      <w:ins w:id="1013" w:author="Marc Adrian  Jimenez" w:date="2017-08-30T12:30:00Z">
        <w:r w:rsidR="00361C64">
          <w:t xml:space="preserve"> touch</w:t>
        </w:r>
        <w:r w:rsidR="00D2131C">
          <w:t xml:space="preserve">screen </w:t>
        </w:r>
      </w:ins>
      <w:ins w:id="1014" w:author="Marc Adrian  Jimenez" w:date="2017-08-30T12:36:00Z">
        <w:r w:rsidR="0068766B">
          <w:t xml:space="preserve">manufacturing industry </w:t>
        </w:r>
      </w:ins>
      <w:customXmlInsRangeStart w:id="1015" w:author="Marc Adrian  Jimenez" w:date="2017-08-30T12:38:00Z"/>
      <w:sdt>
        <w:sdtPr>
          <w:id w:val="1839806741"/>
          <w:citation/>
        </w:sdtPr>
        <w:sdtEndPr/>
        <w:sdtContent>
          <w:customXmlInsRangeEnd w:id="1015"/>
          <w:ins w:id="1016" w:author="Marc Adrian  Jimenez" w:date="2017-08-30T12:38:00Z">
            <w:r w:rsidR="00A65BDD">
              <w:fldChar w:fldCharType="begin"/>
            </w:r>
            <w:r w:rsidR="00A65BDD">
              <w:rPr>
                <w:lang w:val="en-PH"/>
              </w:rPr>
              <w:instrText xml:space="preserve"> CITATION Cec14 \l 13321 </w:instrText>
            </w:r>
          </w:ins>
          <w:r w:rsidR="00A65BDD">
            <w:fldChar w:fldCharType="separate"/>
          </w:r>
          <w:r w:rsidR="0012650D" w:rsidRPr="0012650D">
            <w:rPr>
              <w:noProof/>
              <w:lang w:val="en-PH"/>
            </w:rPr>
            <w:t>(Cecere, Corrocher, &amp; Battaglia, 2014)</w:t>
          </w:r>
          <w:ins w:id="1017" w:author="Marc Adrian  Jimenez" w:date="2017-08-30T12:38:00Z">
            <w:r w:rsidR="00A65BDD">
              <w:fldChar w:fldCharType="end"/>
            </w:r>
          </w:ins>
          <w:customXmlInsRangeStart w:id="1018" w:author="Marc Adrian  Jimenez" w:date="2017-08-30T12:38:00Z"/>
        </w:sdtContent>
      </w:sdt>
      <w:customXmlInsRangeEnd w:id="1018"/>
      <w:ins w:id="1019" w:author="Marc Adrian  Jimenez" w:date="2017-08-30T12:31:00Z">
        <w:r w:rsidR="006A5842">
          <w:t>, smartphone advancements never cease to halt.</w:t>
        </w:r>
        <w:r w:rsidR="00EA795D">
          <w:t xml:space="preserve"> These advancements are made to cover up previous mistakes, but </w:t>
        </w:r>
      </w:ins>
      <w:ins w:id="1020" w:author="Marc Adrian  Jimenez" w:date="2017-08-30T12:32:00Z">
        <w:r w:rsidR="00707FFC">
          <w:t xml:space="preserve">as holes are covered, more holes are revealed. </w:t>
        </w:r>
      </w:ins>
    </w:p>
    <w:commentRangeEnd w:id="985"/>
    <w:p w14:paraId="37AB6939" w14:textId="1572BCAA" w:rsidR="00A26C91" w:rsidRDefault="00C23A15">
      <w:pPr>
        <w:ind w:left="720" w:firstLine="720"/>
        <w:rPr>
          <w:ins w:id="1021" w:author="Marc Adrian  Jimenez" w:date="2017-08-17T09:21:00Z"/>
        </w:rPr>
        <w:pPrChange w:id="1022" w:author="Sherine Jane Coronel" w:date="2017-08-16T18:25:00Z">
          <w:pPr>
            <w:ind w:left="720"/>
          </w:pPr>
        </w:pPrChange>
      </w:pPr>
      <w:del w:id="1023" w:author="Marc Adrian  Jimenez" w:date="2017-08-30T12:33:00Z">
        <w:r w:rsidDel="00AD0EB8">
          <w:rPr>
            <w:rStyle w:val="CommentReference"/>
          </w:rPr>
          <w:commentReference w:id="985"/>
        </w:r>
      </w:del>
    </w:p>
    <w:p w14:paraId="073CE94C" w14:textId="16F76EBE" w:rsidR="008F5091" w:rsidDel="00A26C91" w:rsidRDefault="008F5091">
      <w:pPr>
        <w:ind w:left="720" w:firstLine="720"/>
        <w:rPr>
          <w:ins w:id="1024" w:author="Sherine Jane Coronel" w:date="2017-08-16T15:13:00Z"/>
          <w:del w:id="1025" w:author="Marc Adrian  Jimenez" w:date="2017-08-17T09:22:00Z"/>
        </w:rPr>
        <w:pPrChange w:id="1026" w:author="Sherine Jane Coronel" w:date="2017-08-17T06:51:00Z">
          <w:pPr>
            <w:ind w:left="720"/>
          </w:pPr>
        </w:pPrChange>
      </w:pPr>
      <w:bookmarkStart w:id="1027" w:name="_Toc490730193"/>
      <w:bookmarkStart w:id="1028" w:name="_Toc491823472"/>
      <w:bookmarkStart w:id="1029" w:name="_Toc491823637"/>
      <w:bookmarkStart w:id="1030" w:name="_Toc491824204"/>
      <w:bookmarkStart w:id="1031" w:name="_Toc491824305"/>
      <w:bookmarkStart w:id="1032" w:name="_Toc491824499"/>
      <w:bookmarkStart w:id="1033" w:name="_Toc491824602"/>
      <w:bookmarkStart w:id="1034" w:name="_Toc491824705"/>
      <w:bookmarkStart w:id="1035" w:name="_Toc491824808"/>
      <w:bookmarkStart w:id="1036" w:name="_Toc491824911"/>
      <w:bookmarkStart w:id="1037" w:name="_Toc491825014"/>
      <w:bookmarkStart w:id="1038" w:name="_Toc491825921"/>
      <w:bookmarkStart w:id="1039" w:name="_Toc491826023"/>
      <w:bookmarkStart w:id="1040" w:name="_Toc491827124"/>
      <w:bookmarkStart w:id="1041" w:name="_Toc491827590"/>
      <w:bookmarkStart w:id="1042" w:name="_Toc491856741"/>
      <w:bookmarkStart w:id="1043" w:name="_Toc491857091"/>
      <w:bookmarkStart w:id="1044" w:name="_Toc491857311"/>
      <w:bookmarkStart w:id="1045" w:name="_Toc491858111"/>
      <w:bookmarkStart w:id="1046" w:name="_Toc491858456"/>
      <w:bookmarkStart w:id="1047" w:name="_Toc491859630"/>
      <w:bookmarkStart w:id="1048" w:name="_Toc491859786"/>
      <w:bookmarkStart w:id="1049" w:name="_Toc491861795"/>
      <w:bookmarkStart w:id="1050" w:name="_Toc491862149"/>
      <w:bookmarkStart w:id="1051" w:name="_Toc491862267"/>
      <w:bookmarkStart w:id="1052" w:name="_Toc491862535"/>
      <w:bookmarkStart w:id="1053" w:name="_Toc491862650"/>
      <w:bookmarkStart w:id="1054" w:name="_Toc491862764"/>
      <w:bookmarkStart w:id="1055" w:name="_Toc491862669"/>
      <w:bookmarkStart w:id="1056" w:name="_Toc491863248"/>
      <w:bookmarkStart w:id="1057" w:name="_Toc491863653"/>
      <w:bookmarkStart w:id="1058" w:name="_Toc491865858"/>
      <w:bookmarkStart w:id="1059" w:name="_Toc491864412"/>
      <w:bookmarkStart w:id="1060" w:name="_Toc491866459"/>
      <w:bookmarkStart w:id="1061" w:name="_Toc491868054"/>
      <w:bookmarkStart w:id="1062" w:name="_Toc49186820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7BAAB5E6" w14:textId="3330669A" w:rsidR="00150F42" w:rsidDel="00CE22EA" w:rsidRDefault="00150F42">
      <w:pPr>
        <w:ind w:left="720"/>
        <w:rPr>
          <w:del w:id="1063" w:author="Joey Bernadette Dela Cruz" w:date="2017-08-16T22:36:00Z"/>
        </w:rPr>
      </w:pPr>
      <w:del w:id="1064" w:author="Sherine Jane Coronel" w:date="2017-08-16T15:13:00Z">
        <w:r>
          <w:delText>Smartphones are hand held devices that functions like a computer. They can receive and make calls, create and receive messages. Also, these smartphones have the capability to connect to the internet, making them capable of downloading and running 3rd party apps (downloaded from digital distribution platforms such as Google Play and App Store). Smartphones were first introduced in 1999 by the Japanese company NTT DoCoMo and became widespread a year after. A lot of firms have been competing in the Smartphone Industry and the competition never stops, for every year, new features and innovations are being introduced.</w:delText>
        </w:r>
      </w:del>
      <w:del w:id="1065" w:author="Marc Adrian  Jimenez" w:date="2017-08-17T09:20:00Z">
        <w:r w:rsidDel="00D34E01">
          <w:tab/>
        </w:r>
      </w:del>
      <w:ins w:id="1066" w:author="Sherine Jane Coronel" w:date="2017-08-17T06:49:00Z">
        <w:del w:id="1067" w:author="Marc Adrian  Jimenez" w:date="2017-08-17T09:20:00Z">
          <w:r w:rsidR="00D62545" w:rsidDel="00D34E01">
            <w:delText>---------</w:delText>
          </w:r>
        </w:del>
      </w:ins>
      <w:ins w:id="1068" w:author="Sherine Jane Coronel" w:date="2017-08-17T06:48:00Z">
        <w:del w:id="1069" w:author="Marc Adrian  Jimenez" w:date="2017-08-17T09:20:00Z">
          <w:r w:rsidR="00D62545" w:rsidDel="00D34E01">
            <w:delText>CONCLUSION HERE--------</w:delText>
          </w:r>
        </w:del>
      </w:ins>
      <w:del w:id="1070" w:author="Joey Bernadette Dela Cruz" w:date="2017-08-16T22:36:00Z">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bookmarkStart w:id="1071" w:name="_Toc490730194"/>
        <w:bookmarkStart w:id="1072" w:name="_Toc491823473"/>
        <w:bookmarkStart w:id="1073" w:name="_Toc491823638"/>
        <w:bookmarkStart w:id="1074" w:name="_Toc491824205"/>
        <w:bookmarkStart w:id="1075" w:name="_Toc491824306"/>
        <w:bookmarkStart w:id="1076" w:name="_Toc491824500"/>
        <w:bookmarkStart w:id="1077" w:name="_Toc491824603"/>
        <w:bookmarkStart w:id="1078" w:name="_Toc491824706"/>
        <w:bookmarkStart w:id="1079" w:name="_Toc491824809"/>
        <w:bookmarkStart w:id="1080" w:name="_Toc491824912"/>
        <w:bookmarkStart w:id="1081" w:name="_Toc491825015"/>
        <w:bookmarkStart w:id="1082" w:name="_Toc491825922"/>
        <w:bookmarkStart w:id="1083" w:name="_Toc491826024"/>
        <w:bookmarkStart w:id="1084" w:name="_Toc491827125"/>
        <w:bookmarkStart w:id="1085" w:name="_Toc491827591"/>
        <w:bookmarkStart w:id="1086" w:name="_Toc491856742"/>
        <w:bookmarkStart w:id="1087" w:name="_Toc491857092"/>
        <w:bookmarkStart w:id="1088" w:name="_Toc491857312"/>
        <w:bookmarkStart w:id="1089" w:name="_Toc491858112"/>
        <w:bookmarkStart w:id="1090" w:name="_Toc491858457"/>
        <w:bookmarkStart w:id="1091" w:name="_Toc491859631"/>
        <w:bookmarkStart w:id="1092" w:name="_Toc491859787"/>
        <w:bookmarkStart w:id="1093" w:name="_Toc491861796"/>
        <w:bookmarkStart w:id="1094" w:name="_Toc491862150"/>
        <w:bookmarkStart w:id="1095" w:name="_Toc491862268"/>
        <w:bookmarkStart w:id="1096" w:name="_Toc491862536"/>
        <w:bookmarkStart w:id="1097" w:name="_Toc491862651"/>
        <w:bookmarkStart w:id="1098" w:name="_Toc491862765"/>
        <w:bookmarkStart w:id="1099" w:name="_Toc491862670"/>
        <w:bookmarkStart w:id="1100" w:name="_Toc491863249"/>
        <w:bookmarkStart w:id="1101" w:name="_Toc491863654"/>
        <w:bookmarkStart w:id="1102" w:name="_Toc491865859"/>
        <w:bookmarkStart w:id="1103" w:name="_Toc491864413"/>
        <w:bookmarkStart w:id="1104" w:name="_Toc491866460"/>
        <w:bookmarkStart w:id="1105" w:name="_Toc491868055"/>
        <w:bookmarkStart w:id="1106" w:name="_Toc491868203"/>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del>
    </w:p>
    <w:p w14:paraId="46CEBC62" w14:textId="2B32AD2D" w:rsidR="00150F42" w:rsidDel="00484C16" w:rsidRDefault="00150F42">
      <w:pPr>
        <w:ind w:left="720"/>
        <w:rPr>
          <w:del w:id="1107" w:author="Joey Bernadette Dela Cruz" w:date="2017-08-16T22:36:00Z"/>
        </w:rPr>
      </w:pPr>
      <w:del w:id="1108" w:author="Joey Bernadette Dela Cruz" w:date="2017-08-16T22:36:00Z">
        <w:r w:rsidDel="00484C16">
          <w:tab/>
          <w:delText xml:space="preserve">Touch screen based smartphones has been constantly developing throughout the years and has proven reliability. This technology is a type of visual </w:delText>
        </w:r>
        <w:r w:rsidR="000F483D" w:rsidDel="00484C16">
          <w:delText>display;</w:delText>
        </w:r>
        <w:r w:rsidDel="00484C16">
          <w:delText xml:space="preserve"> it enables the users to interact with an electronic device by touch. Touch screen technology also opened new possibilities for the security aspects of smartphones.</w:delText>
        </w:r>
        <w:bookmarkStart w:id="1109" w:name="_Toc490730195"/>
        <w:bookmarkStart w:id="1110" w:name="_Toc491823474"/>
        <w:bookmarkStart w:id="1111" w:name="_Toc491823639"/>
        <w:bookmarkStart w:id="1112" w:name="_Toc491824206"/>
        <w:bookmarkStart w:id="1113" w:name="_Toc491824307"/>
        <w:bookmarkStart w:id="1114" w:name="_Toc491824501"/>
        <w:bookmarkStart w:id="1115" w:name="_Toc491824604"/>
        <w:bookmarkStart w:id="1116" w:name="_Toc491824707"/>
        <w:bookmarkStart w:id="1117" w:name="_Toc491824810"/>
        <w:bookmarkStart w:id="1118" w:name="_Toc491824913"/>
        <w:bookmarkStart w:id="1119" w:name="_Toc491825016"/>
        <w:bookmarkStart w:id="1120" w:name="_Toc491825923"/>
        <w:bookmarkStart w:id="1121" w:name="_Toc491826025"/>
        <w:bookmarkStart w:id="1122" w:name="_Toc491827126"/>
        <w:bookmarkStart w:id="1123" w:name="_Toc491827592"/>
        <w:bookmarkStart w:id="1124" w:name="_Toc491856743"/>
        <w:bookmarkStart w:id="1125" w:name="_Toc491857093"/>
        <w:bookmarkStart w:id="1126" w:name="_Toc491857313"/>
        <w:bookmarkStart w:id="1127" w:name="_Toc491858113"/>
        <w:bookmarkStart w:id="1128" w:name="_Toc491858458"/>
        <w:bookmarkStart w:id="1129" w:name="_Toc491859632"/>
        <w:bookmarkStart w:id="1130" w:name="_Toc491859788"/>
        <w:bookmarkStart w:id="1131" w:name="_Toc491861797"/>
        <w:bookmarkStart w:id="1132" w:name="_Toc491862151"/>
        <w:bookmarkStart w:id="1133" w:name="_Toc491862269"/>
        <w:bookmarkStart w:id="1134" w:name="_Toc491862537"/>
        <w:bookmarkStart w:id="1135" w:name="_Toc491862652"/>
        <w:bookmarkStart w:id="1136" w:name="_Toc491862766"/>
        <w:bookmarkStart w:id="1137" w:name="_Toc491862673"/>
        <w:bookmarkStart w:id="1138" w:name="_Toc491863250"/>
        <w:bookmarkStart w:id="1139" w:name="_Toc491863655"/>
        <w:bookmarkStart w:id="1140" w:name="_Toc491865860"/>
        <w:bookmarkStart w:id="1141" w:name="_Toc491864414"/>
        <w:bookmarkStart w:id="1142" w:name="_Toc491866461"/>
        <w:bookmarkStart w:id="1143" w:name="_Toc491868056"/>
        <w:bookmarkStart w:id="1144" w:name="_Toc491868204"/>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del>
    </w:p>
    <w:p w14:paraId="041DE927" w14:textId="522A6FEA" w:rsidR="00150F42" w:rsidRDefault="00150F42">
      <w:pPr>
        <w:rPr>
          <w:del w:id="1145" w:author="Sherine Jane Coronel" w:date="2017-08-17T04:49:00Z"/>
        </w:rPr>
        <w:pPrChange w:id="1146" w:author="Sherine Jane Coronel" w:date="2017-08-17T06:51:00Z">
          <w:pPr>
            <w:ind w:left="720"/>
          </w:pPr>
        </w:pPrChange>
      </w:pPr>
      <w:del w:id="1147" w:author="Sherine Jane Coronel" w:date="2017-08-17T06:47:00Z">
        <w:r w:rsidDel="00484C16">
          <w:tab/>
        </w:r>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del>
      <w:bookmarkStart w:id="1148" w:name="_Toc490730196"/>
      <w:bookmarkStart w:id="1149" w:name="_Toc491823475"/>
      <w:bookmarkStart w:id="1150" w:name="_Toc491823640"/>
      <w:bookmarkStart w:id="1151" w:name="_Toc491824207"/>
      <w:bookmarkStart w:id="1152" w:name="_Toc491824308"/>
      <w:bookmarkStart w:id="1153" w:name="_Toc491824502"/>
      <w:bookmarkStart w:id="1154" w:name="_Toc491824605"/>
      <w:bookmarkStart w:id="1155" w:name="_Toc491824708"/>
      <w:bookmarkStart w:id="1156" w:name="_Toc491824811"/>
      <w:bookmarkStart w:id="1157" w:name="_Toc491824914"/>
      <w:bookmarkStart w:id="1158" w:name="_Toc491825017"/>
      <w:bookmarkStart w:id="1159" w:name="_Toc491825924"/>
      <w:bookmarkStart w:id="1160" w:name="_Toc491826026"/>
      <w:bookmarkStart w:id="1161" w:name="_Toc491827127"/>
      <w:bookmarkStart w:id="1162" w:name="_Toc491827593"/>
      <w:bookmarkStart w:id="1163" w:name="_Toc491856744"/>
      <w:bookmarkStart w:id="1164" w:name="_Toc491857094"/>
      <w:bookmarkStart w:id="1165" w:name="_Toc491857314"/>
      <w:bookmarkStart w:id="1166" w:name="_Toc491858114"/>
      <w:bookmarkStart w:id="1167" w:name="_Toc491858459"/>
      <w:bookmarkStart w:id="1168" w:name="_Toc491859633"/>
      <w:bookmarkStart w:id="1169" w:name="_Toc491859789"/>
      <w:bookmarkStart w:id="1170" w:name="_Toc491861798"/>
      <w:bookmarkStart w:id="1171" w:name="_Toc491862152"/>
      <w:bookmarkStart w:id="1172" w:name="_Toc491862270"/>
      <w:bookmarkStart w:id="1173" w:name="_Toc491862538"/>
      <w:bookmarkStart w:id="1174" w:name="_Toc491862653"/>
      <w:bookmarkStart w:id="1175" w:name="_Toc491862767"/>
      <w:bookmarkStart w:id="1176" w:name="_Toc491862674"/>
      <w:bookmarkStart w:id="1177" w:name="_Toc491863251"/>
      <w:bookmarkStart w:id="1178" w:name="_Toc491863656"/>
      <w:bookmarkStart w:id="1179" w:name="_Toc491865861"/>
      <w:bookmarkStart w:id="1180" w:name="_Toc491864415"/>
      <w:bookmarkStart w:id="1181" w:name="_Toc491866462"/>
      <w:bookmarkStart w:id="1182" w:name="_Toc491868057"/>
      <w:bookmarkStart w:id="1183" w:name="_Toc491868205"/>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32B0B7E0" w14:textId="387C07BD" w:rsidR="007C5102" w:rsidRPr="00F917EE" w:rsidRDefault="00150F42">
      <w:pPr>
        <w:rPr>
          <w:ins w:id="1184" w:author="Marc Adrian  Jimenez" w:date="2017-08-15T18:23:00Z"/>
          <w:del w:id="1185" w:author="Sherine Jane Coronel" w:date="2017-08-17T06:47:00Z"/>
          <w:b/>
        </w:rPr>
        <w:pPrChange w:id="1186" w:author="Sherine Jane Coronel" w:date="2017-08-17T06:51:00Z">
          <w:pPr>
            <w:ind w:left="720"/>
          </w:pPr>
        </w:pPrChange>
      </w:pPr>
      <w:del w:id="1187" w:author="Sherine Jane Coronel" w:date="2017-08-17T06:47:00Z">
        <w:r w:rsidDel="00CE22EA">
          <w:tab/>
        </w:r>
        <w:r w:rsidRPr="00F917EE" w:rsidDel="00CE22EA">
          <w:rPr>
            <w:b/>
          </w:rPr>
          <w:delText>The same condition also affects touch registers in touch screens; a thin layer</w:delText>
        </w:r>
        <w:r w:rsidR="00630792" w:rsidRPr="00F917EE" w:rsidDel="00CE22EA">
          <w:rPr>
            <w:b/>
          </w:rPr>
          <w:delText xml:space="preserve"> of oil or other debris sitting on</w:delText>
        </w:r>
        <w:r w:rsidRPr="00F917EE" w:rsidDel="00CE22EA">
          <w:rPr>
            <w:b/>
          </w:rPr>
          <w:delText xml:space="preserve"> the screen can sometimes be registered as touch, and can also mislead the system in reading multi-touches. The developers of Android didn’t overlook this, they made in</w:delText>
        </w:r>
      </w:del>
      <w:ins w:id="1188" w:author="Joey Bernadette Dela Cruz" w:date="2017-08-16T15:53:00Z">
        <w:del w:id="1189" w:author="Sherine Jane Coronel" w:date="2017-08-17T06:47:00Z">
          <w:r w:rsidR="008D78B5" w:rsidRPr="00F917EE" w:rsidDel="00CE22EA">
            <w:rPr>
              <w:b/>
            </w:rPr>
            <w:delText xml:space="preserve"> an </w:delText>
          </w:r>
        </w:del>
      </w:ins>
      <w:del w:id="1190" w:author="Sherine Jane Coronel" w:date="2017-08-17T06:47:00Z">
        <w:r w:rsidRPr="00F917EE" w:rsidDel="00CE22EA">
          <w:rPr>
            <w:b/>
          </w:rPr>
          <w:delText>-OS touch diagnostic measure</w:delText>
        </w:r>
        <w:r w:rsidRPr="00F917EE" w:rsidDel="004242CA">
          <w:rPr>
            <w:b/>
          </w:rPr>
          <w:delText>s</w:delText>
        </w:r>
        <w:r w:rsidRPr="00F917EE" w:rsidDel="00CE22EA">
          <w:rPr>
            <w:b/>
          </w:rPr>
          <w:delText>, by typing “*#0*#”, a compilation of system diagnostic measures is listed, and one of them is the touch diagnosis wherein there are boxes and the user should go through and touch the boxes and they box will be filled with a color signifying a recorded touch.</w:delText>
        </w:r>
        <w:r w:rsidR="00630792" w:rsidRPr="00F917EE" w:rsidDel="00CE22EA">
          <w:rPr>
            <w:b/>
          </w:rPr>
          <w:delText xml:space="preserve"> Also, developers made the touch registers developer friendly, </w:delText>
        </w:r>
        <w:r w:rsidR="00630792" w:rsidRPr="00F917EE" w:rsidDel="0044617A">
          <w:rPr>
            <w:b/>
          </w:rPr>
          <w:delText>by placing a screen overlay</w:delText>
        </w:r>
        <w:r w:rsidR="00630792" w:rsidRPr="00F917EE" w:rsidDel="00CE22EA">
          <w:rPr>
            <w:b/>
          </w:rPr>
          <w:delText xml:space="preserve"> displa</w:delText>
        </w:r>
        <w:r w:rsidR="00630792" w:rsidRPr="00F917EE" w:rsidDel="0044617A">
          <w:rPr>
            <w:b/>
          </w:rPr>
          <w:delText>ying</w:delText>
        </w:r>
        <w:r w:rsidR="00630792" w:rsidRPr="00F917EE" w:rsidDel="00CE22EA">
          <w:rPr>
            <w:b/>
          </w:rPr>
          <w:delText xml:space="preserve"> </w:delText>
        </w:r>
        <w:r w:rsidR="004B481D" w:rsidRPr="00F917EE" w:rsidDel="00CE22EA">
          <w:rPr>
            <w:b/>
          </w:rPr>
          <w:delText>and tra</w:delText>
        </w:r>
        <w:r w:rsidR="004B481D" w:rsidRPr="00F917EE" w:rsidDel="0044617A">
          <w:rPr>
            <w:b/>
          </w:rPr>
          <w:delText>cing</w:delText>
        </w:r>
        <w:r w:rsidR="004B481D" w:rsidRPr="00F917EE" w:rsidDel="00CE22EA">
          <w:rPr>
            <w:b/>
          </w:rPr>
          <w:delText xml:space="preserve"> </w:delText>
        </w:r>
        <w:r w:rsidR="00630792" w:rsidRPr="00F917EE" w:rsidDel="00CE22EA">
          <w:rPr>
            <w:b/>
          </w:rPr>
          <w:delText>the current touch data</w:delText>
        </w:r>
        <w:r w:rsidR="003949E2" w:rsidRPr="00F917EE" w:rsidDel="00CE22EA">
          <w:rPr>
            <w:b/>
          </w:rPr>
          <w:delText>.</w:delText>
        </w:r>
      </w:del>
      <w:bookmarkStart w:id="1191" w:name="_Toc490730197"/>
      <w:bookmarkStart w:id="1192" w:name="_Toc491823476"/>
      <w:bookmarkStart w:id="1193" w:name="_Toc491823641"/>
      <w:bookmarkStart w:id="1194" w:name="_Toc491824208"/>
      <w:bookmarkStart w:id="1195" w:name="_Toc491824309"/>
      <w:bookmarkStart w:id="1196" w:name="_Toc491824503"/>
      <w:bookmarkStart w:id="1197" w:name="_Toc491824606"/>
      <w:bookmarkStart w:id="1198" w:name="_Toc491824709"/>
      <w:bookmarkStart w:id="1199" w:name="_Toc491824812"/>
      <w:bookmarkStart w:id="1200" w:name="_Toc491824915"/>
      <w:bookmarkStart w:id="1201" w:name="_Toc491825018"/>
      <w:bookmarkStart w:id="1202" w:name="_Toc491825925"/>
      <w:bookmarkStart w:id="1203" w:name="_Toc491826027"/>
      <w:bookmarkStart w:id="1204" w:name="_Toc491827128"/>
      <w:bookmarkStart w:id="1205" w:name="_Toc491827594"/>
      <w:bookmarkStart w:id="1206" w:name="_Toc491856745"/>
      <w:bookmarkStart w:id="1207" w:name="_Toc491857095"/>
      <w:bookmarkStart w:id="1208" w:name="_Toc491857315"/>
      <w:bookmarkStart w:id="1209" w:name="_Toc491858115"/>
      <w:bookmarkStart w:id="1210" w:name="_Toc491858460"/>
      <w:bookmarkStart w:id="1211" w:name="_Toc491859634"/>
      <w:bookmarkStart w:id="1212" w:name="_Toc491859790"/>
      <w:bookmarkStart w:id="1213" w:name="_Toc491861799"/>
      <w:bookmarkStart w:id="1214" w:name="_Toc491862153"/>
      <w:bookmarkStart w:id="1215" w:name="_Toc491862271"/>
      <w:bookmarkStart w:id="1216" w:name="_Toc491862539"/>
      <w:bookmarkStart w:id="1217" w:name="_Toc491862654"/>
      <w:bookmarkStart w:id="1218" w:name="_Toc491862768"/>
      <w:bookmarkStart w:id="1219" w:name="_Toc491862675"/>
      <w:bookmarkStart w:id="1220" w:name="_Toc491863252"/>
      <w:bookmarkStart w:id="1221" w:name="_Toc491863657"/>
      <w:bookmarkStart w:id="1222" w:name="_Toc491865862"/>
      <w:bookmarkStart w:id="1223" w:name="_Toc491864416"/>
      <w:bookmarkStart w:id="1224" w:name="_Toc491866463"/>
      <w:bookmarkStart w:id="1225" w:name="_Toc491868058"/>
      <w:bookmarkStart w:id="1226" w:name="_Toc491868206"/>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527101D4" w14:textId="77777777" w:rsidR="00D97288" w:rsidRPr="00F855EE" w:rsidDel="00D34E01" w:rsidRDefault="00D97288">
      <w:pPr>
        <w:rPr>
          <w:del w:id="1227" w:author="Marc Adrian  Jimenez" w:date="2017-08-17T09:21:00Z"/>
        </w:rPr>
        <w:pPrChange w:id="1228" w:author="Sherine Jane Coronel" w:date="2017-08-17T06:51:00Z">
          <w:pPr>
            <w:ind w:left="720"/>
          </w:pPr>
        </w:pPrChange>
      </w:pPr>
      <w:bookmarkStart w:id="1229" w:name="_Toc490730198"/>
      <w:bookmarkStart w:id="1230" w:name="_Toc491823477"/>
      <w:bookmarkStart w:id="1231" w:name="_Toc491823642"/>
      <w:bookmarkStart w:id="1232" w:name="_Toc491824209"/>
      <w:bookmarkStart w:id="1233" w:name="_Toc491824310"/>
      <w:bookmarkStart w:id="1234" w:name="_Toc491824504"/>
      <w:bookmarkStart w:id="1235" w:name="_Toc491824607"/>
      <w:bookmarkStart w:id="1236" w:name="_Toc491824710"/>
      <w:bookmarkStart w:id="1237" w:name="_Toc491824813"/>
      <w:bookmarkStart w:id="1238" w:name="_Toc491824916"/>
      <w:bookmarkStart w:id="1239" w:name="_Toc491825019"/>
      <w:bookmarkStart w:id="1240" w:name="_Toc491825926"/>
      <w:bookmarkStart w:id="1241" w:name="_Toc491826028"/>
      <w:bookmarkStart w:id="1242" w:name="_Toc491827129"/>
      <w:bookmarkStart w:id="1243" w:name="_Toc491827595"/>
      <w:bookmarkStart w:id="1244" w:name="_Toc491856746"/>
      <w:bookmarkStart w:id="1245" w:name="_Toc491857096"/>
      <w:bookmarkStart w:id="1246" w:name="_Toc491857316"/>
      <w:bookmarkStart w:id="1247" w:name="_Toc491858116"/>
      <w:bookmarkStart w:id="1248" w:name="_Toc491858461"/>
      <w:bookmarkStart w:id="1249" w:name="_Toc491859635"/>
      <w:bookmarkStart w:id="1250" w:name="_Toc491859791"/>
      <w:bookmarkStart w:id="1251" w:name="_Toc491861800"/>
      <w:bookmarkStart w:id="1252" w:name="_Toc491862154"/>
      <w:bookmarkStart w:id="1253" w:name="_Toc491862272"/>
      <w:bookmarkStart w:id="1254" w:name="_Toc491862540"/>
      <w:bookmarkStart w:id="1255" w:name="_Toc491862655"/>
      <w:bookmarkStart w:id="1256" w:name="_Toc491862769"/>
      <w:bookmarkStart w:id="1257" w:name="_Toc491862676"/>
      <w:bookmarkStart w:id="1258" w:name="_Toc491863253"/>
      <w:bookmarkStart w:id="1259" w:name="_Toc491863658"/>
      <w:bookmarkStart w:id="1260" w:name="_Toc491865863"/>
      <w:bookmarkStart w:id="1261" w:name="_Toc491864417"/>
      <w:bookmarkStart w:id="1262" w:name="_Toc491866464"/>
      <w:bookmarkStart w:id="1263" w:name="_Toc491868059"/>
      <w:bookmarkStart w:id="1264" w:name="_Toc491868207"/>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429BB5E9" w14:textId="77777777" w:rsidR="00150F42" w:rsidRDefault="00150F42" w:rsidP="00150F42">
      <w:pPr>
        <w:pStyle w:val="11"/>
        <w:numPr>
          <w:ilvl w:val="1"/>
          <w:numId w:val="2"/>
        </w:numPr>
      </w:pPr>
      <w:bookmarkStart w:id="1265" w:name="_Toc479371742"/>
      <w:bookmarkStart w:id="1266" w:name="_Toc490719284"/>
      <w:bookmarkStart w:id="1267" w:name="_Toc491827130"/>
      <w:bookmarkStart w:id="1268" w:name="_Toc491859636"/>
      <w:bookmarkStart w:id="1269" w:name="_Toc491864418"/>
      <w:bookmarkStart w:id="1270" w:name="_Toc491868208"/>
      <w:r w:rsidRPr="00150D4E">
        <w:t>Objectives</w:t>
      </w:r>
      <w:bookmarkEnd w:id="1265"/>
      <w:bookmarkEnd w:id="1266"/>
      <w:bookmarkEnd w:id="1267"/>
      <w:bookmarkEnd w:id="1268"/>
      <w:bookmarkEnd w:id="1269"/>
      <w:bookmarkEnd w:id="1270"/>
    </w:p>
    <w:p w14:paraId="6A9E7D64" w14:textId="10FD31C2" w:rsidR="00150F42" w:rsidRDefault="00150F42" w:rsidP="00150F42">
      <w:pPr>
        <w:ind w:left="792"/>
        <w:rPr>
          <w:lang w:eastAsia="en-PH"/>
        </w:rPr>
      </w:pPr>
      <w:r>
        <w:rPr>
          <w:lang w:eastAsia="en-PH"/>
        </w:rPr>
        <w:tab/>
        <w:t xml:space="preserve">This research aims </w:t>
      </w:r>
      <w:del w:id="1271" w:author="Marc Adrian  Jimenez" w:date="2017-08-16T17:25:00Z">
        <w:r w:rsidDel="004E5841">
          <w:rPr>
            <w:lang w:eastAsia="en-PH"/>
          </w:rPr>
          <w:delText xml:space="preserve">improve </w:delText>
        </w:r>
      </w:del>
      <w:ins w:id="1272" w:author="Marc Adrian  Jimenez" w:date="2017-08-16T17:25:00Z">
        <w:r w:rsidR="004E5841">
          <w:rPr>
            <w:lang w:eastAsia="en-PH"/>
          </w:rPr>
          <w:t xml:space="preserve">to identify the </w:t>
        </w:r>
      </w:ins>
      <w:ins w:id="1273" w:author="Marc Adrian  Jimenez" w:date="2017-08-16T17:33:00Z">
        <w:r w:rsidR="00133ADA">
          <w:rPr>
            <w:lang w:eastAsia="en-PH"/>
          </w:rPr>
          <w:t xml:space="preserve">different </w:t>
        </w:r>
      </w:ins>
      <w:ins w:id="1274" w:author="Marc Adrian  Jimenez" w:date="2017-08-16T17:25:00Z">
        <w:r w:rsidR="004E5841">
          <w:rPr>
            <w:lang w:eastAsia="en-PH"/>
          </w:rPr>
          <w:t xml:space="preserve">factors affecting </w:t>
        </w:r>
      </w:ins>
      <w:ins w:id="1275" w:author="Marc Adrian  Jimenez" w:date="2017-08-16T17:30:00Z">
        <w:r w:rsidR="00133ADA">
          <w:rPr>
            <w:lang w:eastAsia="en-PH"/>
          </w:rPr>
          <w:t xml:space="preserve">the </w:t>
        </w:r>
      </w:ins>
      <w:ins w:id="1276" w:author="Marc Adrian  Jimenez" w:date="2017-08-31T23:19:00Z">
        <w:r w:rsidR="005317CD">
          <w:rPr>
            <w:lang w:eastAsia="en-PH"/>
          </w:rPr>
          <w:t>A</w:t>
        </w:r>
      </w:ins>
      <w:ins w:id="1277" w:author="Marc Adrian  Jimenez" w:date="2017-08-29T23:46:00Z">
        <w:r w:rsidR="00560F5F">
          <w:rPr>
            <w:lang w:eastAsia="en-PH"/>
          </w:rPr>
          <w:t xml:space="preserve">ndroid smartphone’s </w:t>
        </w:r>
      </w:ins>
      <w:ins w:id="1278" w:author="Marc Adrian  Jimenez" w:date="2017-08-16T17:26:00Z">
        <w:r w:rsidR="004E5841">
          <w:rPr>
            <w:lang w:eastAsia="en-PH"/>
          </w:rPr>
          <w:t>touchscreen</w:t>
        </w:r>
      </w:ins>
      <w:ins w:id="1279" w:author="Marc Adrian  Jimenez" w:date="2017-08-16T17:40:00Z">
        <w:r w:rsidR="00643165">
          <w:rPr>
            <w:lang w:eastAsia="en-PH"/>
          </w:rPr>
          <w:t xml:space="preserve">’s </w:t>
        </w:r>
      </w:ins>
      <w:ins w:id="1280" w:author="Marc Adrian  Jimenez" w:date="2017-08-16T17:44:00Z">
        <w:r w:rsidR="006F020B">
          <w:rPr>
            <w:lang w:eastAsia="en-PH"/>
          </w:rPr>
          <w:t>accurateness</w:t>
        </w:r>
      </w:ins>
      <w:ins w:id="1281" w:author="Marc Adrian  Jimenez" w:date="2017-08-16T17:40:00Z">
        <w:r w:rsidR="00643165">
          <w:rPr>
            <w:lang w:eastAsia="en-PH"/>
          </w:rPr>
          <w:t xml:space="preserve"> and responsiveness</w:t>
        </w:r>
        <w:del w:id="1282" w:author="Sherine Jane Coronel" w:date="2017-08-17T00:52:00Z">
          <w:r w:rsidR="00643165">
            <w:rPr>
              <w:lang w:eastAsia="en-PH"/>
            </w:rPr>
            <w:delText>.</w:delText>
          </w:r>
        </w:del>
      </w:ins>
      <w:ins w:id="1283" w:author="Marc Adrian  Jimenez" w:date="2017-08-16T17:53:00Z">
        <w:del w:id="1284" w:author="Sherine Jane Coronel" w:date="2017-08-17T00:52:00Z">
          <w:r w:rsidR="006E5685">
            <w:rPr>
              <w:lang w:eastAsia="en-PH"/>
            </w:rPr>
            <w:delText xml:space="preserve"> Also,</w:delText>
          </w:r>
        </w:del>
        <w:r w:rsidR="006E5685">
          <w:rPr>
            <w:lang w:eastAsia="en-PH"/>
          </w:rPr>
          <w:t xml:space="preserve"> to </w:t>
        </w:r>
      </w:ins>
      <w:ins w:id="1285" w:author="Marc Adrian  Jimenez" w:date="2017-08-17T11:25:00Z">
        <w:r w:rsidR="00BE4987">
          <w:rPr>
            <w:lang w:eastAsia="en-PH"/>
          </w:rPr>
          <w:t>analyze</w:t>
        </w:r>
      </w:ins>
      <w:ins w:id="1286" w:author="Marc Adrian  Jimenez" w:date="2017-08-16T17:53:00Z">
        <w:r w:rsidR="006E5685">
          <w:rPr>
            <w:lang w:eastAsia="en-PH"/>
          </w:rPr>
          <w:t xml:space="preserve"> and pin-point </w:t>
        </w:r>
      </w:ins>
      <w:ins w:id="1287" w:author="Marc Adrian  Jimenez" w:date="2017-08-16T17:55:00Z">
        <w:del w:id="1288" w:author="Sherine Jane Coronel" w:date="2017-08-17T00:52:00Z">
          <w:r w:rsidR="006E5685">
            <w:rPr>
              <w:lang w:eastAsia="en-PH"/>
            </w:rPr>
            <w:delText xml:space="preserve">on </w:delText>
          </w:r>
        </w:del>
      </w:ins>
      <w:ins w:id="1289" w:author="Marc Adrian  Jimenez" w:date="2017-08-16T17:54:00Z">
        <w:r w:rsidR="006E5685">
          <w:rPr>
            <w:lang w:eastAsia="en-PH"/>
          </w:rPr>
          <w:t>how these factors affect the touchscreen.</w:t>
        </w:r>
      </w:ins>
      <w:ins w:id="1290" w:author="Marc Adrian  Jimenez" w:date="2017-08-16T17:27:00Z">
        <w:r w:rsidR="004E5841">
          <w:rPr>
            <w:lang w:eastAsia="en-PH"/>
          </w:rPr>
          <w:t xml:space="preserve"> </w:t>
        </w:r>
      </w:ins>
      <w:del w:id="1291" w:author="Marc Adrian  Jimenez" w:date="2017-08-16T17:57:00Z">
        <w:r w:rsidDel="006E5685">
          <w:rPr>
            <w:lang w:eastAsia="en-PH"/>
          </w:rPr>
          <w:delText xml:space="preserve">the user experience in touch screen smartphones; increasing accuracy and precision of touch registers made by the user in his smartphone by prompting an initial calibration (and also if the user deemed necessary; re-calibration). The results of the initial calibration will alter and prompt the system to adapt depending on the said results gathered from the user. </w:delText>
        </w:r>
      </w:del>
      <w:r>
        <w:rPr>
          <w:lang w:eastAsia="en-PH"/>
        </w:rPr>
        <w:t>Thus, the objectives are…</w:t>
      </w:r>
    </w:p>
    <w:p w14:paraId="2E47881E" w14:textId="00119364" w:rsidR="00C872D1" w:rsidRDefault="00C872D1">
      <w:pPr>
        <w:pStyle w:val="ListParagraph"/>
        <w:numPr>
          <w:ilvl w:val="0"/>
          <w:numId w:val="22"/>
        </w:numPr>
        <w:rPr>
          <w:ins w:id="1292" w:author="Marc Adrian  Jimenez" w:date="2017-08-30T12:56:00Z"/>
          <w:lang w:eastAsia="en-PH"/>
        </w:rPr>
        <w:pPrChange w:id="1293" w:author="Marc Adrian  Jimenez" w:date="2017-08-15T11:38:00Z">
          <w:pPr>
            <w:ind w:left="792"/>
          </w:pPr>
        </w:pPrChange>
      </w:pPr>
      <w:ins w:id="1294" w:author="Marc Adrian  Jimenez" w:date="2017-08-30T12:56:00Z">
        <w:r>
          <w:rPr>
            <w:lang w:eastAsia="en-PH"/>
          </w:rPr>
          <w:t>to develop a</w:t>
        </w:r>
      </w:ins>
      <w:ins w:id="1295" w:author="Marc Adrian  Jimenez" w:date="2017-08-30T12:58:00Z">
        <w:r w:rsidR="005317CD">
          <w:rPr>
            <w:lang w:eastAsia="en-PH"/>
          </w:rPr>
          <w:t xml:space="preserve">n </w:t>
        </w:r>
      </w:ins>
      <w:ins w:id="1296" w:author="Marc Adrian  Jimenez" w:date="2017-08-31T23:19:00Z">
        <w:r w:rsidR="005317CD">
          <w:rPr>
            <w:lang w:eastAsia="en-PH"/>
          </w:rPr>
          <w:t>A</w:t>
        </w:r>
      </w:ins>
      <w:ins w:id="1297" w:author="Marc Adrian  Jimenez" w:date="2017-08-30T12:58:00Z">
        <w:r w:rsidR="00B35F71">
          <w:rPr>
            <w:lang w:eastAsia="en-PH"/>
          </w:rPr>
          <w:t>ndroid application that will serve as</w:t>
        </w:r>
      </w:ins>
      <w:ins w:id="1298" w:author="Marc Adrian  Jimenez" w:date="2017-08-30T12:56:00Z">
        <w:r>
          <w:rPr>
            <w:lang w:eastAsia="en-PH"/>
          </w:rPr>
          <w:t xml:space="preserve"> </w:t>
        </w:r>
      </w:ins>
      <w:ins w:id="1299" w:author="Marc Adrian  Jimenez" w:date="2017-08-30T14:37:00Z">
        <w:r w:rsidR="003F3C3E">
          <w:rPr>
            <w:lang w:eastAsia="en-PH"/>
          </w:rPr>
          <w:t xml:space="preserve">a </w:t>
        </w:r>
      </w:ins>
      <w:ins w:id="1300" w:author="Marc Adrian  Jimenez" w:date="2017-08-30T12:56:00Z">
        <w:r>
          <w:rPr>
            <w:lang w:eastAsia="en-PH"/>
          </w:rPr>
          <w:t>data gathering tool</w:t>
        </w:r>
      </w:ins>
      <w:ins w:id="1301" w:author="Marc Adrian  Jimenez" w:date="2017-08-30T12:58:00Z">
        <w:r w:rsidR="00B35F71">
          <w:rPr>
            <w:lang w:eastAsia="en-PH"/>
          </w:rPr>
          <w:t xml:space="preserve">, extracting </w:t>
        </w:r>
      </w:ins>
      <w:ins w:id="1302" w:author="Marc Adrian  Jimenez" w:date="2017-08-30T12:59:00Z">
        <w:r w:rsidR="00316777">
          <w:rPr>
            <w:lang w:eastAsia="en-PH"/>
          </w:rPr>
          <w:t>data from the user</w:t>
        </w:r>
      </w:ins>
      <w:ins w:id="1303" w:author="Marc Adrian  Jimenez" w:date="2017-08-30T12:57:00Z">
        <w:r w:rsidR="002913AE">
          <w:rPr>
            <w:lang w:eastAsia="en-PH"/>
          </w:rPr>
          <w:t>; and</w:t>
        </w:r>
      </w:ins>
    </w:p>
    <w:p w14:paraId="5D3D45AF" w14:textId="11B9C707" w:rsidR="00150F42" w:rsidRDefault="00DF17DD">
      <w:pPr>
        <w:pStyle w:val="ListParagraph"/>
        <w:numPr>
          <w:ilvl w:val="0"/>
          <w:numId w:val="22"/>
        </w:numPr>
        <w:rPr>
          <w:lang w:eastAsia="en-PH"/>
        </w:rPr>
        <w:pPrChange w:id="1304" w:author="Marc Adrian  Jimenez" w:date="2017-08-15T11:38:00Z">
          <w:pPr>
            <w:ind w:left="792"/>
          </w:pPr>
        </w:pPrChange>
      </w:pPr>
      <w:del w:id="1305" w:author="Marc Adrian  Jimenez" w:date="2017-08-15T11:37:00Z">
        <w:r w:rsidDel="009259C4">
          <w:rPr>
            <w:lang w:eastAsia="en-PH"/>
          </w:rPr>
          <w:delText>1.</w:delText>
        </w:r>
        <w:r w:rsidDel="009259C4">
          <w:rPr>
            <w:lang w:eastAsia="en-PH"/>
          </w:rPr>
          <w:tab/>
        </w:r>
      </w:del>
      <w:r>
        <w:rPr>
          <w:lang w:eastAsia="en-PH"/>
        </w:rPr>
        <w:t>t</w:t>
      </w:r>
      <w:r w:rsidR="00150F42">
        <w:rPr>
          <w:lang w:eastAsia="en-PH"/>
        </w:rPr>
        <w:t xml:space="preserve">o </w:t>
      </w:r>
      <w:del w:id="1306" w:author="Marc Adrian  Jimenez" w:date="2017-08-16T17:29:00Z">
        <w:r w:rsidR="00150F42" w:rsidDel="004E5841">
          <w:rPr>
            <w:lang w:eastAsia="en-PH"/>
          </w:rPr>
          <w:delText xml:space="preserve">increase user satisfaction upon product </w:delText>
        </w:r>
        <w:r w:rsidR="00604C95" w:rsidDel="004E5841">
          <w:rPr>
            <w:lang w:eastAsia="en-PH"/>
          </w:rPr>
          <w:delText>usage</w:delText>
        </w:r>
        <w:r w:rsidR="00DA79D5" w:rsidDel="004E5841">
          <w:rPr>
            <w:lang w:eastAsia="en-PH"/>
          </w:rPr>
          <w:delText xml:space="preserve"> </w:delText>
        </w:r>
        <w:r w:rsidR="00F72E71" w:rsidDel="004E5841">
          <w:rPr>
            <w:lang w:eastAsia="en-PH"/>
          </w:rPr>
          <w:delText>to</w:delText>
        </w:r>
        <w:r w:rsidR="00150F42" w:rsidDel="004E5841">
          <w:rPr>
            <w:lang w:eastAsia="en-PH"/>
          </w:rPr>
          <w:delText xml:space="preserve"> help the system satisfy the varying users when it co</w:delText>
        </w:r>
        <w:r w:rsidR="00604C95" w:rsidDel="004E5841">
          <w:rPr>
            <w:lang w:eastAsia="en-PH"/>
          </w:rPr>
          <w:delText>mes to the touch screen display;</w:delText>
        </w:r>
      </w:del>
      <w:ins w:id="1307" w:author="Marc Adrian  Jimenez" w:date="2017-08-31T23:27:00Z">
        <w:r w:rsidR="008C182E">
          <w:rPr>
            <w:lang w:eastAsia="en-PH"/>
          </w:rPr>
          <w:t>support</w:t>
        </w:r>
      </w:ins>
      <w:ins w:id="1308" w:author="Marc Adrian  Jimenez" w:date="2017-08-16T17:29:00Z">
        <w:r w:rsidR="004E5841">
          <w:rPr>
            <w:lang w:eastAsia="en-PH"/>
          </w:rPr>
          <w:t xml:space="preserve"> the different </w:t>
        </w:r>
      </w:ins>
      <w:ins w:id="1309" w:author="Marc Adrian  Jimenez" w:date="2017-08-20T01:54:00Z">
        <w:r w:rsidR="000021A0">
          <w:rPr>
            <w:lang w:eastAsia="en-PH"/>
          </w:rPr>
          <w:t>hardware and software</w:t>
        </w:r>
      </w:ins>
      <w:ins w:id="1310" w:author="Marc Adrian  Jimenez" w:date="2017-08-16T17:29:00Z">
        <w:r w:rsidR="004E5841">
          <w:rPr>
            <w:lang w:eastAsia="en-PH"/>
          </w:rPr>
          <w:t xml:space="preserve"> factors </w:t>
        </w:r>
      </w:ins>
      <w:ins w:id="1311" w:author="Marc Adrian  Jimenez" w:date="2017-08-16T18:01:00Z">
        <w:r w:rsidR="00484400">
          <w:rPr>
            <w:lang w:eastAsia="en-PH"/>
          </w:rPr>
          <w:t>contributing to the inacc</w:t>
        </w:r>
      </w:ins>
      <w:ins w:id="1312" w:author="Marc Adrian  Jimenez" w:date="2017-08-31T23:22:00Z">
        <w:r w:rsidR="00120870">
          <w:rPr>
            <w:lang w:eastAsia="en-PH"/>
          </w:rPr>
          <w:t>uracies</w:t>
        </w:r>
      </w:ins>
      <w:ins w:id="1313" w:author="Marc Adrian  Jimenez" w:date="2017-08-16T18:01:00Z">
        <w:r w:rsidR="00484400">
          <w:rPr>
            <w:lang w:eastAsia="en-PH"/>
          </w:rPr>
          <w:t xml:space="preserve"> and responsiveness of </w:t>
        </w:r>
      </w:ins>
      <w:ins w:id="1314" w:author="Marc Adrian  Jimenez" w:date="2017-08-31T23:19:00Z">
        <w:r w:rsidR="005317CD">
          <w:rPr>
            <w:lang w:eastAsia="en-PH"/>
          </w:rPr>
          <w:t>A</w:t>
        </w:r>
      </w:ins>
      <w:ins w:id="1315" w:author="Marc Adrian  Jimenez" w:date="2017-08-29T23:44:00Z">
        <w:r w:rsidR="00245B19">
          <w:rPr>
            <w:lang w:eastAsia="en-PH"/>
          </w:rPr>
          <w:t xml:space="preserve">ndroid </w:t>
        </w:r>
        <w:r w:rsidR="00795ADC">
          <w:rPr>
            <w:lang w:eastAsia="en-PH"/>
          </w:rPr>
          <w:t xml:space="preserve">smartphone’s </w:t>
        </w:r>
      </w:ins>
      <w:ins w:id="1316" w:author="Marc Adrian  Jimenez" w:date="2017-08-16T18:01:00Z">
        <w:r w:rsidR="00484400">
          <w:rPr>
            <w:lang w:eastAsia="en-PH"/>
          </w:rPr>
          <w:t>touchscreen</w:t>
        </w:r>
      </w:ins>
      <w:ins w:id="1317" w:author="Marc Adrian  Jimenez" w:date="2017-08-16T17:29:00Z">
        <w:r w:rsidR="004E5841">
          <w:rPr>
            <w:lang w:eastAsia="en-PH"/>
          </w:rPr>
          <w:t>;</w:t>
        </w:r>
      </w:ins>
      <w:ins w:id="1318" w:author="Marc Adrian  Jimenez" w:date="2017-08-30T23:13:00Z">
        <w:r w:rsidR="00045E18">
          <w:rPr>
            <w:lang w:eastAsia="en-PH"/>
          </w:rPr>
          <w:t xml:space="preserve"> and</w:t>
        </w:r>
      </w:ins>
    </w:p>
    <w:p w14:paraId="12A73B0B" w14:textId="7E1A004F" w:rsidR="00150F42" w:rsidDel="00045E18" w:rsidRDefault="00DF17DD">
      <w:pPr>
        <w:pStyle w:val="ListParagraph"/>
        <w:numPr>
          <w:ilvl w:val="0"/>
          <w:numId w:val="22"/>
        </w:numPr>
        <w:rPr>
          <w:del w:id="1319" w:author="Marc Adrian  Jimenez" w:date="2017-08-30T23:13:00Z"/>
          <w:lang w:eastAsia="en-PH"/>
        </w:rPr>
        <w:pPrChange w:id="1320" w:author="Marc Adrian  Jimenez" w:date="2017-08-30T23:13:00Z">
          <w:pPr>
            <w:ind w:left="792"/>
          </w:pPr>
        </w:pPrChange>
      </w:pPr>
      <w:del w:id="1321" w:author="Marc Adrian  Jimenez" w:date="2017-08-15T11:38:00Z">
        <w:r w:rsidDel="009259C4">
          <w:rPr>
            <w:lang w:eastAsia="en-PH"/>
          </w:rPr>
          <w:delText>2.</w:delText>
        </w:r>
        <w:r w:rsidDel="009259C4">
          <w:rPr>
            <w:lang w:eastAsia="en-PH"/>
          </w:rPr>
          <w:tab/>
        </w:r>
      </w:del>
      <w:del w:id="1322" w:author="Marc Adrian  Jimenez" w:date="2017-08-16T17:35:00Z">
        <w:r w:rsidDel="00643165">
          <w:rPr>
            <w:lang w:eastAsia="en-PH"/>
          </w:rPr>
          <w:delText>t</w:delText>
        </w:r>
        <w:r w:rsidR="00150F42" w:rsidDel="00643165">
          <w:rPr>
            <w:lang w:eastAsia="en-PH"/>
          </w:rPr>
          <w:delText xml:space="preserve">o produce a touch calibrating software wherein the system will adapt on the </w:delText>
        </w:r>
        <w:r w:rsidR="00AB3094" w:rsidDel="00643165">
          <w:rPr>
            <w:lang w:eastAsia="en-PH"/>
          </w:rPr>
          <w:delText>users’</w:delText>
        </w:r>
        <w:r w:rsidR="00150F42" w:rsidDel="00643165">
          <w:rPr>
            <w:lang w:eastAsia="en-PH"/>
          </w:rPr>
          <w:delText xml:space="preserve"> usage, increasi</w:delText>
        </w:r>
        <w:r w:rsidR="00604C95" w:rsidDel="00643165">
          <w:rPr>
            <w:lang w:eastAsia="en-PH"/>
          </w:rPr>
          <w:delText>ng touch accuracy and precision;</w:delText>
        </w:r>
      </w:del>
      <w:ins w:id="1323" w:author="Marc Adrian  Jimenez" w:date="2017-08-16T17:35:00Z">
        <w:r w:rsidR="00643165">
          <w:rPr>
            <w:lang w:eastAsia="en-PH"/>
          </w:rPr>
          <w:t xml:space="preserve">to </w:t>
        </w:r>
      </w:ins>
      <w:ins w:id="1324" w:author="Marc Adrian  Jimenez" w:date="2017-08-17T11:16:00Z">
        <w:r w:rsidR="00D02DAE">
          <w:rPr>
            <w:lang w:eastAsia="en-PH"/>
          </w:rPr>
          <w:t>analyze</w:t>
        </w:r>
      </w:ins>
      <w:ins w:id="1325" w:author="Marc Adrian  Jimenez" w:date="2017-08-16T17:35:00Z">
        <w:r w:rsidR="00643165">
          <w:rPr>
            <w:lang w:eastAsia="en-PH"/>
          </w:rPr>
          <w:t xml:space="preserve"> </w:t>
        </w:r>
      </w:ins>
      <w:ins w:id="1326" w:author="Marc Adrian  Jimenez" w:date="2017-08-17T11:16:00Z">
        <w:r w:rsidR="00D02DAE">
          <w:rPr>
            <w:lang w:eastAsia="en-PH"/>
          </w:rPr>
          <w:t>the</w:t>
        </w:r>
      </w:ins>
      <w:ins w:id="1327" w:author="Marc Adrian  Jimenez" w:date="2017-08-29T10:26:00Z">
        <w:r w:rsidR="00AB750F">
          <w:rPr>
            <w:lang w:eastAsia="en-PH"/>
          </w:rPr>
          <w:t xml:space="preserve"> har</w:t>
        </w:r>
        <w:r w:rsidR="00501A56">
          <w:rPr>
            <w:lang w:eastAsia="en-PH"/>
          </w:rPr>
          <w:t>dware and software</w:t>
        </w:r>
      </w:ins>
      <w:ins w:id="1328" w:author="Marc Adrian  Jimenez" w:date="2017-08-16T17:35:00Z">
        <w:r w:rsidR="00643165">
          <w:rPr>
            <w:lang w:eastAsia="en-PH"/>
          </w:rPr>
          <w:t xml:space="preserve"> factor</w:t>
        </w:r>
      </w:ins>
      <w:ins w:id="1329" w:author="Marc Adrian  Jimenez" w:date="2017-08-17T11:16:00Z">
        <w:r w:rsidR="00D02DAE">
          <w:rPr>
            <w:lang w:eastAsia="en-PH"/>
          </w:rPr>
          <w:t>s</w:t>
        </w:r>
      </w:ins>
      <w:ins w:id="1330" w:author="Marc Adrian  Jimenez" w:date="2017-08-16T17:35:00Z">
        <w:r w:rsidR="00643165">
          <w:rPr>
            <w:lang w:eastAsia="en-PH"/>
          </w:rPr>
          <w:t xml:space="preserve"> affect</w:t>
        </w:r>
      </w:ins>
      <w:ins w:id="1331" w:author="Marc Adrian  Jimenez" w:date="2017-08-17T11:16:00Z">
        <w:r w:rsidR="00D02DAE">
          <w:rPr>
            <w:lang w:eastAsia="en-PH"/>
          </w:rPr>
          <w:t>ing</w:t>
        </w:r>
      </w:ins>
      <w:ins w:id="1332" w:author="Marc Adrian  Jimenez" w:date="2017-08-16T17:35:00Z">
        <w:r w:rsidR="00643165">
          <w:rPr>
            <w:lang w:eastAsia="en-PH"/>
          </w:rPr>
          <w:t xml:space="preserve"> the </w:t>
        </w:r>
      </w:ins>
      <w:ins w:id="1333" w:author="Marc Adrian  Jimenez" w:date="2017-08-31T23:19:00Z">
        <w:r w:rsidR="005317CD">
          <w:rPr>
            <w:lang w:eastAsia="en-PH"/>
          </w:rPr>
          <w:t>A</w:t>
        </w:r>
      </w:ins>
      <w:ins w:id="1334" w:author="Marc Adrian  Jimenez" w:date="2017-08-29T23:44:00Z">
        <w:r w:rsidR="00795ADC">
          <w:rPr>
            <w:lang w:eastAsia="en-PH"/>
          </w:rPr>
          <w:t xml:space="preserve">ndroid smartphone’s </w:t>
        </w:r>
      </w:ins>
      <w:ins w:id="1335" w:author="Marc Adrian  Jimenez" w:date="2017-08-16T17:35:00Z">
        <w:r w:rsidR="00643165">
          <w:rPr>
            <w:lang w:eastAsia="en-PH"/>
          </w:rPr>
          <w:t>touchscreen</w:t>
        </w:r>
      </w:ins>
      <w:ins w:id="1336" w:author="Marc Adrian  Jimenez" w:date="2017-08-17T11:16:00Z">
        <w:r w:rsidR="00D02DAE">
          <w:rPr>
            <w:lang w:eastAsia="en-PH"/>
          </w:rPr>
          <w:t xml:space="preserve"> responsiveness</w:t>
        </w:r>
      </w:ins>
      <w:ins w:id="1337" w:author="Marc Adrian  Jimenez" w:date="2017-08-30T23:13:00Z">
        <w:r w:rsidR="00045E18">
          <w:rPr>
            <w:lang w:eastAsia="en-PH"/>
          </w:rPr>
          <w:t>.</w:t>
        </w:r>
      </w:ins>
    </w:p>
    <w:p w14:paraId="6CA62C6F" w14:textId="66CF5A97" w:rsidR="00D62545" w:rsidRDefault="00D62545">
      <w:pPr>
        <w:pStyle w:val="ListParagraph"/>
        <w:numPr>
          <w:ilvl w:val="0"/>
          <w:numId w:val="22"/>
        </w:numPr>
        <w:rPr>
          <w:ins w:id="1338" w:author="Sherine Jane Coronel" w:date="2017-08-17T06:48:00Z"/>
        </w:rPr>
        <w:pPrChange w:id="1339" w:author="Marc Adrian  Jimenez" w:date="2017-08-30T23:13:00Z">
          <w:pPr/>
        </w:pPrChange>
      </w:pPr>
    </w:p>
    <w:p w14:paraId="3490E120" w14:textId="0FBD4FAC" w:rsidR="00150F42" w:rsidRPr="00F855EE" w:rsidRDefault="00DF17DD">
      <w:pPr>
        <w:pStyle w:val="ListParagraph"/>
        <w:ind w:left="1152"/>
        <w:rPr>
          <w:del w:id="1340" w:author="Sherine Jane Coronel" w:date="2017-08-17T06:48:00Z"/>
        </w:rPr>
        <w:pPrChange w:id="1341" w:author="Marc Adrian  Jimenez" w:date="2017-08-15T11:38:00Z">
          <w:pPr>
            <w:ind w:left="792"/>
          </w:pPr>
        </w:pPrChange>
      </w:pPr>
      <w:del w:id="1342" w:author="Marc Adrian  Jimenez" w:date="2017-08-15T11:38:00Z">
        <w:r w:rsidDel="009259C4">
          <w:rPr>
            <w:lang w:eastAsia="en-PH"/>
          </w:rPr>
          <w:delText>3.</w:delText>
        </w:r>
        <w:r w:rsidDel="009259C4">
          <w:rPr>
            <w:lang w:eastAsia="en-PH"/>
          </w:rPr>
          <w:tab/>
        </w:r>
      </w:del>
      <w:del w:id="1343" w:author="Marc Adrian  Jimenez" w:date="2017-08-16T17:52:00Z">
        <w:r w:rsidDel="00876D72">
          <w:rPr>
            <w:lang w:eastAsia="en-PH"/>
          </w:rPr>
          <w:delText>t</w:delText>
        </w:r>
        <w:r w:rsidR="00150F42" w:rsidDel="00876D72">
          <w:rPr>
            <w:lang w:eastAsia="en-PH"/>
          </w:rPr>
          <w:delText>o determine the causes of the inaccuracy of touch registers on a touch screen smartphone</w:delText>
        </w:r>
      </w:del>
      <w:del w:id="1344" w:author="Marc Adrian  Jimenez" w:date="2017-08-16T17:59:00Z">
        <w:r w:rsidR="00150F42" w:rsidDel="006E5685">
          <w:rPr>
            <w:lang w:eastAsia="en-PH"/>
          </w:rPr>
          <w:delText>.</w:delText>
        </w:r>
      </w:del>
    </w:p>
    <w:p w14:paraId="35195115" w14:textId="77777777" w:rsidR="00150F42" w:rsidRPr="00F855EE" w:rsidRDefault="00150F42">
      <w:pPr>
        <w:pStyle w:val="ListParagraph"/>
        <w:ind w:left="1152"/>
        <w:rPr>
          <w:lang w:eastAsia="en-PH"/>
        </w:rPr>
        <w:pPrChange w:id="1345" w:author="Sherine Jane Coronel" w:date="2017-08-17T06:51:00Z">
          <w:pPr/>
        </w:pPrChange>
      </w:pPr>
    </w:p>
    <w:p w14:paraId="27485EE8" w14:textId="77777777" w:rsidR="00150F42" w:rsidRDefault="00150F42" w:rsidP="00150F42">
      <w:pPr>
        <w:pStyle w:val="11"/>
        <w:numPr>
          <w:ilvl w:val="1"/>
          <w:numId w:val="2"/>
        </w:numPr>
      </w:pPr>
      <w:bookmarkStart w:id="1346" w:name="_Toc479371743"/>
      <w:bookmarkStart w:id="1347" w:name="_Toc490719285"/>
      <w:bookmarkStart w:id="1348" w:name="_Toc491827131"/>
      <w:bookmarkStart w:id="1349" w:name="_Toc491859637"/>
      <w:bookmarkStart w:id="1350" w:name="_Toc491864419"/>
      <w:bookmarkStart w:id="1351" w:name="_Toc491868209"/>
      <w:r w:rsidRPr="00150D4E">
        <w:t>Scope and Limitation</w:t>
      </w:r>
      <w:bookmarkEnd w:id="1346"/>
      <w:bookmarkEnd w:id="1347"/>
      <w:bookmarkEnd w:id="1348"/>
      <w:bookmarkEnd w:id="1349"/>
      <w:bookmarkEnd w:id="1350"/>
      <w:bookmarkEnd w:id="1351"/>
      <w:r w:rsidRPr="00150D4E">
        <w:t xml:space="preserve"> </w:t>
      </w:r>
    </w:p>
    <w:p w14:paraId="0C3EC793" w14:textId="065F4749" w:rsidR="00313CBC" w:rsidRDefault="00313CBC" w:rsidP="00150F42">
      <w:pPr>
        <w:ind w:left="792"/>
        <w:rPr>
          <w:ins w:id="1352" w:author="Marc Adrian  Jimenez" w:date="2017-08-16T18:41:00Z"/>
          <w:lang w:eastAsia="en-PH"/>
        </w:rPr>
      </w:pPr>
      <w:ins w:id="1353" w:author="Marc Adrian  Jimenez" w:date="2017-08-16T18:41:00Z">
        <w:r>
          <w:rPr>
            <w:lang w:eastAsia="en-PH"/>
          </w:rPr>
          <w:tab/>
          <w:t>Touchscreen is widely use</w:t>
        </w:r>
      </w:ins>
      <w:ins w:id="1354" w:author="Marc Adrian  Jimenez" w:date="2017-08-16T18:42:00Z">
        <w:r>
          <w:rPr>
            <w:lang w:eastAsia="en-PH"/>
          </w:rPr>
          <w:t xml:space="preserve">d in this generation – especially in devices with display outputs. </w:t>
        </w:r>
      </w:ins>
      <w:commentRangeStart w:id="1355"/>
      <w:ins w:id="1356" w:author="Marc Adrian  Jimenez" w:date="2017-08-16T18:45:00Z">
        <w:r>
          <w:rPr>
            <w:lang w:eastAsia="en-PH"/>
          </w:rPr>
          <w:t>In fact</w:t>
        </w:r>
      </w:ins>
      <w:ins w:id="1357" w:author="Marc Adrian  Jimenez" w:date="2017-08-16T18:43:00Z">
        <w:r>
          <w:rPr>
            <w:lang w:eastAsia="en-PH"/>
          </w:rPr>
          <w:t>,</w:t>
        </w:r>
      </w:ins>
      <w:ins w:id="1358" w:author="Marc Adrian  Jimenez" w:date="2017-08-16T18:45:00Z">
        <w:r>
          <w:rPr>
            <w:lang w:eastAsia="en-PH"/>
          </w:rPr>
          <w:t xml:space="preserve"> smartphones are not the only devices that utilize this technology, cars, </w:t>
        </w:r>
      </w:ins>
      <w:ins w:id="1359" w:author="Marc Adrian  Jimenez" w:date="2017-08-16T18:46:00Z">
        <w:r>
          <w:rPr>
            <w:lang w:eastAsia="en-PH"/>
          </w:rPr>
          <w:t>refrigerators</w:t>
        </w:r>
      </w:ins>
      <w:ins w:id="1360" w:author="Marc Adrian  Jimenez" w:date="2017-08-16T18:45:00Z">
        <w:r>
          <w:rPr>
            <w:lang w:eastAsia="en-PH"/>
          </w:rPr>
          <w:t xml:space="preserve"> and laptops</w:t>
        </w:r>
      </w:ins>
      <w:ins w:id="1361" w:author="Marc Adrian  Jimenez" w:date="2017-08-16T18:46:00Z">
        <w:r>
          <w:rPr>
            <w:lang w:eastAsia="en-PH"/>
          </w:rPr>
          <w:t xml:space="preserve"> are starting to implement this technology</w:t>
        </w:r>
      </w:ins>
      <w:commentRangeEnd w:id="1355"/>
      <w:r w:rsidR="00D3266B">
        <w:rPr>
          <w:rStyle w:val="CommentReference"/>
        </w:rPr>
        <w:commentReference w:id="1355"/>
      </w:r>
      <w:ins w:id="1362" w:author="Marc Adrian  Jimenez" w:date="2017-08-16T18:46:00Z">
        <w:r>
          <w:rPr>
            <w:lang w:eastAsia="en-PH"/>
          </w:rPr>
          <w:t xml:space="preserve">. However, </w:t>
        </w:r>
      </w:ins>
      <w:ins w:id="1363" w:author="Marc Adrian  Jimenez" w:date="2017-08-16T18:43:00Z">
        <w:r>
          <w:rPr>
            <w:lang w:eastAsia="en-PH"/>
          </w:rPr>
          <w:t xml:space="preserve">problems such as </w:t>
        </w:r>
        <w:del w:id="1364" w:author="Sherine Jane Coronel" w:date="2017-08-30T10:54:00Z">
          <w:r>
            <w:rPr>
              <w:lang w:eastAsia="en-PH"/>
            </w:rPr>
            <w:delText>inaccurateness</w:delText>
          </w:r>
        </w:del>
      </w:ins>
      <w:ins w:id="1365" w:author="Sherine Jane Coronel" w:date="2017-08-30T10:54:00Z">
        <w:r w:rsidR="00D3266B">
          <w:rPr>
            <w:lang w:eastAsia="en-PH"/>
          </w:rPr>
          <w:t>inaccuracy</w:t>
        </w:r>
      </w:ins>
      <w:ins w:id="1366" w:author="Marc Adrian  Jimenez" w:date="2017-08-16T18:43:00Z">
        <w:r>
          <w:rPr>
            <w:lang w:eastAsia="en-PH"/>
          </w:rPr>
          <w:t xml:space="preserve"> and unresponsiveness exists</w:t>
        </w:r>
      </w:ins>
      <w:ins w:id="1367" w:author="Sherine Jane Coronel" w:date="2017-08-30T11:42:00Z">
        <w:r w:rsidR="00777DF6">
          <w:rPr>
            <w:lang w:eastAsia="en-PH"/>
          </w:rPr>
          <w:t>.</w:t>
        </w:r>
      </w:ins>
      <w:ins w:id="1368" w:author="Marc Adrian  Jimenez" w:date="2017-08-16T18:46:00Z">
        <w:del w:id="1369" w:author="Sherine Jane Coronel" w:date="2017-08-30T11:42:00Z">
          <w:r>
            <w:rPr>
              <w:lang w:eastAsia="en-PH"/>
            </w:rPr>
            <w:delText xml:space="preserve">, and this study </w:delText>
          </w:r>
        </w:del>
      </w:ins>
      <w:ins w:id="1370" w:author="Marc Adrian  Jimenez" w:date="2017-08-16T18:47:00Z">
        <w:del w:id="1371" w:author="Sherine Jane Coronel" w:date="2017-08-30T10:55:00Z">
          <w:r>
            <w:rPr>
              <w:lang w:eastAsia="en-PH"/>
            </w:rPr>
            <w:delText>directly tackles the factors of touchscreen’s inaccurateness and unresponsiveness.</w:delText>
          </w:r>
        </w:del>
      </w:ins>
    </w:p>
    <w:p w14:paraId="1A41B8A1" w14:textId="0A8347FD" w:rsidR="00D3266B" w:rsidRDefault="00150F42" w:rsidP="00150F42">
      <w:pPr>
        <w:ind w:left="792"/>
        <w:rPr>
          <w:ins w:id="1372" w:author="Sherine Jane Coronel" w:date="2017-08-30T10:57:00Z"/>
          <w:lang w:eastAsia="en-PH"/>
        </w:rPr>
      </w:pPr>
      <w:r>
        <w:rPr>
          <w:lang w:eastAsia="en-PH"/>
        </w:rPr>
        <w:tab/>
      </w:r>
      <w:ins w:id="1373" w:author="Marc Adrian  Jimenez" w:date="2017-08-16T18:28:00Z">
        <w:r w:rsidR="00984176">
          <w:rPr>
            <w:lang w:eastAsia="en-PH"/>
          </w:rPr>
          <w:t xml:space="preserve">Due to </w:t>
        </w:r>
      </w:ins>
      <w:ins w:id="1374" w:author="Marc Adrian  Jimenez" w:date="2017-08-16T18:33:00Z">
        <w:r w:rsidR="00E4340D">
          <w:rPr>
            <w:lang w:eastAsia="en-PH"/>
          </w:rPr>
          <w:t>the wide variety of exter</w:t>
        </w:r>
        <w:r w:rsidR="00685D15">
          <w:rPr>
            <w:lang w:eastAsia="en-PH"/>
          </w:rPr>
          <w:t>nal human factors that</w:t>
        </w:r>
        <w:r w:rsidR="00E4340D">
          <w:rPr>
            <w:lang w:eastAsia="en-PH"/>
          </w:rPr>
          <w:t xml:space="preserve"> affect the touchscreen</w:t>
        </w:r>
      </w:ins>
      <w:ins w:id="1375" w:author="Marc Adrian  Jimenez" w:date="2017-08-30T12:53:00Z">
        <w:r w:rsidR="00F1263B">
          <w:rPr>
            <w:lang w:eastAsia="en-PH"/>
          </w:rPr>
          <w:t xml:space="preserve"> such as </w:t>
        </w:r>
      </w:ins>
      <w:ins w:id="1376" w:author="Marc Adrian  Jimenez" w:date="2017-08-30T13:20:00Z">
        <w:r w:rsidR="00E8282A">
          <w:rPr>
            <w:lang w:eastAsia="en-PH"/>
          </w:rPr>
          <w:t>wrist and shoulder posture</w:t>
        </w:r>
      </w:ins>
      <w:customXmlInsRangeStart w:id="1377" w:author="Marc Adrian  Jimenez" w:date="2017-08-30T13:19:00Z"/>
      <w:sdt>
        <w:sdtPr>
          <w:rPr>
            <w:lang w:eastAsia="en-PH"/>
          </w:rPr>
          <w:id w:val="-2034792439"/>
          <w:citation/>
        </w:sdtPr>
        <w:sdtEndPr/>
        <w:sdtContent>
          <w:customXmlInsRangeEnd w:id="1377"/>
          <w:ins w:id="1378" w:author="Marc Adrian  Jimenez" w:date="2017-08-30T13:19:00Z">
            <w:r w:rsidR="00836B13">
              <w:rPr>
                <w:lang w:eastAsia="en-PH"/>
              </w:rPr>
              <w:fldChar w:fldCharType="begin"/>
            </w:r>
            <w:r w:rsidR="00836B13">
              <w:rPr>
                <w:lang w:val="en-PH" w:eastAsia="en-PH"/>
              </w:rPr>
              <w:instrText xml:space="preserve"> CITATION You13 \l 13321 </w:instrText>
            </w:r>
          </w:ins>
          <w:r w:rsidR="00836B13">
            <w:rPr>
              <w:lang w:eastAsia="en-PH"/>
            </w:rPr>
            <w:fldChar w:fldCharType="separate"/>
          </w:r>
          <w:r w:rsidR="0012650D">
            <w:rPr>
              <w:noProof/>
              <w:lang w:val="en-PH" w:eastAsia="en-PH"/>
            </w:rPr>
            <w:t xml:space="preserve"> </w:t>
          </w:r>
          <w:r w:rsidR="0012650D" w:rsidRPr="0012650D">
            <w:rPr>
              <w:noProof/>
              <w:lang w:val="en-PH" w:eastAsia="en-PH"/>
            </w:rPr>
            <w:t>(Young, Trudeau, Odell, Marinelli, &amp; Dennerlein, 2013)</w:t>
          </w:r>
          <w:ins w:id="1379" w:author="Marc Adrian  Jimenez" w:date="2017-08-30T13:19:00Z">
            <w:r w:rsidR="00836B13">
              <w:rPr>
                <w:lang w:eastAsia="en-PH"/>
              </w:rPr>
              <w:fldChar w:fldCharType="end"/>
            </w:r>
          </w:ins>
          <w:customXmlInsRangeStart w:id="1380" w:author="Marc Adrian  Jimenez" w:date="2017-08-30T13:19:00Z"/>
        </w:sdtContent>
      </w:sdt>
      <w:customXmlInsRangeEnd w:id="1380"/>
      <w:ins w:id="1381" w:author="Sherine Jane Coronel" w:date="2017-08-30T02:34:00Z">
        <w:r w:rsidR="0087368A">
          <w:rPr>
            <w:lang w:eastAsia="en-PH"/>
          </w:rPr>
          <w:t>;</w:t>
        </w:r>
      </w:ins>
      <w:ins w:id="1382" w:author="Marc Adrian  Jimenez" w:date="2017-08-16T18:33:00Z">
        <w:del w:id="1383" w:author="Sherine Jane Coronel" w:date="2017-08-30T02:34:00Z">
          <w:r w:rsidR="00E4340D">
            <w:rPr>
              <w:lang w:eastAsia="en-PH"/>
            </w:rPr>
            <w:delText>,</w:delText>
          </w:r>
        </w:del>
      </w:ins>
      <w:ins w:id="1384" w:author="Marc Adrian  Jimenez" w:date="2017-08-30T12:56:00Z">
        <w:r w:rsidR="009153E2">
          <w:rPr>
            <w:lang w:eastAsia="en-PH"/>
          </w:rPr>
          <w:t xml:space="preserve"> </w:t>
        </w:r>
      </w:ins>
      <w:ins w:id="1385" w:author="Marc Adrian  Jimenez" w:date="2017-08-30T13:21:00Z">
        <w:r w:rsidR="00B5415C">
          <w:rPr>
            <w:lang w:eastAsia="en-PH"/>
          </w:rPr>
          <w:t>finger diamete</w:t>
        </w:r>
      </w:ins>
      <w:ins w:id="1386" w:author="Marc Adrian  Jimenez" w:date="2017-08-30T13:36:00Z">
        <w:r w:rsidR="002601CD">
          <w:rPr>
            <w:lang w:eastAsia="en-PH"/>
          </w:rPr>
          <w:t>r</w:t>
        </w:r>
      </w:ins>
      <w:ins w:id="1387" w:author="Marc Adrian  Jimenez" w:date="2017-08-30T13:38:00Z">
        <w:r w:rsidR="002601CD" w:rsidRPr="002601CD">
          <w:rPr>
            <w:lang w:eastAsia="en-PH"/>
          </w:rPr>
          <w:t xml:space="preserve"> </w:t>
        </w:r>
      </w:ins>
      <w:customXmlInsRangeStart w:id="1388" w:author="Marc Adrian  Jimenez" w:date="2017-08-30T13:38:00Z"/>
      <w:sdt>
        <w:sdtPr>
          <w:rPr>
            <w:lang w:eastAsia="en-PH"/>
          </w:rPr>
          <w:id w:val="-1641263709"/>
          <w:citation/>
        </w:sdtPr>
        <w:sdtEndPr/>
        <w:sdtContent>
          <w:customXmlInsRangeEnd w:id="1388"/>
          <w:ins w:id="1389" w:author="Marc Adrian  Jimenez" w:date="2017-08-30T13:38:00Z">
            <w:r w:rsidR="002601CD">
              <w:rPr>
                <w:lang w:eastAsia="en-PH"/>
              </w:rPr>
              <w:fldChar w:fldCharType="begin"/>
            </w:r>
            <w:r w:rsidR="002601CD">
              <w:rPr>
                <w:lang w:val="en-PH" w:eastAsia="en-PH"/>
              </w:rPr>
              <w:instrText xml:space="preserve"> CITATION Mob15 \l 13321 </w:instrText>
            </w:r>
            <w:r w:rsidR="002601CD">
              <w:rPr>
                <w:lang w:eastAsia="en-PH"/>
              </w:rPr>
              <w:fldChar w:fldCharType="separate"/>
            </w:r>
          </w:ins>
          <w:r w:rsidR="0012650D" w:rsidRPr="0012650D">
            <w:rPr>
              <w:noProof/>
              <w:lang w:val="en-PH" w:eastAsia="en-PH"/>
            </w:rPr>
            <w:t>(Mobile Usability Testing: Fat Finger Syndrome, 2015)</w:t>
          </w:r>
          <w:ins w:id="1390" w:author="Marc Adrian  Jimenez" w:date="2017-08-30T13:38:00Z">
            <w:r w:rsidR="002601CD">
              <w:rPr>
                <w:lang w:eastAsia="en-PH"/>
              </w:rPr>
              <w:fldChar w:fldCharType="end"/>
            </w:r>
          </w:ins>
          <w:customXmlInsRangeStart w:id="1391" w:author="Marc Adrian  Jimenez" w:date="2017-08-30T13:38:00Z"/>
        </w:sdtContent>
      </w:sdt>
      <w:customXmlInsRangeEnd w:id="1391"/>
      <w:customXmlInsRangeStart w:id="1392" w:author="Marc Adrian  Jimenez" w:date="2017-08-30T14:50:00Z"/>
      <w:sdt>
        <w:sdtPr>
          <w:rPr>
            <w:lang w:eastAsia="en-PH"/>
          </w:rPr>
          <w:id w:val="-2098163206"/>
          <w:citation/>
        </w:sdtPr>
        <w:sdtEndPr/>
        <w:sdtContent>
          <w:customXmlInsRangeEnd w:id="1392"/>
          <w:ins w:id="1393" w:author="Marc Adrian  Jimenez" w:date="2017-08-30T14:50:00Z">
            <w:r w:rsidR="00706614">
              <w:rPr>
                <w:lang w:eastAsia="en-PH"/>
              </w:rPr>
              <w:fldChar w:fldCharType="begin"/>
            </w:r>
            <w:r w:rsidR="00706614">
              <w:rPr>
                <w:lang w:val="en-PH" w:eastAsia="en-PH"/>
              </w:rPr>
              <w:instrText xml:space="preserve"> CITATION Yeo \l 13321 </w:instrText>
            </w:r>
          </w:ins>
          <w:r w:rsidR="00706614">
            <w:rPr>
              <w:lang w:eastAsia="en-PH"/>
            </w:rPr>
            <w:fldChar w:fldCharType="separate"/>
          </w:r>
          <w:r w:rsidR="0012650D">
            <w:rPr>
              <w:noProof/>
              <w:lang w:val="en-PH" w:eastAsia="en-PH"/>
            </w:rPr>
            <w:t xml:space="preserve"> </w:t>
          </w:r>
          <w:r w:rsidR="0012650D" w:rsidRPr="0012650D">
            <w:rPr>
              <w:noProof/>
              <w:lang w:val="en-PH" w:eastAsia="en-PH"/>
            </w:rPr>
            <w:t>(Yeow &amp; Balakrishnan)</w:t>
          </w:r>
          <w:ins w:id="1394" w:author="Marc Adrian  Jimenez" w:date="2017-08-30T14:50:00Z">
            <w:r w:rsidR="00706614">
              <w:rPr>
                <w:lang w:eastAsia="en-PH"/>
              </w:rPr>
              <w:fldChar w:fldCharType="end"/>
            </w:r>
          </w:ins>
          <w:customXmlInsRangeStart w:id="1395" w:author="Marc Adrian  Jimenez" w:date="2017-08-30T14:50:00Z"/>
        </w:sdtContent>
      </w:sdt>
      <w:customXmlInsRangeEnd w:id="1395"/>
      <w:ins w:id="1396" w:author="Sherine Jane Coronel" w:date="2017-08-30T02:34:00Z">
        <w:r w:rsidR="0087368A">
          <w:rPr>
            <w:lang w:eastAsia="en-PH"/>
          </w:rPr>
          <w:t>;</w:t>
        </w:r>
      </w:ins>
      <w:ins w:id="1397" w:author="Marc Adrian  Jimenez" w:date="2017-08-30T12:56:00Z">
        <w:del w:id="1398" w:author="Sherine Jane Coronel" w:date="2017-08-30T02:34:00Z">
          <w:r w:rsidR="009153E2">
            <w:rPr>
              <w:lang w:eastAsia="en-PH"/>
            </w:rPr>
            <w:delText>,</w:delText>
          </w:r>
        </w:del>
      </w:ins>
      <w:ins w:id="1399" w:author="Marc Adrian  Jimenez" w:date="2017-08-30T13:21:00Z">
        <w:r w:rsidR="00B5415C">
          <w:rPr>
            <w:lang w:eastAsia="en-PH"/>
          </w:rPr>
          <w:t xml:space="preserve"> melioration</w:t>
        </w:r>
      </w:ins>
      <w:customXmlInsRangeStart w:id="1400" w:author="Marc Adrian  Jimenez" w:date="2017-08-30T22:02:00Z"/>
      <w:sdt>
        <w:sdtPr>
          <w:rPr>
            <w:lang w:eastAsia="en-PH"/>
          </w:rPr>
          <w:id w:val="-1710259355"/>
          <w:citation/>
        </w:sdtPr>
        <w:sdtEndPr/>
        <w:sdtContent>
          <w:customXmlInsRangeEnd w:id="1400"/>
          <w:ins w:id="1401" w:author="Marc Adrian  Jimenez" w:date="2017-08-30T22:02:00Z">
            <w:r w:rsidR="00144E27">
              <w:rPr>
                <w:lang w:eastAsia="en-PH"/>
              </w:rPr>
              <w:fldChar w:fldCharType="begin"/>
            </w:r>
            <w:r w:rsidR="00144E27">
              <w:rPr>
                <w:lang w:val="en-PH" w:eastAsia="en-PH"/>
              </w:rPr>
              <w:instrText xml:space="preserve"> CITATION Yec03 \l 13321 </w:instrText>
            </w:r>
          </w:ins>
          <w:r w:rsidR="00144E27">
            <w:rPr>
              <w:lang w:eastAsia="en-PH"/>
            </w:rPr>
            <w:fldChar w:fldCharType="separate"/>
          </w:r>
          <w:r w:rsidR="0012650D">
            <w:rPr>
              <w:noProof/>
              <w:lang w:val="en-PH" w:eastAsia="en-PH"/>
            </w:rPr>
            <w:t xml:space="preserve"> </w:t>
          </w:r>
          <w:r w:rsidR="0012650D" w:rsidRPr="0012650D">
            <w:rPr>
              <w:noProof/>
              <w:lang w:val="en-PH" w:eastAsia="en-PH"/>
            </w:rPr>
            <w:t>(Yechiam, Erev, Yehene, &amp; Gopher, 2003)</w:t>
          </w:r>
          <w:ins w:id="1402" w:author="Marc Adrian  Jimenez" w:date="2017-08-30T22:02:00Z">
            <w:r w:rsidR="00144E27">
              <w:rPr>
                <w:lang w:eastAsia="en-PH"/>
              </w:rPr>
              <w:fldChar w:fldCharType="end"/>
            </w:r>
          </w:ins>
          <w:customXmlInsRangeStart w:id="1403" w:author="Marc Adrian  Jimenez" w:date="2017-08-30T22:02:00Z"/>
        </w:sdtContent>
      </w:sdt>
      <w:customXmlInsRangeEnd w:id="1403"/>
      <w:ins w:id="1404" w:author="Sherine Jane Coronel" w:date="2017-08-30T02:34:00Z">
        <w:r w:rsidR="0087368A">
          <w:rPr>
            <w:lang w:eastAsia="en-PH"/>
          </w:rPr>
          <w:t>;</w:t>
        </w:r>
      </w:ins>
      <w:ins w:id="1405" w:author="Marc Adrian  Jimenez" w:date="2017-08-30T12:56:00Z">
        <w:del w:id="1406" w:author="Sherine Jane Coronel" w:date="2017-08-30T02:34:00Z">
          <w:r w:rsidR="009153E2">
            <w:rPr>
              <w:lang w:eastAsia="en-PH"/>
            </w:rPr>
            <w:delText>,</w:delText>
          </w:r>
        </w:del>
        <w:r w:rsidR="009153E2">
          <w:rPr>
            <w:lang w:eastAsia="en-PH"/>
          </w:rPr>
          <w:t xml:space="preserve"> </w:t>
        </w:r>
      </w:ins>
      <w:ins w:id="1407" w:author="Marc Adrian  Jimenez" w:date="2017-08-30T13:58:00Z">
        <w:r w:rsidR="004116A5">
          <w:rPr>
            <w:lang w:eastAsia="en-PH"/>
          </w:rPr>
          <w:t xml:space="preserve">eye </w:t>
        </w:r>
      </w:ins>
      <w:ins w:id="1408" w:author="Marc Adrian  Jimenez" w:date="2017-08-30T13:59:00Z">
        <w:r w:rsidR="004116A5">
          <w:rPr>
            <w:lang w:eastAsia="en-PH"/>
          </w:rPr>
          <w:t>behavior</w:t>
        </w:r>
      </w:ins>
      <w:ins w:id="1409" w:author="Marc Adrian  Jimenez" w:date="2017-08-30T12:56:00Z">
        <w:r w:rsidR="009153E2">
          <w:rPr>
            <w:lang w:eastAsia="en-PH"/>
          </w:rPr>
          <w:t>,</w:t>
        </w:r>
      </w:ins>
      <w:ins w:id="1410" w:author="Marc Adrian  Jimenez" w:date="2017-08-30T13:59:00Z">
        <w:r w:rsidR="004116A5">
          <w:rPr>
            <w:lang w:eastAsia="en-PH"/>
          </w:rPr>
          <w:t xml:space="preserve"> fi</w:t>
        </w:r>
      </w:ins>
      <w:ins w:id="1411" w:author="Marc Adrian  Jimenez" w:date="2017-08-30T14:00:00Z">
        <w:r w:rsidR="004116A5">
          <w:rPr>
            <w:lang w:eastAsia="en-PH"/>
          </w:rPr>
          <w:t>nger movements</w:t>
        </w:r>
      </w:ins>
      <w:customXmlInsRangeStart w:id="1412" w:author="Marc Adrian  Jimenez" w:date="2017-08-30T14:04:00Z"/>
      <w:sdt>
        <w:sdtPr>
          <w:rPr>
            <w:lang w:eastAsia="en-PH"/>
          </w:rPr>
          <w:id w:val="-322973854"/>
          <w:citation/>
        </w:sdtPr>
        <w:sdtEndPr/>
        <w:sdtContent>
          <w:customXmlInsRangeEnd w:id="1412"/>
          <w:ins w:id="1413" w:author="Marc Adrian  Jimenez" w:date="2017-08-30T14:04:00Z">
            <w:r w:rsidR="004116A5">
              <w:rPr>
                <w:lang w:eastAsia="en-PH"/>
              </w:rPr>
              <w:fldChar w:fldCharType="begin"/>
            </w:r>
            <w:r w:rsidR="004116A5">
              <w:rPr>
                <w:lang w:val="en-PH" w:eastAsia="en-PH"/>
              </w:rPr>
              <w:instrText xml:space="preserve"> CITATION Cel13 \l 13321 </w:instrText>
            </w:r>
          </w:ins>
          <w:r w:rsidR="004116A5">
            <w:rPr>
              <w:lang w:eastAsia="en-PH"/>
            </w:rPr>
            <w:fldChar w:fldCharType="separate"/>
          </w:r>
          <w:r w:rsidR="0012650D">
            <w:rPr>
              <w:noProof/>
              <w:lang w:val="en-PH" w:eastAsia="en-PH"/>
            </w:rPr>
            <w:t xml:space="preserve"> </w:t>
          </w:r>
          <w:r w:rsidR="0012650D" w:rsidRPr="0012650D">
            <w:rPr>
              <w:noProof/>
              <w:lang w:val="en-PH" w:eastAsia="en-PH"/>
            </w:rPr>
            <w:t>(Celik, 2013)</w:t>
          </w:r>
          <w:ins w:id="1414" w:author="Marc Adrian  Jimenez" w:date="2017-08-30T14:04:00Z">
            <w:r w:rsidR="004116A5">
              <w:rPr>
                <w:lang w:eastAsia="en-PH"/>
              </w:rPr>
              <w:fldChar w:fldCharType="end"/>
            </w:r>
          </w:ins>
          <w:customXmlInsRangeStart w:id="1415" w:author="Marc Adrian  Jimenez" w:date="2017-08-30T14:04:00Z"/>
        </w:sdtContent>
      </w:sdt>
      <w:customXmlInsRangeEnd w:id="1415"/>
      <w:ins w:id="1416" w:author="Marc Adrian  Jimenez" w:date="2017-08-30T13:23:00Z">
        <w:r w:rsidR="001D58C5">
          <w:rPr>
            <w:lang w:eastAsia="en-PH"/>
          </w:rPr>
          <w:t xml:space="preserve"> etc.</w:t>
        </w:r>
      </w:ins>
      <w:ins w:id="1417" w:author="Marc Adrian  Jimenez" w:date="2017-08-30T12:50:00Z">
        <w:r w:rsidR="003510DC">
          <w:rPr>
            <w:lang w:eastAsia="en-PH"/>
          </w:rPr>
          <w:t>, t</w:t>
        </w:r>
      </w:ins>
      <w:ins w:id="1418" w:author="Marc Adrian  Jimenez" w:date="2017-08-16T18:34:00Z">
        <w:r w:rsidR="00E4340D">
          <w:rPr>
            <w:lang w:eastAsia="en-PH"/>
          </w:rPr>
          <w:t xml:space="preserve">he researchers will </w:t>
        </w:r>
      </w:ins>
      <w:ins w:id="1419" w:author="Sherine Jane Coronel" w:date="2017-08-16T18:54:00Z">
        <w:r w:rsidR="00097DE1">
          <w:rPr>
            <w:lang w:eastAsia="en-PH"/>
          </w:rPr>
          <w:t xml:space="preserve">be </w:t>
        </w:r>
      </w:ins>
      <w:ins w:id="1420" w:author="Marc Adrian  Jimenez" w:date="2017-08-16T18:34:00Z">
        <w:del w:id="1421" w:author="Sherine Jane Coronel" w:date="2017-08-16T18:50:00Z">
          <w:r w:rsidR="00E4340D" w:rsidDel="003821F4">
            <w:rPr>
              <w:lang w:eastAsia="en-PH"/>
            </w:rPr>
            <w:delText xml:space="preserve">only </w:delText>
          </w:r>
        </w:del>
        <w:r w:rsidR="00E4340D">
          <w:rPr>
            <w:lang w:eastAsia="en-PH"/>
          </w:rPr>
          <w:t>focus</w:t>
        </w:r>
      </w:ins>
      <w:ins w:id="1422" w:author="Sherine Jane Coronel" w:date="2017-08-16T18:54:00Z">
        <w:r w:rsidR="00097DE1">
          <w:rPr>
            <w:lang w:eastAsia="en-PH"/>
          </w:rPr>
          <w:t>ing</w:t>
        </w:r>
      </w:ins>
      <w:ins w:id="1423" w:author="Marc Adrian  Jimenez" w:date="2017-08-16T18:34:00Z">
        <w:r w:rsidR="00E4340D">
          <w:rPr>
            <w:lang w:eastAsia="en-PH"/>
          </w:rPr>
          <w:t xml:space="preserve"> on </w:t>
        </w:r>
      </w:ins>
      <w:ins w:id="1424" w:author="Marc Adrian  Jimenez" w:date="2017-08-16T18:35:00Z">
        <w:r w:rsidR="00E4340D">
          <w:rPr>
            <w:lang w:eastAsia="en-PH"/>
          </w:rPr>
          <w:t xml:space="preserve">the smartphones’ </w:t>
        </w:r>
        <w:del w:id="1425" w:author="Sherine Jane Coronel" w:date="2017-08-16T18:48:00Z">
          <w:r w:rsidR="00E4340D">
            <w:rPr>
              <w:lang w:eastAsia="en-PH"/>
            </w:rPr>
            <w:delText>hardware and software factors only</w:delText>
          </w:r>
        </w:del>
      </w:ins>
      <w:ins w:id="1426" w:author="Sherine Jane Coronel" w:date="2017-08-16T18:48:00Z">
        <w:r w:rsidR="003821F4">
          <w:rPr>
            <w:lang w:eastAsia="en-PH"/>
          </w:rPr>
          <w:t>software</w:t>
        </w:r>
      </w:ins>
      <w:ins w:id="1427" w:author="Marc Adrian  Jimenez" w:date="2017-08-30T12:50:00Z">
        <w:r w:rsidR="003510DC">
          <w:rPr>
            <w:lang w:eastAsia="en-PH"/>
          </w:rPr>
          <w:t xml:space="preserve"> more</w:t>
        </w:r>
      </w:ins>
      <w:ins w:id="1428" w:author="Sherine Jane Coronel" w:date="2017-08-16T18:48:00Z">
        <w:r w:rsidR="003821F4">
          <w:rPr>
            <w:lang w:eastAsia="en-PH"/>
          </w:rPr>
          <w:t>, yet hardware part</w:t>
        </w:r>
      </w:ins>
      <w:ins w:id="1429" w:author="Marc Adrian  Jimenez" w:date="2017-08-30T14:43:00Z">
        <w:r w:rsidR="00561E74">
          <w:rPr>
            <w:lang w:eastAsia="en-PH"/>
          </w:rPr>
          <w:t>s</w:t>
        </w:r>
      </w:ins>
      <w:ins w:id="1430" w:author="Sherine Jane Coronel" w:date="2017-08-16T18:48:00Z">
        <w:r w:rsidR="003821F4">
          <w:rPr>
            <w:lang w:eastAsia="en-PH"/>
          </w:rPr>
          <w:t xml:space="preserve"> of the smartphone will also be </w:t>
        </w:r>
      </w:ins>
      <w:ins w:id="1431" w:author="Sherine Jane Coronel" w:date="2017-08-16T18:50:00Z">
        <w:r w:rsidR="003821F4">
          <w:rPr>
            <w:lang w:eastAsia="en-PH"/>
          </w:rPr>
          <w:t>check</w:t>
        </w:r>
      </w:ins>
      <w:ins w:id="1432" w:author="Marc Adrian  Jimenez" w:date="2017-08-30T12:51:00Z">
        <w:r w:rsidR="00871FF9">
          <w:rPr>
            <w:lang w:eastAsia="en-PH"/>
          </w:rPr>
          <w:t>ed</w:t>
        </w:r>
      </w:ins>
      <w:ins w:id="1433" w:author="Sherine Jane Coronel" w:date="2017-08-16T18:50:00Z">
        <w:r w:rsidR="003821F4">
          <w:rPr>
            <w:lang w:eastAsia="en-PH"/>
          </w:rPr>
          <w:t xml:space="preserve"> out</w:t>
        </w:r>
      </w:ins>
      <w:ins w:id="1434" w:author="Marc Adrian  Jimenez" w:date="2017-08-16T18:35:00Z">
        <w:r w:rsidR="00E4340D">
          <w:rPr>
            <w:lang w:eastAsia="en-PH"/>
          </w:rPr>
          <w:t>.</w:t>
        </w:r>
      </w:ins>
      <w:ins w:id="1435" w:author="Marc Adrian  Jimenez" w:date="2017-08-16T18:36:00Z">
        <w:r w:rsidR="00E4340D">
          <w:rPr>
            <w:lang w:eastAsia="en-PH"/>
          </w:rPr>
          <w:t xml:space="preserve"> </w:t>
        </w:r>
        <w:del w:id="1436" w:author="Sherine Jane Coronel" w:date="2017-08-16T18:56:00Z">
          <w:r w:rsidR="00E4340D" w:rsidDel="00097DE1">
            <w:rPr>
              <w:lang w:eastAsia="en-PH"/>
            </w:rPr>
            <w:delText>Also</w:delText>
          </w:r>
        </w:del>
      </w:ins>
      <w:ins w:id="1437" w:author="Sherine Jane Coronel" w:date="2017-08-16T18:56:00Z">
        <w:r w:rsidR="00097DE1">
          <w:rPr>
            <w:lang w:eastAsia="en-PH"/>
          </w:rPr>
          <w:t>Moreover</w:t>
        </w:r>
      </w:ins>
      <w:ins w:id="1438" w:author="Marc Adrian  Jimenez" w:date="2017-08-16T18:36:00Z">
        <w:r w:rsidR="00E4340D">
          <w:rPr>
            <w:lang w:eastAsia="en-PH"/>
          </w:rPr>
          <w:t xml:space="preserve">, </w:t>
        </w:r>
      </w:ins>
      <w:ins w:id="1439" w:author="Marc Adrian  Jimenez" w:date="2017-08-16T18:37:00Z">
        <w:r w:rsidR="00E4340D">
          <w:rPr>
            <w:lang w:eastAsia="en-PH"/>
          </w:rPr>
          <w:t>due to security constraints</w:t>
        </w:r>
      </w:ins>
      <w:ins w:id="1440" w:author="Marc Adrian  Jimenez" w:date="2017-08-17T09:35:00Z">
        <w:r w:rsidR="00F7771A">
          <w:rPr>
            <w:lang w:eastAsia="en-PH"/>
          </w:rPr>
          <w:t xml:space="preserve"> in </w:t>
        </w:r>
        <w:r w:rsidR="00594782">
          <w:rPr>
            <w:lang w:eastAsia="en-PH"/>
          </w:rPr>
          <w:t xml:space="preserve">iOS </w:t>
        </w:r>
        <w:del w:id="1441" w:author="Sherine Jane Coronel" w:date="2017-08-30T11:50:00Z">
          <w:r w:rsidR="00594782">
            <w:rPr>
              <w:lang w:eastAsia="en-PH"/>
            </w:rPr>
            <w:delText>and</w:delText>
          </w:r>
        </w:del>
      </w:ins>
      <w:ins w:id="1442" w:author="Marc Adrian  Jimenez" w:date="2017-08-16T18:37:00Z">
        <w:del w:id="1443" w:author="Sherine Jane Coronel" w:date="2017-08-30T11:50:00Z">
          <w:r w:rsidR="00E4340D">
            <w:rPr>
              <w:lang w:eastAsia="en-PH"/>
            </w:rPr>
            <w:delText xml:space="preserve"> </w:delText>
          </w:r>
        </w:del>
      </w:ins>
      <w:ins w:id="1444" w:author="Marc Adrian  Jimenez" w:date="2017-08-17T09:35:00Z">
        <w:del w:id="1445" w:author="Sherine Jane Coronel" w:date="2017-08-30T11:50:00Z">
          <w:r w:rsidR="00594782">
            <w:rPr>
              <w:lang w:eastAsia="en-PH"/>
            </w:rPr>
            <w:delText xml:space="preserve">Android OS </w:delText>
          </w:r>
        </w:del>
        <w:r w:rsidR="00594782">
          <w:rPr>
            <w:lang w:eastAsia="en-PH"/>
          </w:rPr>
          <w:t>accessibility</w:t>
        </w:r>
      </w:ins>
      <w:ins w:id="1446" w:author="Sherine Jane Coronel" w:date="2017-08-30T11:50:00Z">
        <w:r w:rsidR="00523F57">
          <w:rPr>
            <w:lang w:eastAsia="en-PH"/>
          </w:rPr>
          <w:t>,</w:t>
        </w:r>
      </w:ins>
      <w:ins w:id="1447" w:author="Marc Adrian  Jimenez" w:date="2017-08-17T09:35:00Z">
        <w:r w:rsidR="00594782">
          <w:rPr>
            <w:lang w:eastAsia="en-PH"/>
          </w:rPr>
          <w:t xml:space="preserve"> </w:t>
        </w:r>
      </w:ins>
      <w:ins w:id="1448" w:author="Marc Adrian  Jimenez" w:date="2017-08-16T18:37:00Z">
        <w:r w:rsidR="00E4340D">
          <w:rPr>
            <w:lang w:eastAsia="en-PH"/>
          </w:rPr>
          <w:t xml:space="preserve">this research will </w:t>
        </w:r>
        <w:del w:id="1449" w:author="Sherine Jane Coronel" w:date="2017-08-17T06:51:00Z">
          <w:r w:rsidR="00E4340D" w:rsidDel="00FA0A4D">
            <w:rPr>
              <w:lang w:eastAsia="en-PH"/>
            </w:rPr>
            <w:delText>onl</w:delText>
          </w:r>
        </w:del>
      </w:ins>
      <w:ins w:id="1450" w:author="Sherine Jane Coronel" w:date="2017-08-17T06:51:00Z">
        <w:r w:rsidR="00FA0A4D">
          <w:rPr>
            <w:lang w:eastAsia="en-PH"/>
          </w:rPr>
          <w:t>only focus</w:t>
        </w:r>
      </w:ins>
      <w:ins w:id="1451" w:author="Sherine Jane Coronel" w:date="2017-08-17T06:52:00Z">
        <w:r w:rsidR="00FA0A4D">
          <w:rPr>
            <w:lang w:eastAsia="en-PH"/>
          </w:rPr>
          <w:t xml:space="preserve"> </w:t>
        </w:r>
      </w:ins>
      <w:ins w:id="1452" w:author="Sherine Jane Coronel" w:date="2017-08-30T11:50:00Z">
        <w:r w:rsidR="00523F57">
          <w:rPr>
            <w:lang w:eastAsia="en-PH"/>
          </w:rPr>
          <w:t>on</w:t>
        </w:r>
      </w:ins>
      <w:ins w:id="1453" w:author="Sherine Jane Coronel" w:date="2017-08-17T06:52:00Z">
        <w:r w:rsidR="00FA0A4D">
          <w:rPr>
            <w:lang w:eastAsia="en-PH"/>
          </w:rPr>
          <w:t xml:space="preserve"> </w:t>
        </w:r>
      </w:ins>
      <w:ins w:id="1454" w:author="Marc Adrian  Jimenez" w:date="2017-08-16T18:37:00Z">
        <w:del w:id="1455" w:author="Sherine Jane Coronel" w:date="2017-08-17T06:51:00Z">
          <w:r w:rsidR="00E4340D" w:rsidDel="00FA0A4D">
            <w:rPr>
              <w:lang w:eastAsia="en-PH"/>
            </w:rPr>
            <w:delText>y</w:delText>
          </w:r>
          <w:r w:rsidR="00E4340D">
            <w:rPr>
              <w:lang w:eastAsia="en-PH"/>
            </w:rPr>
            <w:delText xml:space="preserve"> tackle </w:delText>
          </w:r>
        </w:del>
        <w:r w:rsidR="00E4340D">
          <w:rPr>
            <w:lang w:eastAsia="en-PH"/>
          </w:rPr>
          <w:t>the factors</w:t>
        </w:r>
      </w:ins>
      <w:ins w:id="1456" w:author="Marc Adrian  Jimenez" w:date="2017-08-16T18:38:00Z">
        <w:r w:rsidR="00E4340D">
          <w:rPr>
            <w:lang w:eastAsia="en-PH"/>
          </w:rPr>
          <w:t xml:space="preserve"> from the Android system only</w:t>
        </w:r>
        <w:del w:id="1457" w:author="Sherine Jane Coronel" w:date="2017-08-17T06:52:00Z">
          <w:r w:rsidR="00E4340D">
            <w:rPr>
              <w:lang w:eastAsia="en-PH"/>
            </w:rPr>
            <w:delText>; and not iOS</w:delText>
          </w:r>
        </w:del>
        <w:r w:rsidR="00E4340D">
          <w:rPr>
            <w:lang w:eastAsia="en-PH"/>
          </w:rPr>
          <w:t>.</w:t>
        </w:r>
      </w:ins>
      <w:ins w:id="1458" w:author="Sherine Jane Coronel" w:date="2017-08-30T10:56:00Z">
        <w:r w:rsidR="00D3266B">
          <w:rPr>
            <w:lang w:eastAsia="en-PH"/>
          </w:rPr>
          <w:t xml:space="preserve"> </w:t>
        </w:r>
      </w:ins>
    </w:p>
    <w:p w14:paraId="1E6DC0AD" w14:textId="5F2C5276" w:rsidR="00150F42" w:rsidRPr="00B0672C" w:rsidDel="00E4340D" w:rsidRDefault="00D3266B">
      <w:pPr>
        <w:ind w:left="792" w:firstLine="648"/>
        <w:rPr>
          <w:del w:id="1459" w:author="Marc Adrian  Jimenez" w:date="2017-08-16T18:38:00Z"/>
        </w:rPr>
        <w:pPrChange w:id="1460" w:author="Marc Adrian  Jimenez" w:date="2017-08-30T12:46:00Z">
          <w:pPr>
            <w:ind w:left="792"/>
          </w:pPr>
        </w:pPrChange>
      </w:pPr>
      <w:ins w:id="1461" w:author="Sherine Jane Coronel" w:date="2017-08-30T10:57:00Z">
        <w:r>
          <w:rPr>
            <w:lang w:eastAsia="en-PH"/>
          </w:rPr>
          <w:lastRenderedPageBreak/>
          <w:t>The researchers will be using a gesture recognition application that will run on Android m</w:t>
        </w:r>
      </w:ins>
      <w:ins w:id="1462" w:author="Sherine Jane Coronel" w:date="2017-08-30T10:56:00Z">
        <w:r>
          <w:rPr>
            <w:lang w:eastAsia="en-PH"/>
          </w:rPr>
          <w:t>obile phones</w:t>
        </w:r>
      </w:ins>
      <w:ins w:id="1463" w:author="Sherine Jane Coronel" w:date="2017-08-30T11:02:00Z">
        <w:r>
          <w:rPr>
            <w:lang w:eastAsia="en-PH"/>
          </w:rPr>
          <w:t xml:space="preserve">. For the compatibility of the said app, the handheld requires version </w:t>
        </w:r>
      </w:ins>
      <w:ins w:id="1464" w:author="Sherine Jane Coronel" w:date="2017-08-30T11:46:00Z">
        <w:r w:rsidR="00674866">
          <w:rPr>
            <w:lang w:eastAsia="en-PH"/>
          </w:rPr>
          <w:t>3.0</w:t>
        </w:r>
      </w:ins>
      <w:ins w:id="1465" w:author="Sherine Jane Coronel" w:date="2017-08-30T11:48:00Z">
        <w:r w:rsidR="00674866">
          <w:rPr>
            <w:lang w:eastAsia="en-PH"/>
          </w:rPr>
          <w:t xml:space="preserve"> platform (</w:t>
        </w:r>
        <w:del w:id="1466" w:author="Marc Adrian  Jimenez" w:date="2017-08-30T13:34:00Z">
          <w:r w:rsidR="00674866" w:rsidDel="008E0F4F">
            <w:rPr>
              <w:lang w:eastAsia="en-PH"/>
            </w:rPr>
            <w:delText>HoneyComb</w:delText>
          </w:r>
        </w:del>
      </w:ins>
      <w:ins w:id="1467" w:author="Marc Adrian  Jimenez" w:date="2017-08-30T13:34:00Z">
        <w:r w:rsidR="008E0F4F">
          <w:rPr>
            <w:lang w:eastAsia="en-PH"/>
          </w:rPr>
          <w:t>Honeycomb</w:t>
        </w:r>
      </w:ins>
      <w:ins w:id="1468" w:author="Sherine Jane Coronel" w:date="2017-08-30T11:48:00Z">
        <w:r w:rsidR="00674866">
          <w:rPr>
            <w:lang w:eastAsia="en-PH"/>
          </w:rPr>
          <w:t>)</w:t>
        </w:r>
      </w:ins>
      <w:ins w:id="1469" w:author="Sherine Jane Coronel" w:date="2017-08-30T11:02:00Z">
        <w:r>
          <w:rPr>
            <w:lang w:eastAsia="en-PH"/>
          </w:rPr>
          <w:t xml:space="preserve"> or later. </w:t>
        </w:r>
      </w:ins>
      <w:del w:id="1470" w:author="Marc Adrian  Jimenez" w:date="2017-08-16T18:38:00Z">
        <w:r w:rsidR="00150F42" w:rsidDel="00E4340D">
          <w:delText xml:space="preserve">This </w:delText>
        </w:r>
        <w:r w:rsidR="00150F42" w:rsidRPr="00F866AE" w:rsidDel="00E4340D">
          <w:delText xml:space="preserve">study focuses on </w:delText>
        </w:r>
      </w:del>
      <w:del w:id="1471" w:author="Marc Adrian  Jimenez" w:date="2017-08-16T14:51:00Z">
        <w:r w:rsidR="00150F42" w:rsidRPr="00F866AE" w:rsidDel="00B43AE4">
          <w:delText xml:space="preserve">the </w:delText>
        </w:r>
      </w:del>
      <w:del w:id="1472" w:author="Marc Adrian  Jimenez" w:date="2017-08-16T18:38:00Z">
        <w:r w:rsidR="00150F42" w:rsidDel="00E4340D">
          <w:delText>causes</w:delText>
        </w:r>
        <w:r w:rsidR="00150F42" w:rsidRPr="00F866AE" w:rsidDel="00E4340D">
          <w:delText xml:space="preserve"> of </w:delText>
        </w:r>
      </w:del>
      <w:del w:id="1473" w:author="Marc Adrian  Jimenez" w:date="2017-08-16T14:51:00Z">
        <w:r w:rsidR="00150F42" w:rsidRPr="00F866AE" w:rsidDel="00B43AE4">
          <w:delText xml:space="preserve">the </w:delText>
        </w:r>
      </w:del>
      <w:del w:id="1474" w:author="Marc Adrian  Jimenez" w:date="2017-08-16T18:38:00Z">
        <w:r w:rsidR="00150F42" w:rsidDel="00E4340D">
          <w:delText>inefficiencies and inaccuracies of smartphone touch registers. Due to the extremities of resources, this research will only be focusing on Android OS devices.</w:delText>
        </w:r>
      </w:del>
    </w:p>
    <w:p w14:paraId="738570E1" w14:textId="77777777" w:rsidR="00150F42" w:rsidRPr="00F855EE" w:rsidRDefault="00150F42">
      <w:pPr>
        <w:spacing w:after="200"/>
        <w:ind w:left="792" w:firstLine="648"/>
        <w:jc w:val="left"/>
        <w:rPr>
          <w:lang w:eastAsia="en-PH"/>
        </w:rPr>
        <w:pPrChange w:id="1475" w:author="Marc Adrian  Jimenez" w:date="2017-08-30T12:46:00Z">
          <w:pPr>
            <w:spacing w:after="200" w:line="276" w:lineRule="auto"/>
            <w:jc w:val="left"/>
          </w:pPr>
        </w:pPrChange>
      </w:pPr>
      <w:r>
        <w:rPr>
          <w:lang w:eastAsia="en-PH"/>
        </w:rPr>
        <w:br w:type="page"/>
      </w:r>
    </w:p>
    <w:p w14:paraId="6148653E" w14:textId="77777777" w:rsidR="00150F42" w:rsidRPr="00150D4E" w:rsidRDefault="00150F42" w:rsidP="00DF17DD">
      <w:pPr>
        <w:pStyle w:val="ChapterName"/>
        <w:numPr>
          <w:ilvl w:val="0"/>
          <w:numId w:val="4"/>
        </w:numPr>
        <w:jc w:val="left"/>
        <w:rPr>
          <w:noProof/>
          <w:lang w:eastAsia="en-PH"/>
        </w:rPr>
      </w:pPr>
      <w:bookmarkStart w:id="1476" w:name="_Toc479371744"/>
      <w:bookmarkStart w:id="1477" w:name="_Toc490719286"/>
      <w:bookmarkStart w:id="1478" w:name="_Toc491827132"/>
      <w:bookmarkStart w:id="1479" w:name="_Toc491859638"/>
      <w:bookmarkStart w:id="1480" w:name="_Toc491864420"/>
      <w:bookmarkStart w:id="1481" w:name="_Toc491868210"/>
      <w:r w:rsidRPr="00150D4E">
        <w:rPr>
          <w:noProof/>
          <w:lang w:eastAsia="en-PH"/>
        </w:rPr>
        <w:lastRenderedPageBreak/>
        <w:t>Literature Review</w:t>
      </w:r>
      <w:bookmarkEnd w:id="1476"/>
      <w:bookmarkEnd w:id="1477"/>
      <w:bookmarkEnd w:id="1478"/>
      <w:bookmarkEnd w:id="1479"/>
      <w:bookmarkEnd w:id="1480"/>
      <w:bookmarkEnd w:id="1481"/>
      <w:r w:rsidRPr="00150D4E">
        <w:rPr>
          <w:noProof/>
          <w:lang w:eastAsia="en-PH"/>
        </w:rPr>
        <w:t xml:space="preserve"> </w:t>
      </w:r>
      <w:bookmarkStart w:id="1482" w:name="_Toc479371659"/>
      <w:bookmarkStart w:id="1483" w:name="_Toc479371694"/>
      <w:bookmarkStart w:id="1484" w:name="_Toc479371745"/>
      <w:bookmarkStart w:id="1485" w:name="_Toc479371817"/>
      <w:bookmarkStart w:id="1486" w:name="_Toc479371895"/>
      <w:bookmarkStart w:id="1487" w:name="_Toc479372138"/>
      <w:bookmarkStart w:id="1488" w:name="_Toc479372670"/>
      <w:bookmarkStart w:id="1489" w:name="_Toc479373768"/>
      <w:bookmarkEnd w:id="1482"/>
      <w:bookmarkEnd w:id="1483"/>
      <w:bookmarkEnd w:id="1484"/>
      <w:bookmarkEnd w:id="1485"/>
      <w:bookmarkEnd w:id="1486"/>
      <w:bookmarkEnd w:id="1487"/>
      <w:bookmarkEnd w:id="1488"/>
      <w:bookmarkEnd w:id="1489"/>
    </w:p>
    <w:p w14:paraId="3160DEF4" w14:textId="77777777" w:rsidR="00150F42" w:rsidRPr="002C7C06" w:rsidRDefault="00150F42" w:rsidP="00150F42">
      <w:pPr>
        <w:pStyle w:val="ListParagraph"/>
        <w:keepNext/>
        <w:keepLines/>
        <w:numPr>
          <w:ilvl w:val="0"/>
          <w:numId w:val="2"/>
        </w:numPr>
        <w:spacing w:before="40" w:after="0"/>
        <w:contextualSpacing w:val="0"/>
        <w:outlineLvl w:val="1"/>
        <w:rPr>
          <w:rFonts w:eastAsia="Times New Roman" w:cs="Times New Roman"/>
          <w:b/>
          <w:noProof/>
          <w:vanish/>
          <w:sz w:val="24"/>
          <w:szCs w:val="26"/>
          <w:lang w:eastAsia="en-PH"/>
        </w:rPr>
      </w:pPr>
      <w:bookmarkStart w:id="1490" w:name="_Toc479376284"/>
      <w:bookmarkStart w:id="1491" w:name="_Toc479376323"/>
      <w:bookmarkStart w:id="1492" w:name="_Toc479376381"/>
      <w:bookmarkStart w:id="1493" w:name="_Toc479445026"/>
      <w:bookmarkStart w:id="1494" w:name="_Toc489875002"/>
      <w:bookmarkStart w:id="1495" w:name="_Toc490416352"/>
      <w:bookmarkStart w:id="1496" w:name="_Toc490434774"/>
      <w:bookmarkStart w:id="1497" w:name="_Toc490539401"/>
      <w:bookmarkStart w:id="1498" w:name="_Toc490539542"/>
      <w:bookmarkStart w:id="1499" w:name="_Toc490566117"/>
      <w:bookmarkStart w:id="1500" w:name="_Toc490593532"/>
      <w:bookmarkStart w:id="1501" w:name="_Toc490717652"/>
      <w:bookmarkStart w:id="1502" w:name="_Toc490717761"/>
      <w:bookmarkStart w:id="1503" w:name="_Toc490718110"/>
      <w:bookmarkStart w:id="1504" w:name="_Toc490718376"/>
      <w:bookmarkStart w:id="1505" w:name="_Toc490718482"/>
      <w:bookmarkStart w:id="1506" w:name="_Toc490718611"/>
      <w:bookmarkStart w:id="1507" w:name="_Toc490718723"/>
      <w:bookmarkStart w:id="1508" w:name="_Toc490719175"/>
      <w:bookmarkStart w:id="1509" w:name="_Toc490719287"/>
      <w:bookmarkStart w:id="1510" w:name="_Toc490719400"/>
      <w:bookmarkStart w:id="1511" w:name="_Toc490719513"/>
      <w:bookmarkStart w:id="1512" w:name="_Toc490719687"/>
      <w:bookmarkStart w:id="1513" w:name="_Toc490719796"/>
      <w:bookmarkStart w:id="1514" w:name="_Toc490719905"/>
      <w:bookmarkStart w:id="1515" w:name="_Toc490720014"/>
      <w:bookmarkStart w:id="1516" w:name="_Toc490720124"/>
      <w:bookmarkStart w:id="1517" w:name="_Toc490720231"/>
      <w:bookmarkStart w:id="1518" w:name="_Toc490720337"/>
      <w:bookmarkStart w:id="1519" w:name="_Toc490720443"/>
      <w:bookmarkStart w:id="1520" w:name="_Toc490721377"/>
      <w:bookmarkStart w:id="1521" w:name="_Toc490730202"/>
      <w:bookmarkStart w:id="1522" w:name="_Toc491823481"/>
      <w:bookmarkStart w:id="1523" w:name="_Toc491823646"/>
      <w:bookmarkStart w:id="1524" w:name="_Toc491824213"/>
      <w:bookmarkStart w:id="1525" w:name="_Toc491824314"/>
      <w:bookmarkStart w:id="1526" w:name="_Toc491824409"/>
      <w:bookmarkStart w:id="1527" w:name="_Toc491824508"/>
      <w:bookmarkStart w:id="1528" w:name="_Toc491824611"/>
      <w:bookmarkStart w:id="1529" w:name="_Toc491824714"/>
      <w:bookmarkStart w:id="1530" w:name="_Toc491824817"/>
      <w:bookmarkStart w:id="1531" w:name="_Toc491824920"/>
      <w:bookmarkStart w:id="1532" w:name="_Toc491825023"/>
      <w:bookmarkStart w:id="1533" w:name="_Toc491825930"/>
      <w:bookmarkStart w:id="1534" w:name="_Toc491826032"/>
      <w:bookmarkStart w:id="1535" w:name="_Toc491827133"/>
      <w:bookmarkStart w:id="1536" w:name="_Toc491827599"/>
      <w:bookmarkStart w:id="1537" w:name="_Toc491856750"/>
      <w:bookmarkStart w:id="1538" w:name="_Toc491857100"/>
      <w:bookmarkStart w:id="1539" w:name="_Toc491857320"/>
      <w:bookmarkStart w:id="1540" w:name="_Toc491858120"/>
      <w:bookmarkStart w:id="1541" w:name="_Toc491858465"/>
      <w:bookmarkStart w:id="1542" w:name="_Toc491859639"/>
      <w:bookmarkStart w:id="1543" w:name="_Toc491859795"/>
      <w:bookmarkStart w:id="1544" w:name="_Toc491861804"/>
      <w:bookmarkStart w:id="1545" w:name="_Toc491862158"/>
      <w:bookmarkStart w:id="1546" w:name="_Toc491862276"/>
      <w:bookmarkStart w:id="1547" w:name="_Toc491862455"/>
      <w:bookmarkStart w:id="1548" w:name="_Toc491862544"/>
      <w:bookmarkStart w:id="1549" w:name="_Toc491862659"/>
      <w:bookmarkStart w:id="1550" w:name="_Toc491862773"/>
      <w:bookmarkStart w:id="1551" w:name="_Toc491862683"/>
      <w:bookmarkStart w:id="1552" w:name="_Toc491862928"/>
      <w:bookmarkStart w:id="1553" w:name="_Toc491863257"/>
      <w:bookmarkStart w:id="1554" w:name="_Toc491863662"/>
      <w:bookmarkStart w:id="1555" w:name="_Toc491865867"/>
      <w:bookmarkStart w:id="1556" w:name="_Toc491864421"/>
      <w:bookmarkStart w:id="1557" w:name="_Toc491866468"/>
      <w:bookmarkStart w:id="1558" w:name="_Toc491868063"/>
      <w:bookmarkStart w:id="1559" w:name="_Toc491868211"/>
      <w:bookmarkStart w:id="1560" w:name="_Toc479371746"/>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6C5611E7" w14:textId="69624C8E" w:rsidR="00150F42" w:rsidRDefault="00150F42" w:rsidP="00150F42">
      <w:pPr>
        <w:pStyle w:val="11"/>
        <w:numPr>
          <w:ilvl w:val="1"/>
          <w:numId w:val="2"/>
        </w:numPr>
      </w:pPr>
      <w:bookmarkStart w:id="1561" w:name="_Toc490719288"/>
      <w:bookmarkStart w:id="1562" w:name="_Toc491827134"/>
      <w:bookmarkStart w:id="1563" w:name="_Toc491859640"/>
      <w:bookmarkStart w:id="1564" w:name="_Toc491864422"/>
      <w:bookmarkStart w:id="1565" w:name="_Toc491868212"/>
      <w:bookmarkEnd w:id="1560"/>
      <w:r>
        <w:t>Smartphone Usage</w:t>
      </w:r>
      <w:bookmarkEnd w:id="1561"/>
      <w:bookmarkEnd w:id="1562"/>
      <w:bookmarkEnd w:id="1563"/>
      <w:bookmarkEnd w:id="1564"/>
      <w:bookmarkEnd w:id="1565"/>
    </w:p>
    <w:p w14:paraId="637A90FB" w14:textId="4E5583C5" w:rsidR="004B72E2" w:rsidRDefault="006829E4" w:rsidP="00353A72">
      <w:pPr>
        <w:ind w:left="792" w:firstLine="626"/>
        <w:rPr>
          <w:ins w:id="1566" w:author="Sherine Jane Coronel" w:date="2017-08-30T02:48:00Z"/>
          <w:lang w:eastAsia="en-PH"/>
        </w:rPr>
      </w:pPr>
      <w:r>
        <w:rPr>
          <w:lang w:eastAsia="en-PH"/>
        </w:rPr>
        <w:tab/>
      </w:r>
      <w:ins w:id="1567" w:author="Sherine Jane Coronel" w:date="2017-08-30T02:48:00Z">
        <w:r w:rsidR="004B72E2">
          <w:rPr>
            <w:lang w:eastAsia="en-PH"/>
          </w:rPr>
          <w:t xml:space="preserve">According to J. Russel, the Philippines is the third largest and fastest growing market for smartphones in South East Asia with the first being Indonesia. Thus, the market of smartphone users in the Philippines is expected to grow more than double its size by 2021, as predicted by Ericsson Mobility Report. Factors affecting the booming industry of smartphones are its increasing affordability, partnered with improvements in technology. Along with the increasing market of Filipinos in the smartphone industry, mobile data that accompanies it is said to grow faster as the percentage of 4G/LTE (long-term evolution) capable smartphones will increase from five percent in 2016 to 70 percent in 2021, a whopping 14-fold increase </w:t>
        </w:r>
      </w:ins>
      <w:customXmlInsRangeStart w:id="1568" w:author="Sherine Jane Coronel" w:date="2017-08-30T02:48:00Z"/>
      <w:sdt>
        <w:sdtPr>
          <w:rPr>
            <w:lang w:eastAsia="en-PH"/>
          </w:rPr>
          <w:id w:val="97225275"/>
          <w:citation/>
        </w:sdtPr>
        <w:sdtEndPr/>
        <w:sdtContent>
          <w:customXmlInsRangeEnd w:id="1568"/>
          <w:ins w:id="1569" w:author="Sherine Jane Coronel" w:date="2017-08-30T02:48:00Z">
            <w:r w:rsidR="004B72E2">
              <w:rPr>
                <w:lang w:eastAsia="en-PH"/>
              </w:rPr>
              <w:fldChar w:fldCharType="begin"/>
            </w:r>
            <w:r w:rsidR="004B72E2">
              <w:rPr>
                <w:lang w:val="en-PH" w:eastAsia="en-PH"/>
              </w:rPr>
              <w:instrText xml:space="preserve"> CITATION Jai16 \l 13321 </w:instrText>
            </w:r>
            <w:r w:rsidR="004B72E2">
              <w:rPr>
                <w:lang w:eastAsia="en-PH"/>
              </w:rPr>
              <w:fldChar w:fldCharType="separate"/>
            </w:r>
          </w:ins>
          <w:r w:rsidR="0012650D" w:rsidRPr="0012650D">
            <w:rPr>
              <w:noProof/>
              <w:lang w:val="en-PH" w:eastAsia="en-PH"/>
            </w:rPr>
            <w:t>(Jaio, 2016)</w:t>
          </w:r>
          <w:ins w:id="1570" w:author="Sherine Jane Coronel" w:date="2017-08-30T02:48:00Z">
            <w:r w:rsidR="004B72E2">
              <w:rPr>
                <w:lang w:eastAsia="en-PH"/>
              </w:rPr>
              <w:fldChar w:fldCharType="end"/>
            </w:r>
          </w:ins>
          <w:customXmlInsRangeStart w:id="1571" w:author="Sherine Jane Coronel" w:date="2017-08-30T02:48:00Z"/>
        </w:sdtContent>
      </w:sdt>
      <w:customXmlInsRangeEnd w:id="1571"/>
      <w:ins w:id="1572" w:author="Sherine Jane Coronel" w:date="2017-08-30T02:48:00Z">
        <w:r w:rsidR="004B72E2">
          <w:rPr>
            <w:lang w:eastAsia="en-PH"/>
          </w:rPr>
          <w:t xml:space="preserve">. In the Philippines, as of 2016, the quantity of internet users already reached around 60 percent of the total population, which is higher than the global internet penetration rate by 10 percent </w:t>
        </w:r>
      </w:ins>
      <w:customXmlInsRangeStart w:id="1573" w:author="Sherine Jane Coronel" w:date="2017-08-30T02:48:00Z"/>
      <w:sdt>
        <w:sdtPr>
          <w:rPr>
            <w:lang w:eastAsia="en-PH"/>
          </w:rPr>
          <w:id w:val="1421301334"/>
          <w:citation/>
        </w:sdtPr>
        <w:sdtEndPr/>
        <w:sdtContent>
          <w:customXmlInsRangeEnd w:id="1573"/>
          <w:ins w:id="1574" w:author="Sherine Jane Coronel" w:date="2017-08-30T02:48:00Z">
            <w:r w:rsidR="004B72E2">
              <w:rPr>
                <w:lang w:eastAsia="en-PH"/>
              </w:rPr>
              <w:fldChar w:fldCharType="begin"/>
            </w:r>
            <w:r w:rsidR="004B72E2">
              <w:rPr>
                <w:lang w:val="en-PH" w:eastAsia="en-PH"/>
              </w:rPr>
              <w:instrText xml:space="preserve"> CITATION Sub17 \l 13321 </w:instrText>
            </w:r>
            <w:r w:rsidR="004B72E2">
              <w:rPr>
                <w:lang w:eastAsia="en-PH"/>
              </w:rPr>
              <w:fldChar w:fldCharType="separate"/>
            </w:r>
          </w:ins>
          <w:r w:rsidR="0012650D" w:rsidRPr="0012650D">
            <w:rPr>
              <w:noProof/>
              <w:lang w:val="en-PH" w:eastAsia="en-PH"/>
            </w:rPr>
            <w:t>(Subido, 2017)</w:t>
          </w:r>
          <w:ins w:id="1575" w:author="Sherine Jane Coronel" w:date="2017-08-30T02:48:00Z">
            <w:r w:rsidR="004B72E2">
              <w:rPr>
                <w:lang w:eastAsia="en-PH"/>
              </w:rPr>
              <w:fldChar w:fldCharType="end"/>
            </w:r>
          </w:ins>
          <w:customXmlInsRangeStart w:id="1576" w:author="Sherine Jane Coronel" w:date="2017-08-30T02:48:00Z"/>
        </w:sdtContent>
      </w:sdt>
      <w:customXmlInsRangeEnd w:id="1576"/>
      <w:ins w:id="1577" w:author="Sherine Jane Coronel" w:date="2017-08-30T02:48:00Z">
        <w:r w:rsidR="004B72E2">
          <w:rPr>
            <w:lang w:eastAsia="en-PH"/>
          </w:rPr>
          <w:t>.</w:t>
        </w:r>
      </w:ins>
    </w:p>
    <w:p w14:paraId="2C83B399" w14:textId="662ED248" w:rsidR="00DD24C9" w:rsidRDefault="006829E4">
      <w:pPr>
        <w:ind w:left="792" w:firstLine="648"/>
        <w:rPr>
          <w:del w:id="1578" w:author="Sherine Jane Coronel" w:date="2017-08-30T02:48:00Z"/>
          <w:lang w:eastAsia="en-PH"/>
        </w:rPr>
        <w:pPrChange w:id="1579" w:author="Sherine Jane Coronel" w:date="2017-08-30T02:48:00Z">
          <w:pPr>
            <w:ind w:left="792"/>
          </w:pPr>
        </w:pPrChange>
      </w:pPr>
      <w:r>
        <w:rPr>
          <w:lang w:eastAsia="en-PH"/>
        </w:rPr>
        <w:t xml:space="preserve">The existence of smartphones indeed made daily lives easier, </w:t>
      </w:r>
      <w:r w:rsidR="00112F69">
        <w:rPr>
          <w:lang w:eastAsia="en-PH"/>
        </w:rPr>
        <w:t xml:space="preserve">with </w:t>
      </w:r>
      <w:r>
        <w:rPr>
          <w:lang w:eastAsia="en-PH"/>
        </w:rPr>
        <w:t>the</w:t>
      </w:r>
      <w:r w:rsidR="00112F69">
        <w:rPr>
          <w:lang w:eastAsia="en-PH"/>
        </w:rPr>
        <w:t xml:space="preserve"> dynamic</w:t>
      </w:r>
      <w:r>
        <w:rPr>
          <w:lang w:eastAsia="en-PH"/>
        </w:rPr>
        <w:t xml:space="preserve"> functionalities that it can giv</w:t>
      </w:r>
      <w:ins w:id="1580" w:author="Marc Adrian  Jimenez" w:date="2017-08-16T12:55:00Z">
        <w:r w:rsidR="00DD24C9">
          <w:rPr>
            <w:lang w:eastAsia="en-PH"/>
          </w:rPr>
          <w:t>e</w:t>
        </w:r>
      </w:ins>
      <w:del w:id="1581" w:author="Marc Adrian  Jimenez" w:date="2017-08-16T12:55:00Z">
        <w:r w:rsidR="00112F69" w:rsidDel="00DD24C9">
          <w:rPr>
            <w:lang w:eastAsia="en-PH"/>
          </w:rPr>
          <w:delText>e; utilization of mass-</w:delText>
        </w:r>
        <w:r w:rsidDel="00DD24C9">
          <w:rPr>
            <w:lang w:eastAsia="en-PH"/>
          </w:rPr>
          <w:delText>communication, entert</w:delText>
        </w:r>
        <w:r w:rsidR="00112F69" w:rsidDel="00DD24C9">
          <w:rPr>
            <w:lang w:eastAsia="en-PH"/>
          </w:rPr>
          <w:delText>ainment, and security.</w:delText>
        </w:r>
      </w:del>
      <w:r w:rsidR="00112F69">
        <w:rPr>
          <w:lang w:eastAsia="en-PH"/>
        </w:rPr>
        <w:t xml:space="preserve"> </w:t>
      </w:r>
      <w:ins w:id="1582" w:author="Marc Adrian  Jimenez" w:date="2017-08-16T12:55:00Z">
        <w:r w:rsidR="00DD24C9">
          <w:rPr>
            <w:lang w:eastAsia="en-PH"/>
          </w:rPr>
          <w:t>by</w:t>
        </w:r>
      </w:ins>
      <w:ins w:id="1583" w:author="Marc Adrian  Jimenez" w:date="2017-08-16T12:53:00Z">
        <w:r w:rsidR="00DD24C9">
          <w:rPr>
            <w:lang w:eastAsia="en-PH"/>
          </w:rPr>
          <w:t xml:space="preserve"> enhanc</w:t>
        </w:r>
      </w:ins>
      <w:ins w:id="1584" w:author="Marc Adrian  Jimenez" w:date="2017-08-16T12:55:00Z">
        <w:r w:rsidR="00DD24C9">
          <w:rPr>
            <w:lang w:eastAsia="en-PH"/>
          </w:rPr>
          <w:t>ing</w:t>
        </w:r>
      </w:ins>
      <w:ins w:id="1585" w:author="Marc Adrian  Jimenez" w:date="2017-08-16T12:53:00Z">
        <w:r w:rsidR="00DD24C9">
          <w:rPr>
            <w:lang w:eastAsia="en-PH"/>
          </w:rPr>
          <w:t xml:space="preserve"> connec</w:t>
        </w:r>
      </w:ins>
      <w:ins w:id="1586" w:author="Marc Adrian  Jimenez" w:date="2017-08-16T12:54:00Z">
        <w:r w:rsidR="00DD24C9">
          <w:rPr>
            <w:lang w:eastAsia="en-PH"/>
          </w:rPr>
          <w:t>tivity, efficiency, functionality,</w:t>
        </w:r>
      </w:ins>
      <w:ins w:id="1587" w:author="Marc Adrian  Jimenez" w:date="2017-08-16T12:55:00Z">
        <w:r w:rsidR="00DD24C9">
          <w:rPr>
            <w:lang w:eastAsia="en-PH"/>
          </w:rPr>
          <w:t xml:space="preserve"> entertainment, and much more. </w:t>
        </w:r>
      </w:ins>
      <w:ins w:id="1588" w:author="Marc Adrian  Jimenez" w:date="2017-08-16T12:56:00Z">
        <w:r w:rsidR="00DD24C9">
          <w:rPr>
            <w:lang w:eastAsia="en-PH"/>
          </w:rPr>
          <w:t>Text messages</w:t>
        </w:r>
      </w:ins>
      <w:ins w:id="1589" w:author="Marc Adrian  Jimenez" w:date="2017-08-16T12:55:00Z">
        <w:r w:rsidR="00DD24C9">
          <w:rPr>
            <w:lang w:eastAsia="en-PH"/>
          </w:rPr>
          <w:t xml:space="preserve">, </w:t>
        </w:r>
      </w:ins>
      <w:ins w:id="1590" w:author="Sherine Jane Coronel" w:date="2017-08-30T02:41:00Z">
        <w:r w:rsidR="00B7238A">
          <w:rPr>
            <w:lang w:eastAsia="en-PH"/>
          </w:rPr>
          <w:t>p</w:t>
        </w:r>
      </w:ins>
      <w:ins w:id="1591" w:author="Marc Adrian  Jimenez" w:date="2017-08-16T12:55:00Z">
        <w:del w:id="1592" w:author="Sherine Jane Coronel" w:date="2017-08-30T02:41:00Z">
          <w:r w:rsidR="00DD24C9" w:rsidDel="00B7238A">
            <w:rPr>
              <w:lang w:eastAsia="en-PH"/>
            </w:rPr>
            <w:delText>P</w:delText>
          </w:r>
        </w:del>
        <w:r w:rsidR="00DD24C9">
          <w:rPr>
            <w:lang w:eastAsia="en-PH"/>
          </w:rPr>
          <w:t xml:space="preserve">hone </w:t>
        </w:r>
      </w:ins>
      <w:ins w:id="1593" w:author="Sherine Jane Coronel" w:date="2017-08-30T02:41:00Z">
        <w:r w:rsidR="00B7238A">
          <w:rPr>
            <w:lang w:eastAsia="en-PH"/>
          </w:rPr>
          <w:t>c</w:t>
        </w:r>
      </w:ins>
      <w:ins w:id="1594" w:author="Marc Adrian  Jimenez" w:date="2017-08-16T12:55:00Z">
        <w:del w:id="1595" w:author="Sherine Jane Coronel" w:date="2017-08-30T02:41:00Z">
          <w:r w:rsidR="00DD24C9">
            <w:rPr>
              <w:lang w:eastAsia="en-PH"/>
            </w:rPr>
            <w:delText>C</w:delText>
          </w:r>
        </w:del>
        <w:r w:rsidR="00DD24C9">
          <w:rPr>
            <w:lang w:eastAsia="en-PH"/>
          </w:rPr>
          <w:t xml:space="preserve">alls, </w:t>
        </w:r>
      </w:ins>
      <w:ins w:id="1596" w:author="Marc Adrian  Jimenez" w:date="2017-08-16T12:56:00Z">
        <w:r w:rsidR="00DD24C9">
          <w:rPr>
            <w:lang w:eastAsia="en-PH"/>
          </w:rPr>
          <w:t>and messaging app</w:t>
        </w:r>
      </w:ins>
      <w:ins w:id="1597" w:author="Marc Adrian  Jimenez" w:date="2017-08-16T12:57:00Z">
        <w:r w:rsidR="00DD24C9">
          <w:rPr>
            <w:lang w:eastAsia="en-PH"/>
          </w:rPr>
          <w:t>lications</w:t>
        </w:r>
      </w:ins>
      <w:ins w:id="1598" w:author="Marc Adrian  Jimenez" w:date="2017-08-16T12:56:00Z">
        <w:r w:rsidR="00DD24C9">
          <w:rPr>
            <w:lang w:eastAsia="en-PH"/>
          </w:rPr>
          <w:t xml:space="preserve"> such as Viber, Messe</w:t>
        </w:r>
      </w:ins>
      <w:ins w:id="1599" w:author="Marc Adrian  Jimenez" w:date="2017-08-16T13:00:00Z">
        <w:r w:rsidR="002B32B0">
          <w:rPr>
            <w:lang w:eastAsia="en-PH"/>
          </w:rPr>
          <w:t>n</w:t>
        </w:r>
      </w:ins>
      <w:ins w:id="1600" w:author="Marc Adrian  Jimenez" w:date="2017-08-16T12:56:00Z">
        <w:r w:rsidR="00DD24C9">
          <w:rPr>
            <w:lang w:eastAsia="en-PH"/>
          </w:rPr>
          <w:t>ger, Line</w:t>
        </w:r>
      </w:ins>
      <w:ins w:id="1601" w:author="Marc Adrian  Jimenez" w:date="2017-08-16T12:57:00Z">
        <w:r w:rsidR="00DD24C9">
          <w:rPr>
            <w:lang w:eastAsia="en-PH"/>
          </w:rPr>
          <w:t>, etc. and video call applications like Skype</w:t>
        </w:r>
      </w:ins>
      <w:ins w:id="1602" w:author="Marc Adrian  Jimenez" w:date="2017-08-16T12:56:00Z">
        <w:r w:rsidR="00DD24C9">
          <w:rPr>
            <w:lang w:eastAsia="en-PH"/>
          </w:rPr>
          <w:t xml:space="preserve"> reduced the time end effort </w:t>
        </w:r>
        <w:r w:rsidR="005113F1">
          <w:rPr>
            <w:lang w:eastAsia="en-PH"/>
          </w:rPr>
          <w:t xml:space="preserve">needed to communicate </w:t>
        </w:r>
      </w:ins>
      <w:ins w:id="1603" w:author="Marc Adrian  Jimenez" w:date="2017-08-16T12:59:00Z">
        <w:r w:rsidR="006A3331">
          <w:rPr>
            <w:lang w:eastAsia="en-PH"/>
          </w:rPr>
          <w:t xml:space="preserve">(talk and see) </w:t>
        </w:r>
      </w:ins>
      <w:ins w:id="1604" w:author="Marc Adrian  Jimenez" w:date="2017-08-16T12:56:00Z">
        <w:r w:rsidR="005113F1">
          <w:rPr>
            <w:lang w:eastAsia="en-PH"/>
          </w:rPr>
          <w:t>with peop</w:t>
        </w:r>
      </w:ins>
      <w:ins w:id="1605" w:author="Marc Adrian  Jimenez" w:date="2017-08-16T12:58:00Z">
        <w:r w:rsidR="005113F1">
          <w:rPr>
            <w:lang w:eastAsia="en-PH"/>
          </w:rPr>
          <w:t>le in far places</w:t>
        </w:r>
      </w:ins>
      <w:ins w:id="1606" w:author="Marc Adrian  Jimenez" w:date="2017-08-16T12:59:00Z">
        <w:r w:rsidR="006A3331">
          <w:rPr>
            <w:lang w:eastAsia="en-PH"/>
          </w:rPr>
          <w:t xml:space="preserve">; a feature </w:t>
        </w:r>
      </w:ins>
      <w:ins w:id="1607" w:author="Marc Adrian  Jimenez" w:date="2017-08-16T12:58:00Z">
        <w:r w:rsidR="006A3331">
          <w:rPr>
            <w:lang w:eastAsia="en-PH"/>
          </w:rPr>
          <w:t>that revolutionized communication.</w:t>
        </w:r>
      </w:ins>
      <w:ins w:id="1608" w:author="Marc Adrian  Jimenez" w:date="2017-08-16T12:59:00Z">
        <w:r w:rsidR="006A3331">
          <w:rPr>
            <w:lang w:eastAsia="en-PH"/>
          </w:rPr>
          <w:t xml:space="preserve"> </w:t>
        </w:r>
      </w:ins>
      <w:ins w:id="1609" w:author="Marc Adrian  Jimenez" w:date="2017-08-16T13:15:00Z">
        <w:r w:rsidR="00566789">
          <w:rPr>
            <w:lang w:eastAsia="en-PH"/>
          </w:rPr>
          <w:t xml:space="preserve">Smartphones are basically compact personal computers (PC), as it </w:t>
        </w:r>
      </w:ins>
      <w:ins w:id="1610" w:author="Marc Adrian  Jimenez" w:date="2017-08-16T13:23:00Z">
        <w:r w:rsidR="004060AA">
          <w:rPr>
            <w:lang w:eastAsia="en-PH"/>
          </w:rPr>
          <w:t>can provide</w:t>
        </w:r>
      </w:ins>
      <w:ins w:id="1611" w:author="Marc Adrian  Jimenez" w:date="2017-08-16T13:15:00Z">
        <w:r w:rsidR="00566789">
          <w:rPr>
            <w:lang w:eastAsia="en-PH"/>
          </w:rPr>
          <w:t xml:space="preserve"> basic functionalities that a PC</w:t>
        </w:r>
        <w:r w:rsidR="000375C7">
          <w:rPr>
            <w:lang w:eastAsia="en-PH"/>
          </w:rPr>
          <w:t xml:space="preserve"> can offer, </w:t>
        </w:r>
      </w:ins>
      <w:ins w:id="1612" w:author="Marc Adrian  Jimenez" w:date="2017-08-16T13:16:00Z">
        <w:r w:rsidR="000375C7">
          <w:rPr>
            <w:lang w:eastAsia="en-PH"/>
          </w:rPr>
          <w:t xml:space="preserve">just much </w:t>
        </w:r>
        <w:r w:rsidR="00E26E68">
          <w:rPr>
            <w:lang w:eastAsia="en-PH"/>
          </w:rPr>
          <w:t>more small</w:t>
        </w:r>
        <w:r w:rsidR="000375C7">
          <w:rPr>
            <w:lang w:eastAsia="en-PH"/>
          </w:rPr>
          <w:t xml:space="preserve"> and portable</w:t>
        </w:r>
      </w:ins>
      <w:commentRangeStart w:id="1613"/>
      <w:ins w:id="1614" w:author="Marc Adrian  Jimenez" w:date="2017-08-16T13:15:00Z">
        <w:r w:rsidR="00566789">
          <w:rPr>
            <w:lang w:eastAsia="en-PH"/>
          </w:rPr>
          <w:t>.</w:t>
        </w:r>
      </w:ins>
      <w:ins w:id="1615" w:author="Marc Adrian  Jimenez" w:date="2017-08-16T13:17:00Z">
        <w:r w:rsidR="00D53F4B">
          <w:rPr>
            <w:lang w:eastAsia="en-PH"/>
          </w:rPr>
          <w:t xml:space="preserve"> Smartphones today facilitates everything a user needs in his daily life, starting from e-mails, calculators, and </w:t>
        </w:r>
      </w:ins>
      <w:ins w:id="1616" w:author="Marc Adrian  Jimenez" w:date="2017-08-16T13:18:00Z">
        <w:r w:rsidR="00D53F4B">
          <w:rPr>
            <w:lang w:eastAsia="en-PH"/>
          </w:rPr>
          <w:t xml:space="preserve">high-resolution cameras, and the advancement </w:t>
        </w:r>
      </w:ins>
      <w:ins w:id="1617" w:author="Marc Adrian  Jimenez" w:date="2017-08-16T13:19:00Z">
        <w:r w:rsidR="00D53F4B">
          <w:rPr>
            <w:lang w:eastAsia="en-PH"/>
          </w:rPr>
          <w:t xml:space="preserve">never stops, smartphones nowadays are also </w:t>
        </w:r>
        <w:r w:rsidR="00706614">
          <w:rPr>
            <w:lang w:eastAsia="en-PH"/>
          </w:rPr>
          <w:t xml:space="preserve">capable of functioning </w:t>
        </w:r>
        <w:del w:id="1618" w:author="Sherine Jane Coronel" w:date="2017-08-30T02:41:00Z">
          <w:r w:rsidR="00706614">
            <w:rPr>
              <w:lang w:eastAsia="en-PH"/>
            </w:rPr>
            <w:delText xml:space="preserve">as </w:delText>
          </w:r>
        </w:del>
      </w:ins>
      <w:ins w:id="1619" w:author="Marc Adrian  Jimenez" w:date="2017-08-30T14:49:00Z">
        <w:del w:id="1620" w:author="Sherine Jane Coronel" w:date="2017-08-30T02:41:00Z">
          <w:r w:rsidR="00706614">
            <w:rPr>
              <w:lang w:eastAsia="en-PH"/>
            </w:rPr>
            <w:delText>V</w:delText>
          </w:r>
        </w:del>
      </w:ins>
      <w:ins w:id="1621" w:author="Marc Adrian  Jimenez" w:date="2017-08-16T13:19:00Z">
        <w:del w:id="1622" w:author="Sherine Jane Coronel" w:date="2017-08-30T02:41:00Z">
          <w:r w:rsidR="00D53F4B">
            <w:rPr>
              <w:lang w:eastAsia="en-PH"/>
            </w:rPr>
            <w:delText>R</w:delText>
          </w:r>
        </w:del>
      </w:ins>
      <w:ins w:id="1623" w:author="Marc Adrian  Jimenez" w:date="2017-08-30T14:49:00Z">
        <w:del w:id="1624" w:author="Sherine Jane Coronel" w:date="2017-08-30T02:41:00Z">
          <w:r w:rsidR="00706614">
            <w:rPr>
              <w:lang w:eastAsia="en-PH"/>
            </w:rPr>
            <w:delText xml:space="preserve"> (Virtual Reality)</w:delText>
          </w:r>
        </w:del>
      </w:ins>
      <w:ins w:id="1625" w:author="Sherine Jane Coronel" w:date="2017-08-30T02:41:00Z">
        <w:r w:rsidR="00B7238A">
          <w:rPr>
            <w:lang w:eastAsia="en-PH"/>
          </w:rPr>
          <w:t>as virtual reality</w:t>
        </w:r>
      </w:ins>
      <w:ins w:id="1626" w:author="Marc Adrian  Jimenez" w:date="2017-08-16T13:19:00Z">
        <w:r w:rsidR="00D53F4B">
          <w:rPr>
            <w:lang w:eastAsia="en-PH"/>
          </w:rPr>
          <w:t xml:space="preserve"> devices, partnered with their </w:t>
        </w:r>
      </w:ins>
      <w:ins w:id="1627" w:author="Marc Adrian  Jimenez" w:date="2017-08-16T13:22:00Z">
        <w:r w:rsidR="00906D4C">
          <w:rPr>
            <w:lang w:eastAsia="en-PH"/>
          </w:rPr>
          <w:t>ultra-high</w:t>
        </w:r>
      </w:ins>
      <w:ins w:id="1628" w:author="Marc Adrian  Jimenez" w:date="2017-08-16T13:19:00Z">
        <w:r w:rsidR="00906D4C">
          <w:rPr>
            <w:lang w:eastAsia="en-PH"/>
          </w:rPr>
          <w:t xml:space="preserve"> definition (U</w:t>
        </w:r>
        <w:r w:rsidR="00D53F4B">
          <w:rPr>
            <w:lang w:eastAsia="en-PH"/>
          </w:rPr>
          <w:t>HD) displays</w:t>
        </w:r>
      </w:ins>
      <w:ins w:id="1629" w:author="Marc Adrian  Jimenez" w:date="2017-08-16T13:22:00Z">
        <w:r w:rsidR="00906D4C">
          <w:rPr>
            <w:lang w:eastAsia="en-PH"/>
          </w:rPr>
          <w:t xml:space="preserve"> and resonating Dolby audio.</w:t>
        </w:r>
      </w:ins>
      <w:commentRangeEnd w:id="1613"/>
      <w:r w:rsidR="000E0276">
        <w:rPr>
          <w:rStyle w:val="CommentReference"/>
        </w:rPr>
        <w:commentReference w:id="1613"/>
      </w:r>
    </w:p>
    <w:p w14:paraId="6F1025F7" w14:textId="42E096F7" w:rsidR="005A358D" w:rsidRDefault="005A358D">
      <w:pPr>
        <w:ind w:left="792" w:firstLine="648"/>
        <w:rPr>
          <w:ins w:id="1630" w:author="Joey Bernadette Dela Cruz" w:date="2017-08-30T12:25:00Z"/>
          <w:lang w:eastAsia="en-PH"/>
        </w:rPr>
        <w:pPrChange w:id="1631" w:author="Joey Bernadette Dela Cruz" w:date="2017-08-30T12:25:00Z">
          <w:pPr>
            <w:ind w:left="792"/>
          </w:pPr>
        </w:pPrChange>
      </w:pPr>
    </w:p>
    <w:p w14:paraId="3D0C5786" w14:textId="2E4ED1E4" w:rsidR="005A358D" w:rsidDel="00CA1DB2" w:rsidRDefault="005A358D">
      <w:pPr>
        <w:pStyle w:val="11"/>
        <w:numPr>
          <w:ilvl w:val="0"/>
          <w:numId w:val="0"/>
        </w:numPr>
        <w:ind w:left="360"/>
        <w:rPr>
          <w:ins w:id="1632" w:author="Joey Bernadette Dela Cruz" w:date="2017-08-30T12:24:00Z"/>
          <w:del w:id="1633" w:author="Marc Adrian  Jimenez" w:date="2017-08-30T13:30:00Z"/>
        </w:rPr>
        <w:pPrChange w:id="1634" w:author="Joey Bernadette Dela Cruz" w:date="2017-08-30T12:25:00Z">
          <w:pPr>
            <w:ind w:left="792"/>
          </w:pPr>
        </w:pPrChange>
      </w:pPr>
      <w:bookmarkStart w:id="1635" w:name="_Toc491859641"/>
    </w:p>
    <w:bookmarkEnd w:id="1635"/>
    <w:p w14:paraId="477B9E62" w14:textId="38A92F0E" w:rsidR="00A20B94" w:rsidRDefault="008B7F9F">
      <w:pPr>
        <w:ind w:left="792" w:firstLine="648"/>
        <w:rPr>
          <w:ins w:id="1636" w:author="Marc Adrian  Jimenez" w:date="2017-08-16T08:31:00Z"/>
          <w:del w:id="1637" w:author="Joey Bernadette Dela Cruz" w:date="2017-08-30T12:30:00Z"/>
          <w:lang w:eastAsia="en-PH"/>
        </w:rPr>
        <w:pPrChange w:id="1638" w:author="Sherine Jane Coronel" w:date="2017-08-30T02:48:00Z">
          <w:pPr>
            <w:ind w:left="792"/>
          </w:pPr>
        </w:pPrChange>
      </w:pPr>
      <w:ins w:id="1639" w:author="Marc Adrian  Jimenez" w:date="2017-08-16T12:03:00Z">
        <w:del w:id="1640" w:author="Sherine Jane Coronel" w:date="2017-08-30T02:48:00Z">
          <w:r>
            <w:rPr>
              <w:lang w:eastAsia="en-PH"/>
            </w:rPr>
            <w:tab/>
          </w:r>
        </w:del>
      </w:ins>
      <w:del w:id="1641" w:author="Sherine Jane Coronel" w:date="2017-08-30T02:48:00Z">
        <w:r w:rsidR="00112F69" w:rsidDel="00612F5F">
          <w:rPr>
            <w:lang w:eastAsia="en-PH"/>
          </w:rPr>
          <w:delText xml:space="preserve">According to pawnhero.ph, </w:delText>
        </w:r>
        <w:r w:rsidR="00112F69" w:rsidDel="004B72E2">
          <w:rPr>
            <w:lang w:eastAsia="en-PH"/>
          </w:rPr>
          <w:delText>the</w:delText>
        </w:r>
      </w:del>
      <w:ins w:id="1642" w:author="Marc Adrian  Jimenez" w:date="2017-08-16T12:36:00Z">
        <w:del w:id="1643" w:author="Sherine Jane Coronel" w:date="2017-08-30T02:45:00Z">
          <w:r w:rsidR="00612F5F" w:rsidDel="000E0276">
            <w:rPr>
              <w:lang w:eastAsia="en-PH"/>
            </w:rPr>
            <w:delText>T</w:delText>
          </w:r>
        </w:del>
        <w:del w:id="1644" w:author="Sherine Jane Coronel" w:date="2017-08-30T02:48:00Z">
          <w:r w:rsidR="00612F5F" w:rsidDel="004B72E2">
            <w:rPr>
              <w:lang w:eastAsia="en-PH"/>
            </w:rPr>
            <w:delText>he</w:delText>
          </w:r>
        </w:del>
      </w:ins>
      <w:del w:id="1645" w:author="Sherine Jane Coronel" w:date="2017-08-30T02:48:00Z">
        <w:r w:rsidR="00112F69">
          <w:rPr>
            <w:lang w:eastAsia="en-PH"/>
          </w:rPr>
          <w:delText xml:space="preserve"> Philippines is the third largest and fastest growing market for smartphones in South East Asia</w:delText>
        </w:r>
        <w:r w:rsidR="006829E4">
          <w:rPr>
            <w:lang w:eastAsia="en-PH"/>
          </w:rPr>
          <w:delText xml:space="preserve"> </w:delText>
        </w:r>
        <w:r w:rsidR="00112F69">
          <w:rPr>
            <w:lang w:eastAsia="en-PH"/>
          </w:rPr>
          <w:delText xml:space="preserve">with the first being </w:delText>
        </w:r>
        <w:r w:rsidR="00B63453">
          <w:rPr>
            <w:lang w:eastAsia="en-PH"/>
          </w:rPr>
          <w:delText>Indonesia</w:delText>
        </w:r>
      </w:del>
      <w:ins w:id="1646" w:author="Marc Adrian  Jimenez" w:date="2017-08-16T12:38:00Z">
        <w:del w:id="1647" w:author="Sherine Jane Coronel" w:date="2017-08-30T02:44:00Z">
          <w:r w:rsidR="00612F5F" w:rsidRPr="00612F5F">
            <w:rPr>
              <w:lang w:eastAsia="en-PH"/>
            </w:rPr>
            <w:delText xml:space="preserve"> </w:delText>
          </w:r>
        </w:del>
      </w:ins>
      <w:customXmlInsRangeStart w:id="1648" w:author="Marc Adrian  Jimenez" w:date="2017-08-16T12:38:00Z"/>
      <w:customXmlDelRangeStart w:id="1649" w:author="Sherine Jane Coronel" w:date="2017-08-30T02:44:00Z"/>
      <w:sdt>
        <w:sdtPr>
          <w:rPr>
            <w:lang w:eastAsia="en-PH"/>
          </w:rPr>
          <w:id w:val="1138612346"/>
          <w:citation/>
        </w:sdtPr>
        <w:sdtEndPr/>
        <w:sdtContent>
          <w:customXmlInsRangeEnd w:id="1648"/>
          <w:customXmlDelRangeEnd w:id="1649"/>
          <w:ins w:id="1650" w:author="Marc Adrian  Jimenez" w:date="2017-08-16T12:38:00Z">
            <w:del w:id="1651" w:author="Sherine Jane Coronel" w:date="2017-08-30T02:44:00Z">
              <w:r w:rsidR="00612F5F">
                <w:rPr>
                  <w:lang w:eastAsia="en-PH"/>
                </w:rPr>
                <w:fldChar w:fldCharType="begin"/>
              </w:r>
              <w:r w:rsidR="00612F5F">
                <w:rPr>
                  <w:lang w:val="en-PH" w:eastAsia="en-PH"/>
                </w:rPr>
                <w:delInstrText xml:space="preserve"> CITATION Rus16 \l 13321 </w:delInstrText>
              </w:r>
              <w:r w:rsidR="00612F5F">
                <w:rPr>
                  <w:lang w:eastAsia="en-PH"/>
                </w:rPr>
                <w:fldChar w:fldCharType="separate"/>
              </w:r>
            </w:del>
          </w:ins>
          <w:del w:id="1652" w:author="Sherine Jane Coronel" w:date="2017-08-30T02:44:00Z">
            <w:r w:rsidR="00DB5BDA" w:rsidRPr="00DB5BDA">
              <w:rPr>
                <w:noProof/>
                <w:lang w:val="en-PH" w:eastAsia="en-PH"/>
              </w:rPr>
              <w:delText>(Russel, 2016)</w:delText>
            </w:r>
          </w:del>
          <w:ins w:id="1653" w:author="Marc Adrian  Jimenez" w:date="2017-08-16T12:38:00Z">
            <w:del w:id="1654" w:author="Sherine Jane Coronel" w:date="2017-08-30T02:44:00Z">
              <w:r w:rsidR="00612F5F">
                <w:rPr>
                  <w:lang w:eastAsia="en-PH"/>
                </w:rPr>
                <w:fldChar w:fldCharType="end"/>
              </w:r>
            </w:del>
          </w:ins>
          <w:customXmlInsRangeStart w:id="1655" w:author="Marc Adrian  Jimenez" w:date="2017-08-16T12:38:00Z"/>
          <w:customXmlDelRangeStart w:id="1656" w:author="Sherine Jane Coronel" w:date="2017-08-30T02:44:00Z"/>
        </w:sdtContent>
      </w:sdt>
      <w:customXmlInsRangeEnd w:id="1655"/>
      <w:customXmlDelRangeEnd w:id="1656"/>
      <w:ins w:id="1657" w:author="Marc Adrian  Jimenez" w:date="2017-08-16T12:18:00Z">
        <w:del w:id="1658" w:author="Sherine Jane Coronel" w:date="2017-08-30T02:48:00Z">
          <w:r w:rsidR="004D7A99">
            <w:rPr>
              <w:lang w:eastAsia="en-PH"/>
            </w:rPr>
            <w:delText xml:space="preserve">. </w:delText>
          </w:r>
        </w:del>
      </w:ins>
      <w:del w:id="1659" w:author="Sherine Jane Coronel" w:date="2017-08-30T02:48:00Z">
        <w:r w:rsidR="00B63453" w:rsidDel="004B72E2">
          <w:rPr>
            <w:lang w:eastAsia="en-PH"/>
          </w:rPr>
          <w:delText>.</w:delText>
        </w:r>
      </w:del>
      <w:ins w:id="1660" w:author="Marc Adrian  Jimenez" w:date="2017-08-16T12:04:00Z">
        <w:del w:id="1661" w:author="Sherine Jane Coronel" w:date="2017-08-30T02:48:00Z">
          <w:r w:rsidDel="004B72E2">
            <w:rPr>
              <w:lang w:eastAsia="en-PH"/>
            </w:rPr>
            <w:delText>The</w:delText>
          </w:r>
          <w:r>
            <w:rPr>
              <w:lang w:eastAsia="en-PH"/>
            </w:rPr>
            <w:delText xml:space="preserve"> market of smartphone users in the Philippines is expected to grow more than double its size</w:delText>
          </w:r>
        </w:del>
      </w:ins>
      <w:ins w:id="1662" w:author="Marc Adrian  Jimenez" w:date="2017-08-16T12:06:00Z">
        <w:del w:id="1663" w:author="Sherine Jane Coronel" w:date="2017-08-30T02:48:00Z">
          <w:r>
            <w:rPr>
              <w:lang w:eastAsia="en-PH"/>
            </w:rPr>
            <w:delText xml:space="preserve"> by 2021</w:delText>
          </w:r>
        </w:del>
      </w:ins>
      <w:ins w:id="1664" w:author="Marc Adrian  Jimenez" w:date="2017-08-16T12:04:00Z">
        <w:del w:id="1665" w:author="Sherine Jane Coronel" w:date="2017-08-30T02:48:00Z">
          <w:r>
            <w:rPr>
              <w:lang w:eastAsia="en-PH"/>
            </w:rPr>
            <w:delText xml:space="preserve">, as predicted by Ericsson Mobility Report. </w:delText>
          </w:r>
        </w:del>
      </w:ins>
      <w:ins w:id="1666" w:author="Marc Adrian  Jimenez" w:date="2017-08-16T12:21:00Z">
        <w:del w:id="1667" w:author="Sherine Jane Coronel" w:date="2017-08-30T02:48:00Z">
          <w:r w:rsidR="004D7A99">
            <w:rPr>
              <w:lang w:eastAsia="en-PH"/>
            </w:rPr>
            <w:delText xml:space="preserve">Factors affecting the booming industry of smartphones are its increasing affordability, partnered with improvements in technology. </w:delText>
          </w:r>
        </w:del>
      </w:ins>
      <w:ins w:id="1668" w:author="Marc Adrian  Jimenez" w:date="2017-08-16T12:06:00Z">
        <w:del w:id="1669" w:author="Sherine Jane Coronel" w:date="2017-08-30T02:48:00Z">
          <w:r>
            <w:rPr>
              <w:lang w:eastAsia="en-PH"/>
            </w:rPr>
            <w:delText>Along with the increasing market of Filipinos in the smartphone industry, mobile data that accompanies it is said to grow faster</w:delText>
          </w:r>
        </w:del>
      </w:ins>
      <w:ins w:id="1670" w:author="Marc Adrian  Jimenez" w:date="2017-08-16T12:07:00Z">
        <w:del w:id="1671" w:author="Sherine Jane Coronel" w:date="2017-08-30T02:48:00Z">
          <w:r>
            <w:rPr>
              <w:lang w:eastAsia="en-PH"/>
            </w:rPr>
            <w:delText xml:space="preserve"> as the percentage of </w:delText>
          </w:r>
        </w:del>
      </w:ins>
      <w:ins w:id="1672" w:author="Marc Adrian  Jimenez" w:date="2017-08-16T12:08:00Z">
        <w:del w:id="1673" w:author="Sherine Jane Coronel" w:date="2017-08-30T02:48:00Z">
          <w:r>
            <w:rPr>
              <w:lang w:eastAsia="en-PH"/>
            </w:rPr>
            <w:delText>4G/</w:delText>
          </w:r>
        </w:del>
      </w:ins>
      <w:ins w:id="1674" w:author="Marc Adrian  Jimenez" w:date="2017-08-21T02:24:00Z">
        <w:del w:id="1675" w:author="Sherine Jane Coronel" w:date="2017-08-30T02:48:00Z">
          <w:r w:rsidR="007F6168">
            <w:rPr>
              <w:lang w:eastAsia="en-PH"/>
            </w:rPr>
            <w:delText>LTE (</w:delText>
          </w:r>
        </w:del>
      </w:ins>
      <w:ins w:id="1676" w:author="Marc Adrian  Jimenez" w:date="2017-08-16T12:08:00Z">
        <w:del w:id="1677" w:author="Sherine Jane Coronel" w:date="2017-08-30T02:48:00Z">
          <w:r>
            <w:rPr>
              <w:lang w:eastAsia="en-PH"/>
            </w:rPr>
            <w:delText xml:space="preserve">long-term evolution) </w:delText>
          </w:r>
        </w:del>
      </w:ins>
      <w:ins w:id="1678" w:author="Marc Adrian  Jimenez" w:date="2017-08-16T12:07:00Z">
        <w:del w:id="1679" w:author="Sherine Jane Coronel" w:date="2017-08-30T02:48:00Z">
          <w:r>
            <w:rPr>
              <w:lang w:eastAsia="en-PH"/>
            </w:rPr>
            <w:delText xml:space="preserve">capable </w:delText>
          </w:r>
        </w:del>
      </w:ins>
      <w:ins w:id="1680" w:author="Marc Adrian  Jimenez" w:date="2017-08-16T12:08:00Z">
        <w:del w:id="1681" w:author="Sherine Jane Coronel" w:date="2017-08-30T02:48:00Z">
          <w:r>
            <w:rPr>
              <w:lang w:eastAsia="en-PH"/>
            </w:rPr>
            <w:delText xml:space="preserve">smartphones will increase from 5 percent in 2016 to 70 percent </w:delText>
          </w:r>
          <w:r w:rsidR="00300794">
            <w:rPr>
              <w:lang w:eastAsia="en-PH"/>
            </w:rPr>
            <w:delText>in 2021</w:delText>
          </w:r>
        </w:del>
      </w:ins>
      <w:ins w:id="1682" w:author="Marc Adrian  Jimenez" w:date="2017-08-16T12:21:00Z">
        <w:del w:id="1683" w:author="Sherine Jane Coronel" w:date="2017-08-30T02:48:00Z">
          <w:r w:rsidR="00300794">
            <w:rPr>
              <w:lang w:eastAsia="en-PH"/>
            </w:rPr>
            <w:delText xml:space="preserve">, </w:delText>
          </w:r>
        </w:del>
      </w:ins>
      <w:ins w:id="1684" w:author="Marc Adrian  Jimenez" w:date="2017-08-16T12:08:00Z">
        <w:del w:id="1685" w:author="Sherine Jane Coronel" w:date="2017-08-30T02:48:00Z">
          <w:r>
            <w:rPr>
              <w:lang w:eastAsia="en-PH"/>
            </w:rPr>
            <w:delText xml:space="preserve">a </w:delText>
          </w:r>
        </w:del>
      </w:ins>
      <w:ins w:id="1686" w:author="Marc Adrian  Jimenez" w:date="2017-08-16T12:22:00Z">
        <w:del w:id="1687" w:author="Sherine Jane Coronel" w:date="2017-08-30T02:48:00Z">
          <w:r w:rsidR="00300794">
            <w:rPr>
              <w:lang w:eastAsia="en-PH"/>
            </w:rPr>
            <w:delText>whopping</w:delText>
          </w:r>
        </w:del>
      </w:ins>
      <w:ins w:id="1688" w:author="Marc Adrian  Jimenez" w:date="2017-08-16T12:21:00Z">
        <w:del w:id="1689" w:author="Sherine Jane Coronel" w:date="2017-08-30T02:48:00Z">
          <w:r w:rsidR="00300794">
            <w:rPr>
              <w:lang w:eastAsia="en-PH"/>
            </w:rPr>
            <w:delText xml:space="preserve"> </w:delText>
          </w:r>
        </w:del>
      </w:ins>
      <w:ins w:id="1690" w:author="Marc Adrian  Jimenez" w:date="2017-08-16T12:08:00Z">
        <w:del w:id="1691" w:author="Sherine Jane Coronel" w:date="2017-08-30T02:48:00Z">
          <w:r>
            <w:rPr>
              <w:lang w:eastAsia="en-PH"/>
            </w:rPr>
            <w:delText>14-fold increase</w:delText>
          </w:r>
        </w:del>
      </w:ins>
      <w:ins w:id="1692" w:author="Marc Adrian  Jimenez" w:date="2017-08-16T12:22:00Z">
        <w:del w:id="1693" w:author="Sherine Jane Coronel" w:date="2017-08-30T02:48:00Z">
          <w:r w:rsidR="00300794">
            <w:rPr>
              <w:lang w:eastAsia="en-PH"/>
            </w:rPr>
            <w:delText xml:space="preserve"> </w:delText>
          </w:r>
        </w:del>
      </w:ins>
      <w:customXmlInsRangeStart w:id="1694" w:author="Marc Adrian  Jimenez" w:date="2017-08-16T12:21:00Z"/>
      <w:customXmlDelRangeStart w:id="1695" w:author="Sherine Jane Coronel" w:date="2017-08-30T02:48:00Z"/>
      <w:sdt>
        <w:sdtPr>
          <w:rPr>
            <w:lang w:eastAsia="en-PH"/>
          </w:rPr>
          <w:id w:val="1343364922"/>
          <w:citation/>
        </w:sdtPr>
        <w:sdtEndPr/>
        <w:sdtContent>
          <w:customXmlInsRangeEnd w:id="1694"/>
          <w:customXmlDelRangeEnd w:id="1695"/>
          <w:ins w:id="1696" w:author="Marc Adrian  Jimenez" w:date="2017-08-16T12:21:00Z">
            <w:del w:id="1697" w:author="Sherine Jane Coronel" w:date="2017-08-30T02:48:00Z">
              <w:r w:rsidR="004D7A99">
                <w:rPr>
                  <w:lang w:eastAsia="en-PH"/>
                </w:rPr>
                <w:fldChar w:fldCharType="begin"/>
              </w:r>
              <w:r w:rsidR="004D7A99">
                <w:rPr>
                  <w:lang w:val="en-PH" w:eastAsia="en-PH"/>
                </w:rPr>
                <w:delInstrText xml:space="preserve"> CITATION Jai16 \l 13321 </w:delInstrText>
              </w:r>
              <w:r w:rsidR="004D7A99">
                <w:rPr>
                  <w:lang w:eastAsia="en-PH"/>
                </w:rPr>
                <w:fldChar w:fldCharType="separate"/>
              </w:r>
            </w:del>
          </w:ins>
          <w:del w:id="1698" w:author="Sherine Jane Coronel" w:date="2017-08-30T02:48:00Z">
            <w:r w:rsidR="00DB5BDA" w:rsidRPr="00DB5BDA">
              <w:rPr>
                <w:noProof/>
                <w:lang w:val="en-PH" w:eastAsia="en-PH"/>
              </w:rPr>
              <w:delText>(Jaio, 2016)</w:delText>
            </w:r>
          </w:del>
          <w:ins w:id="1699" w:author="Marc Adrian  Jimenez" w:date="2017-08-16T12:21:00Z">
            <w:del w:id="1700" w:author="Sherine Jane Coronel" w:date="2017-08-30T02:48:00Z">
              <w:r w:rsidR="004D7A99">
                <w:rPr>
                  <w:lang w:eastAsia="en-PH"/>
                </w:rPr>
                <w:fldChar w:fldCharType="end"/>
              </w:r>
            </w:del>
          </w:ins>
          <w:customXmlInsRangeStart w:id="1701" w:author="Marc Adrian  Jimenez" w:date="2017-08-16T12:21:00Z"/>
          <w:customXmlDelRangeStart w:id="1702" w:author="Sherine Jane Coronel" w:date="2017-08-30T02:48:00Z"/>
        </w:sdtContent>
      </w:sdt>
      <w:customXmlInsRangeEnd w:id="1701"/>
      <w:customXmlDelRangeEnd w:id="1702"/>
      <w:ins w:id="1703" w:author="Marc Adrian  Jimenez" w:date="2017-08-16T12:10:00Z">
        <w:del w:id="1704" w:author="Sherine Jane Coronel" w:date="2017-08-30T02:48:00Z">
          <w:r w:rsidR="001A7D50">
            <w:rPr>
              <w:lang w:eastAsia="en-PH"/>
            </w:rPr>
            <w:delText xml:space="preserve">. </w:delText>
          </w:r>
        </w:del>
      </w:ins>
      <w:ins w:id="1705" w:author="Marc Adrian  Jimenez" w:date="2017-08-16T12:22:00Z">
        <w:del w:id="1706" w:author="Sherine Jane Coronel" w:date="2017-08-30T02:48:00Z">
          <w:r w:rsidR="00300794">
            <w:rPr>
              <w:lang w:eastAsia="en-PH"/>
            </w:rPr>
            <w:delText xml:space="preserve">In the </w:delText>
          </w:r>
        </w:del>
      </w:ins>
      <w:ins w:id="1707" w:author="Marc Adrian  Jimenez" w:date="2017-08-21T02:24:00Z">
        <w:del w:id="1708" w:author="Sherine Jane Coronel" w:date="2017-08-30T02:48:00Z">
          <w:r w:rsidR="007F6168">
            <w:rPr>
              <w:lang w:eastAsia="en-PH"/>
            </w:rPr>
            <w:delText>Philippines,</w:delText>
          </w:r>
        </w:del>
      </w:ins>
      <w:ins w:id="1709" w:author="Marc Adrian  Jimenez" w:date="2017-08-16T12:22:00Z">
        <w:del w:id="1710" w:author="Sherine Jane Coronel" w:date="2017-08-30T02:48:00Z">
          <w:r w:rsidR="00300794">
            <w:rPr>
              <w:lang w:eastAsia="en-PH"/>
            </w:rPr>
            <w:delText xml:space="preserve"> as of 2016, </w:delText>
          </w:r>
        </w:del>
      </w:ins>
      <w:ins w:id="1711" w:author="Marc Adrian  Jimenez" w:date="2017-08-16T12:29:00Z">
        <w:del w:id="1712" w:author="Sherine Jane Coronel" w:date="2017-08-30T02:48:00Z">
          <w:r w:rsidR="00300794">
            <w:rPr>
              <w:lang w:eastAsia="en-PH"/>
            </w:rPr>
            <w:delText xml:space="preserve">the quantity of internet </w:delText>
          </w:r>
        </w:del>
      </w:ins>
      <w:ins w:id="1713" w:author="Marc Adrian  Jimenez" w:date="2017-08-16T12:30:00Z">
        <w:del w:id="1714" w:author="Sherine Jane Coronel" w:date="2017-08-30T02:48:00Z">
          <w:r w:rsidR="00300794">
            <w:rPr>
              <w:lang w:eastAsia="en-PH"/>
            </w:rPr>
            <w:delText>u</w:delText>
          </w:r>
        </w:del>
      </w:ins>
      <w:ins w:id="1715" w:author="Marc Adrian  Jimenez" w:date="2017-08-16T12:29:00Z">
        <w:del w:id="1716" w:author="Sherine Jane Coronel" w:date="2017-08-30T02:48:00Z">
          <w:r w:rsidR="00300794">
            <w:rPr>
              <w:lang w:eastAsia="en-PH"/>
            </w:rPr>
            <w:delText xml:space="preserve">sers </w:delText>
          </w:r>
        </w:del>
      </w:ins>
      <w:ins w:id="1717" w:author="Marc Adrian  Jimenez" w:date="2017-08-16T12:30:00Z">
        <w:del w:id="1718" w:author="Sherine Jane Coronel" w:date="2017-08-30T02:48:00Z">
          <w:r w:rsidR="00300794">
            <w:rPr>
              <w:lang w:eastAsia="en-PH"/>
            </w:rPr>
            <w:delText xml:space="preserve">already reached </w:delText>
          </w:r>
        </w:del>
      </w:ins>
      <w:ins w:id="1719" w:author="Marc Adrian  Jimenez" w:date="2017-08-16T12:31:00Z">
        <w:del w:id="1720" w:author="Sherine Jane Coronel" w:date="2017-08-30T02:48:00Z">
          <w:r w:rsidR="00300794">
            <w:rPr>
              <w:lang w:eastAsia="en-PH"/>
            </w:rPr>
            <w:delText xml:space="preserve">around </w:delText>
          </w:r>
        </w:del>
      </w:ins>
      <w:ins w:id="1721" w:author="Marc Adrian  Jimenez" w:date="2017-08-16T12:30:00Z">
        <w:del w:id="1722" w:author="Sherine Jane Coronel" w:date="2017-08-30T02:48:00Z">
          <w:r w:rsidR="00300794">
            <w:rPr>
              <w:lang w:eastAsia="en-PH"/>
            </w:rPr>
            <w:delText>60 percent of the total population</w:delText>
          </w:r>
        </w:del>
      </w:ins>
      <w:ins w:id="1723" w:author="Marc Adrian  Jimenez" w:date="2017-08-16T12:31:00Z">
        <w:del w:id="1724" w:author="Sherine Jane Coronel" w:date="2017-08-30T02:48:00Z">
          <w:r w:rsidR="00300794">
            <w:rPr>
              <w:lang w:eastAsia="en-PH"/>
            </w:rPr>
            <w:delText>, which is higher than the global internet penetration rate</w:delText>
          </w:r>
        </w:del>
      </w:ins>
      <w:ins w:id="1725" w:author="Marc Adrian  Jimenez" w:date="2017-08-16T12:32:00Z">
        <w:del w:id="1726" w:author="Sherine Jane Coronel" w:date="2017-08-30T02:48:00Z">
          <w:r w:rsidR="00300794">
            <w:rPr>
              <w:lang w:eastAsia="en-PH"/>
            </w:rPr>
            <w:delText xml:space="preserve"> by 10 percent</w:delText>
          </w:r>
        </w:del>
      </w:ins>
      <w:ins w:id="1727" w:author="Marc Adrian  Jimenez" w:date="2017-08-16T12:33:00Z">
        <w:del w:id="1728" w:author="Sherine Jane Coronel" w:date="2017-08-30T02:48:00Z">
          <w:r w:rsidR="00612F5F">
            <w:rPr>
              <w:lang w:eastAsia="en-PH"/>
            </w:rPr>
            <w:delText xml:space="preserve"> </w:delText>
          </w:r>
        </w:del>
      </w:ins>
      <w:customXmlInsRangeStart w:id="1729" w:author="Marc Adrian  Jimenez" w:date="2017-08-16T12:34:00Z"/>
      <w:customXmlDelRangeStart w:id="1730" w:author="Sherine Jane Coronel" w:date="2017-08-30T02:48:00Z"/>
      <w:sdt>
        <w:sdtPr>
          <w:rPr>
            <w:lang w:eastAsia="en-PH"/>
          </w:rPr>
          <w:id w:val="-430980201"/>
          <w:citation/>
        </w:sdtPr>
        <w:sdtEndPr/>
        <w:sdtContent>
          <w:customXmlInsRangeEnd w:id="1729"/>
          <w:customXmlDelRangeEnd w:id="1730"/>
          <w:ins w:id="1731" w:author="Marc Adrian  Jimenez" w:date="2017-08-16T12:34:00Z">
            <w:del w:id="1732" w:author="Sherine Jane Coronel" w:date="2017-08-30T02:48:00Z">
              <w:r w:rsidR="00612F5F">
                <w:rPr>
                  <w:lang w:eastAsia="en-PH"/>
                </w:rPr>
                <w:fldChar w:fldCharType="begin"/>
              </w:r>
              <w:r w:rsidR="00612F5F">
                <w:rPr>
                  <w:lang w:val="en-PH" w:eastAsia="en-PH"/>
                </w:rPr>
                <w:delInstrText xml:space="preserve"> CITATION Sub17 \l 13321 </w:delInstrText>
              </w:r>
            </w:del>
          </w:ins>
          <w:del w:id="1733" w:author="Sherine Jane Coronel" w:date="2017-08-30T02:48:00Z">
            <w:r w:rsidR="00612F5F">
              <w:rPr>
                <w:lang w:eastAsia="en-PH"/>
              </w:rPr>
              <w:fldChar w:fldCharType="separate"/>
            </w:r>
            <w:r w:rsidR="00DB5BDA" w:rsidRPr="00DB5BDA">
              <w:rPr>
                <w:noProof/>
                <w:lang w:val="en-PH" w:eastAsia="en-PH"/>
              </w:rPr>
              <w:delText>(Subido, 2017)</w:delText>
            </w:r>
          </w:del>
          <w:ins w:id="1734" w:author="Marc Adrian  Jimenez" w:date="2017-08-16T12:34:00Z">
            <w:del w:id="1735" w:author="Sherine Jane Coronel" w:date="2017-08-30T02:48:00Z">
              <w:r w:rsidR="00612F5F">
                <w:rPr>
                  <w:lang w:eastAsia="en-PH"/>
                </w:rPr>
                <w:fldChar w:fldCharType="end"/>
              </w:r>
            </w:del>
          </w:ins>
          <w:customXmlInsRangeStart w:id="1736" w:author="Marc Adrian  Jimenez" w:date="2017-08-16T12:34:00Z"/>
          <w:customXmlDelRangeStart w:id="1737" w:author="Sherine Jane Coronel" w:date="2017-08-30T02:48:00Z"/>
        </w:sdtContent>
      </w:sdt>
      <w:customXmlInsRangeEnd w:id="1736"/>
      <w:customXmlDelRangeEnd w:id="1737"/>
      <w:ins w:id="1738" w:author="Marc Adrian  Jimenez" w:date="2017-08-16T12:32:00Z">
        <w:del w:id="1739" w:author="Sherine Jane Coronel" w:date="2017-08-30T02:48:00Z">
          <w:r w:rsidR="00300794">
            <w:rPr>
              <w:lang w:eastAsia="en-PH"/>
            </w:rPr>
            <w:delText>.</w:delText>
          </w:r>
        </w:del>
      </w:ins>
      <w:del w:id="1740" w:author="Sherine Jane Coronel" w:date="2017-08-30T02:48:00Z">
        <w:r w:rsidR="009854B0" w:rsidDel="00885579">
          <w:rPr>
            <w:lang w:eastAsia="en-PH"/>
          </w:rPr>
          <w:delText xml:space="preserve"> </w:delText>
        </w:r>
      </w:del>
    </w:p>
    <w:p w14:paraId="64001C93" w14:textId="2C4D9B89" w:rsidR="00B96168" w:rsidRDefault="00B96168">
      <w:pPr>
        <w:ind w:left="792" w:firstLine="648"/>
        <w:rPr>
          <w:lang w:eastAsia="en-PH"/>
        </w:rPr>
        <w:pPrChange w:id="1741" w:author="Joey Bernadette Dela Cruz" w:date="2017-08-30T13:07:00Z">
          <w:pPr>
            <w:ind w:left="792"/>
          </w:pPr>
        </w:pPrChange>
      </w:pPr>
      <w:ins w:id="1742" w:author="Marc Adrian  Jimenez" w:date="2017-08-16T08:35:00Z">
        <w:del w:id="1743" w:author="Joey Bernadette Dela Cruz" w:date="2017-08-30T12:30:00Z">
          <w:r>
            <w:rPr>
              <w:lang w:eastAsia="en-PH"/>
            </w:rPr>
            <w:tab/>
          </w:r>
        </w:del>
      </w:ins>
      <w:ins w:id="1744" w:author="Marc Adrian  Jimenez" w:date="2017-08-16T08:39:00Z">
        <w:r w:rsidR="00534DA3">
          <w:rPr>
            <w:lang w:eastAsia="en-PH"/>
          </w:rPr>
          <w:t>The most common text-input devices in a smartphone is a virtual keyboard</w:t>
        </w:r>
      </w:ins>
      <w:ins w:id="1745" w:author="Marc Adrian  Jimenez" w:date="2017-08-16T08:40:00Z">
        <w:r w:rsidR="00534DA3">
          <w:rPr>
            <w:lang w:eastAsia="en-PH"/>
          </w:rPr>
          <w:t>. Commercial models such as SwiftKey, Fleksy,</w:t>
        </w:r>
      </w:ins>
      <w:ins w:id="1746" w:author="Marc Adrian  Jimenez" w:date="2017-08-16T08:41:00Z">
        <w:r w:rsidR="00534DA3">
          <w:rPr>
            <w:lang w:eastAsia="en-PH"/>
          </w:rPr>
          <w:t xml:space="preserve"> and Gboard achieves millions of downloads in the AppStore and Google </w:t>
        </w:r>
      </w:ins>
      <w:ins w:id="1747" w:author="Marc Adrian  Jimenez" w:date="2017-08-30T13:35:00Z">
        <w:r w:rsidR="00DE1F1E">
          <w:rPr>
            <w:lang w:eastAsia="en-PH"/>
          </w:rPr>
          <w:t>Play Store</w:t>
        </w:r>
      </w:ins>
      <w:ins w:id="1748" w:author="Marc Adrian  Jimenez" w:date="2017-08-16T08:44:00Z">
        <w:r w:rsidR="00461CD7">
          <w:rPr>
            <w:lang w:eastAsia="en-PH"/>
          </w:rPr>
          <w:t xml:space="preserve">. </w:t>
        </w:r>
      </w:ins>
      <w:ins w:id="1749" w:author="Marc Adrian  Jimenez" w:date="2017-08-16T08:45:00Z">
        <w:r w:rsidR="00AB16F0">
          <w:rPr>
            <w:lang w:eastAsia="en-PH"/>
          </w:rPr>
          <w:t xml:space="preserve">These virtual keyboards </w:t>
        </w:r>
      </w:ins>
      <w:ins w:id="1750" w:author="Marc Adrian  Jimenez" w:date="2017-08-16T11:09:00Z">
        <w:r w:rsidR="001D0256">
          <w:rPr>
            <w:lang w:eastAsia="en-PH"/>
          </w:rPr>
          <w:t>support</w:t>
        </w:r>
      </w:ins>
      <w:ins w:id="1751" w:author="Marc Adrian  Jimenez" w:date="2017-08-16T08:45:00Z">
        <w:r w:rsidR="00AB16F0">
          <w:rPr>
            <w:lang w:eastAsia="en-PH"/>
          </w:rPr>
          <w:t xml:space="preserve"> functionalities such as </w:t>
        </w:r>
      </w:ins>
      <w:ins w:id="1752" w:author="Marc Adrian  Jimenez" w:date="2017-08-16T08:47:00Z">
        <w:r w:rsidR="007D1BEF">
          <w:rPr>
            <w:lang w:eastAsia="en-PH"/>
          </w:rPr>
          <w:t xml:space="preserve">glide typing, </w:t>
        </w:r>
      </w:ins>
      <w:ins w:id="1753" w:author="Marc Adrian  Jimenez" w:date="2017-08-16T08:45:00Z">
        <w:r w:rsidR="00AB16F0">
          <w:rPr>
            <w:lang w:eastAsia="en-PH"/>
          </w:rPr>
          <w:t>auto-correction, word prediction</w:t>
        </w:r>
      </w:ins>
      <w:ins w:id="1754" w:author="Marc Adrian  Jimenez" w:date="2017-08-16T08:47:00Z">
        <w:r w:rsidR="00851E40">
          <w:rPr>
            <w:lang w:eastAsia="en-PH"/>
          </w:rPr>
          <w:t>,</w:t>
        </w:r>
      </w:ins>
      <w:ins w:id="1755" w:author="Marc Adrian  Jimenez" w:date="2017-08-16T08:45:00Z">
        <w:r w:rsidR="00AB16F0">
          <w:rPr>
            <w:lang w:eastAsia="en-PH"/>
          </w:rPr>
          <w:t xml:space="preserve"> and voice typing</w:t>
        </w:r>
      </w:ins>
      <w:ins w:id="1756" w:author="Marc Adrian  Jimenez" w:date="2017-08-16T08:47:00Z">
        <w:r w:rsidR="00BD71A2">
          <w:rPr>
            <w:lang w:eastAsia="en-PH"/>
          </w:rPr>
          <w:t xml:space="preserve"> </w:t>
        </w:r>
        <w:r w:rsidR="00A40C81">
          <w:rPr>
            <w:lang w:eastAsia="en-PH"/>
          </w:rPr>
          <w:t>which</w:t>
        </w:r>
      </w:ins>
      <w:ins w:id="1757" w:author="Marc Adrian  Jimenez" w:date="2017-08-16T08:49:00Z">
        <w:r w:rsidR="00A40C81">
          <w:rPr>
            <w:lang w:eastAsia="en-PH"/>
          </w:rPr>
          <w:t xml:space="preserve"> helped different users increases their typing accuracy</w:t>
        </w:r>
      </w:ins>
      <w:ins w:id="1758" w:author="Marc Adrian  Jimenez" w:date="2017-08-16T08:45:00Z">
        <w:r w:rsidR="00AB16F0">
          <w:rPr>
            <w:lang w:eastAsia="en-PH"/>
          </w:rPr>
          <w:t>.</w:t>
        </w:r>
      </w:ins>
    </w:p>
    <w:p w14:paraId="1EB4A8FF" w14:textId="1838E68C" w:rsidR="00954946" w:rsidDel="006D1104" w:rsidRDefault="00E7451D" w:rsidP="00345F1A">
      <w:pPr>
        <w:ind w:left="792"/>
        <w:rPr>
          <w:del w:id="1759" w:author="Marc Adrian  Jimenez" w:date="2017-08-16T18:52:00Z"/>
          <w:lang w:eastAsia="en-PH"/>
        </w:rPr>
      </w:pPr>
      <w:ins w:id="1760" w:author="Marc Adrian  Jimenez" w:date="2017-08-16T11:18:00Z">
        <w:r>
          <w:rPr>
            <w:lang w:eastAsia="en-PH"/>
          </w:rPr>
          <w:tab/>
        </w:r>
      </w:ins>
      <w:ins w:id="1761" w:author="Sherine Jane Coronel" w:date="2017-08-30T02:49:00Z">
        <w:r w:rsidR="00034C82">
          <w:rPr>
            <w:lang w:eastAsia="en-PH"/>
          </w:rPr>
          <w:t xml:space="preserve">In addition, </w:t>
        </w:r>
      </w:ins>
      <w:ins w:id="1762" w:author="Marc Adrian  Jimenez" w:date="2017-08-16T16:11:00Z">
        <w:del w:id="1763" w:author="Sherine Jane Coronel" w:date="2017-08-30T02:49:00Z">
          <w:r w:rsidR="00C07569">
            <w:rPr>
              <w:lang w:eastAsia="en-PH"/>
            </w:rPr>
            <w:delText>T</w:delText>
          </w:r>
        </w:del>
        <w:del w:id="1764" w:author="Sherine Jane Coronel" w:date="2017-08-30T02:50:00Z">
          <w:r w:rsidR="00C07569">
            <w:rPr>
              <w:lang w:eastAsia="en-PH"/>
            </w:rPr>
            <w:delText>ext messag</w:delText>
          </w:r>
        </w:del>
      </w:ins>
      <w:ins w:id="1765" w:author="Marc Adrian  Jimenez" w:date="2017-08-16T16:46:00Z">
        <w:del w:id="1766" w:author="Sherine Jane Coronel" w:date="2017-08-30T02:50:00Z">
          <w:r w:rsidR="00C07569">
            <w:rPr>
              <w:lang w:eastAsia="en-PH"/>
            </w:rPr>
            <w:delText xml:space="preserve">es, also known as </w:delText>
          </w:r>
        </w:del>
        <w:r w:rsidR="00C07569">
          <w:rPr>
            <w:lang w:eastAsia="en-PH"/>
          </w:rPr>
          <w:t>SMS (Short Message Service)</w:t>
        </w:r>
      </w:ins>
      <w:ins w:id="1767" w:author="Sherine Jane Coronel" w:date="2017-08-30T02:50:00Z">
        <w:r w:rsidR="00120A52">
          <w:rPr>
            <w:lang w:eastAsia="en-PH"/>
          </w:rPr>
          <w:t xml:space="preserve"> </w:t>
        </w:r>
        <w:r w:rsidR="00034C82">
          <w:rPr>
            <w:lang w:eastAsia="en-PH"/>
          </w:rPr>
          <w:t>which</w:t>
        </w:r>
      </w:ins>
      <w:ins w:id="1768" w:author="Marc Adrian  Jimenez" w:date="2017-08-16T16:11:00Z">
        <w:r w:rsidR="00120A52">
          <w:rPr>
            <w:lang w:eastAsia="en-PH"/>
          </w:rPr>
          <w:t xml:space="preserve"> refers to the</w:t>
        </w:r>
      </w:ins>
      <w:ins w:id="1769" w:author="Marc Adrian  Jimenez" w:date="2017-08-16T16:12:00Z">
        <w:r w:rsidR="00DC6683">
          <w:rPr>
            <w:lang w:eastAsia="en-PH"/>
          </w:rPr>
          <w:t xml:space="preserve"> exchanging</w:t>
        </w:r>
      </w:ins>
      <w:ins w:id="1770" w:author="Marc Adrian  Jimenez" w:date="2017-08-16T16:11:00Z">
        <w:r w:rsidR="00DC6683">
          <w:rPr>
            <w:lang w:eastAsia="en-PH"/>
          </w:rPr>
          <w:t xml:space="preserve"> of compos</w:t>
        </w:r>
      </w:ins>
      <w:ins w:id="1771" w:author="Marc Adrian  Jimenez" w:date="2017-08-16T16:12:00Z">
        <w:r w:rsidR="00DC6683">
          <w:rPr>
            <w:lang w:eastAsia="en-PH"/>
          </w:rPr>
          <w:t>ed</w:t>
        </w:r>
      </w:ins>
      <w:ins w:id="1772" w:author="Marc Adrian  Jimenez" w:date="2017-08-16T16:11:00Z">
        <w:r w:rsidR="00DC6683">
          <w:rPr>
            <w:lang w:eastAsia="en-PH"/>
          </w:rPr>
          <w:t xml:space="preserve"> short character based messages (1</w:t>
        </w:r>
      </w:ins>
      <w:ins w:id="1773" w:author="Marc Adrian  Jimenez" w:date="2017-08-16T16:12:00Z">
        <w:r w:rsidR="00DC6683">
          <w:rPr>
            <w:lang w:eastAsia="en-PH"/>
          </w:rPr>
          <w:t>60 characters) to another mobile phone subscr</w:t>
        </w:r>
        <w:r w:rsidR="00C07569">
          <w:rPr>
            <w:lang w:eastAsia="en-PH"/>
          </w:rPr>
          <w:t>iber</w:t>
        </w:r>
      </w:ins>
      <w:ins w:id="1774" w:author="Sherine Jane Coronel" w:date="2017-08-30T02:51:00Z">
        <w:r w:rsidR="00034C82">
          <w:rPr>
            <w:lang w:eastAsia="en-PH"/>
          </w:rPr>
          <w:t>,</w:t>
        </w:r>
      </w:ins>
      <w:ins w:id="1775" w:author="Marc Adrian  Jimenez" w:date="2017-08-16T16:12:00Z">
        <w:del w:id="1776" w:author="Sherine Jane Coronel" w:date="2017-08-30T02:51:00Z">
          <w:r w:rsidR="00C07569">
            <w:rPr>
              <w:lang w:eastAsia="en-PH"/>
            </w:rPr>
            <w:delText xml:space="preserve">. </w:delText>
          </w:r>
        </w:del>
      </w:ins>
      <w:ins w:id="1777" w:author="Marc Adrian  Jimenez" w:date="2017-08-16T16:43:00Z">
        <w:del w:id="1778" w:author="Sherine Jane Coronel" w:date="2017-08-30T02:51:00Z">
          <w:r w:rsidR="00C07569">
            <w:rPr>
              <w:lang w:eastAsia="en-PH"/>
            </w:rPr>
            <w:delText>Texting</w:delText>
          </w:r>
        </w:del>
      </w:ins>
      <w:ins w:id="1779" w:author="Marc Adrian  Jimenez" w:date="2017-08-16T16:12:00Z">
        <w:r w:rsidR="00DC6683">
          <w:rPr>
            <w:lang w:eastAsia="en-PH"/>
          </w:rPr>
          <w:t xml:space="preserve"> is the </w:t>
        </w:r>
      </w:ins>
      <w:ins w:id="1780" w:author="Marc Adrian  Jimenez" w:date="2017-08-16T16:13:00Z">
        <w:r w:rsidR="00DC6683">
          <w:rPr>
            <w:lang w:eastAsia="en-PH"/>
          </w:rPr>
          <w:t xml:space="preserve">most widely used form </w:t>
        </w:r>
      </w:ins>
      <w:ins w:id="1781" w:author="Marc Adrian  Jimenez" w:date="2017-08-16T16:18:00Z">
        <w:r w:rsidR="00DC6683">
          <w:rPr>
            <w:lang w:eastAsia="en-PH"/>
          </w:rPr>
          <w:t xml:space="preserve">of mobile </w:t>
        </w:r>
      </w:ins>
      <w:ins w:id="1782" w:author="Marc Adrian  Jimenez" w:date="2017-08-16T16:22:00Z">
        <w:r w:rsidR="00482E0D">
          <w:rPr>
            <w:lang w:eastAsia="en-PH"/>
          </w:rPr>
          <w:t xml:space="preserve">data service </w:t>
        </w:r>
      </w:ins>
      <w:ins w:id="1783" w:author="Marc Adrian  Jimenez" w:date="2017-08-16T16:18:00Z">
        <w:r w:rsidR="00482E0D">
          <w:rPr>
            <w:lang w:eastAsia="en-PH"/>
          </w:rPr>
          <w:t>up to</w:t>
        </w:r>
        <w:r w:rsidR="00DC6683">
          <w:rPr>
            <w:lang w:eastAsia="en-PH"/>
          </w:rPr>
          <w:t xml:space="preserve"> date</w:t>
        </w:r>
      </w:ins>
      <w:ins w:id="1784" w:author="Marc Adrian  Jimenez" w:date="2017-08-16T16:22:00Z">
        <w:r w:rsidR="00096B24">
          <w:rPr>
            <w:lang w:eastAsia="en-PH"/>
          </w:rPr>
          <w:t>.</w:t>
        </w:r>
      </w:ins>
      <w:ins w:id="1785" w:author="Marc Adrian  Jimenez" w:date="2017-08-16T16:33:00Z">
        <w:r w:rsidR="00096B24">
          <w:rPr>
            <w:lang w:eastAsia="en-PH"/>
          </w:rPr>
          <w:t xml:space="preserve"> </w:t>
        </w:r>
      </w:ins>
      <w:ins w:id="1786" w:author="Sherine Jane Coronel" w:date="2017-08-30T02:40:00Z">
        <w:r w:rsidR="0087368A">
          <w:rPr>
            <w:lang w:eastAsia="en-PH"/>
          </w:rPr>
          <w:t>According to Yeow and Balakrishnan, p</w:t>
        </w:r>
      </w:ins>
      <w:ins w:id="1787" w:author="Marc Adrian  Jimenez" w:date="2017-08-16T16:47:00Z">
        <w:del w:id="1788" w:author="Sherine Jane Coronel" w:date="2017-08-30T02:40:00Z">
          <w:r w:rsidR="00C07569" w:rsidDel="0087368A">
            <w:rPr>
              <w:lang w:eastAsia="en-PH"/>
            </w:rPr>
            <w:delText>P</w:delText>
          </w:r>
        </w:del>
        <w:r w:rsidR="00C07569">
          <w:rPr>
            <w:lang w:eastAsia="en-PH"/>
          </w:rPr>
          <w:t>roblems</w:t>
        </w:r>
      </w:ins>
      <w:ins w:id="1789" w:author="Sherine Jane Coronel" w:date="2017-08-30T02:40:00Z">
        <w:r w:rsidR="0087368A">
          <w:rPr>
            <w:lang w:eastAsia="en-PH"/>
          </w:rPr>
          <w:t xml:space="preserve"> </w:t>
        </w:r>
        <w:del w:id="1790" w:author="Marc Adrian  Jimenez" w:date="2017-08-30T02:41:00Z">
          <w:r w:rsidR="0087368A" w:rsidDel="00362044">
            <w:rPr>
              <w:lang w:eastAsia="en-PH"/>
            </w:rPr>
            <w:delText xml:space="preserve">on </w:delText>
          </w:r>
        </w:del>
      </w:ins>
      <w:ins w:id="1791" w:author="Sherine Jane Coronel" w:date="2017-08-30T02:39:00Z">
        <w:del w:id="1792" w:author="Marc Adrian  Jimenez" w:date="2017-08-30T02:41:00Z">
          <w:r w:rsidR="0087368A" w:rsidDel="00362044">
            <w:rPr>
              <w:lang w:eastAsia="en-PH"/>
            </w:rPr>
            <w:delText>f</w:delText>
          </w:r>
        </w:del>
      </w:ins>
      <w:ins w:id="1793" w:author="Marc Adrian  Jimenez" w:date="2017-08-30T02:41:00Z">
        <w:r w:rsidR="00362044">
          <w:rPr>
            <w:lang w:eastAsia="en-PH"/>
          </w:rPr>
          <w:t>on f</w:t>
        </w:r>
      </w:ins>
      <w:ins w:id="1794" w:author="Marc Adrian  Jimenez" w:date="2017-08-16T16:37:00Z">
        <w:del w:id="1795" w:author="Sherine Jane Coronel" w:date="2017-08-30T02:39:00Z">
          <w:r w:rsidR="00096B24">
            <w:rPr>
              <w:lang w:eastAsia="en-PH"/>
            </w:rPr>
            <w:delText>F</w:delText>
          </w:r>
        </w:del>
        <w:r w:rsidR="00096B24">
          <w:rPr>
            <w:lang w:eastAsia="en-PH"/>
          </w:rPr>
          <w:t xml:space="preserve">urther studies concluded that </w:t>
        </w:r>
      </w:ins>
      <w:commentRangeStart w:id="1796"/>
      <w:del w:id="1797" w:author="Marc Adrian  Jimenez" w:date="2017-08-16T11:18:00Z">
        <w:r w:rsidR="00A20B94" w:rsidDel="00E7451D">
          <w:rPr>
            <w:lang w:eastAsia="en-PH"/>
          </w:rPr>
          <w:delText>As hypothesized by Yeow and Balakrishnan</w:delText>
        </w:r>
        <w:commentRangeEnd w:id="1796"/>
        <w:r w:rsidR="00A20B94" w:rsidDel="00E7451D">
          <w:rPr>
            <w:rStyle w:val="CommentReference"/>
          </w:rPr>
          <w:commentReference w:id="1796"/>
        </w:r>
        <w:r w:rsidR="00A20B94" w:rsidDel="00E7451D">
          <w:rPr>
            <w:lang w:eastAsia="en-PH"/>
          </w:rPr>
          <w:delText>, the</w:delText>
        </w:r>
      </w:del>
      <w:ins w:id="1798" w:author="Marc Adrian  Jimenez" w:date="2017-08-16T16:37:00Z">
        <w:r w:rsidR="00096B24">
          <w:rPr>
            <w:lang w:eastAsia="en-PH"/>
          </w:rPr>
          <w:t>t</w:t>
        </w:r>
      </w:ins>
      <w:ins w:id="1799" w:author="Marc Adrian  Jimenez" w:date="2017-08-16T11:19:00Z">
        <w:r>
          <w:rPr>
            <w:lang w:eastAsia="en-PH"/>
          </w:rPr>
          <w:t>he</w:t>
        </w:r>
      </w:ins>
      <w:r w:rsidR="00A20B94">
        <w:rPr>
          <w:lang w:eastAsia="en-PH"/>
        </w:rPr>
        <w:t xml:space="preserve"> thumb size of the user ha</w:t>
      </w:r>
      <w:ins w:id="1800" w:author="Marc Adrian  Jimenez" w:date="2017-08-30T22:04:00Z">
        <w:r w:rsidR="00C61FF2">
          <w:rPr>
            <w:lang w:eastAsia="en-PH"/>
          </w:rPr>
          <w:t>s</w:t>
        </w:r>
      </w:ins>
      <w:del w:id="1801" w:author="Sherine Jane Coronel" w:date="2017-08-30T02:30:00Z">
        <w:r w:rsidR="00A20B94">
          <w:rPr>
            <w:lang w:eastAsia="en-PH"/>
          </w:rPr>
          <w:delText>s</w:delText>
        </w:r>
      </w:del>
      <w:r w:rsidR="00A20B94">
        <w:rPr>
          <w:lang w:eastAsia="en-PH"/>
        </w:rPr>
        <w:t xml:space="preserve"> a significant effect on </w:t>
      </w:r>
      <w:del w:id="1802" w:author="Sherine Jane Coronel" w:date="2017-08-30T02:40:00Z">
        <w:r w:rsidR="00A20B94">
          <w:rPr>
            <w:lang w:eastAsia="en-PH"/>
          </w:rPr>
          <w:delText xml:space="preserve">his </w:delText>
        </w:r>
      </w:del>
      <w:r w:rsidR="00A20B94">
        <w:rPr>
          <w:lang w:eastAsia="en-PH"/>
        </w:rPr>
        <w:t>mobile phone texting</w:t>
      </w:r>
      <w:ins w:id="1803" w:author="Marc Adrian  Jimenez" w:date="2017-08-16T11:18:00Z">
        <w:r>
          <w:rPr>
            <w:lang w:eastAsia="en-PH"/>
          </w:rPr>
          <w:t xml:space="preserve"> </w:t>
        </w:r>
      </w:ins>
      <w:del w:id="1804" w:author="Marc Adrian  Jimenez" w:date="2017-08-16T11:18:00Z">
        <w:r w:rsidR="00A20B94" w:rsidDel="00E7451D">
          <w:rPr>
            <w:lang w:eastAsia="en-PH"/>
          </w:rPr>
          <w:delText xml:space="preserve"> (typing) </w:delText>
        </w:r>
      </w:del>
      <w:r w:rsidR="00A20B94">
        <w:rPr>
          <w:lang w:eastAsia="en-PH"/>
        </w:rPr>
        <w:t>satisfaction</w:t>
      </w:r>
      <w:ins w:id="1805" w:author="Marc Adrian  Jimenez" w:date="2017-08-30T13:35:00Z">
        <w:r w:rsidR="00DE1F1E" w:rsidRPr="00DE1F1E">
          <w:rPr>
            <w:lang w:eastAsia="en-PH"/>
          </w:rPr>
          <w:t xml:space="preserve"> </w:t>
        </w:r>
      </w:ins>
      <w:customXmlInsRangeStart w:id="1806" w:author="Marc Adrian  Jimenez" w:date="2017-08-30T13:35:00Z"/>
      <w:sdt>
        <w:sdtPr>
          <w:rPr>
            <w:lang w:eastAsia="en-PH"/>
          </w:rPr>
          <w:id w:val="-1064795057"/>
          <w:citation/>
        </w:sdtPr>
        <w:sdtEndPr/>
        <w:sdtContent>
          <w:customXmlInsRangeEnd w:id="1806"/>
          <w:ins w:id="1807" w:author="Marc Adrian  Jimenez" w:date="2017-08-30T13:35:00Z">
            <w:r w:rsidR="00DE1F1E">
              <w:rPr>
                <w:lang w:eastAsia="en-PH"/>
              </w:rPr>
              <w:fldChar w:fldCharType="begin"/>
            </w:r>
            <w:r w:rsidR="00DE1F1E">
              <w:rPr>
                <w:lang w:val="en-PH" w:eastAsia="en-PH"/>
              </w:rPr>
              <w:instrText xml:space="preserve"> CITATION Yeo \l 13321 </w:instrText>
            </w:r>
            <w:r w:rsidR="00DE1F1E">
              <w:rPr>
                <w:lang w:eastAsia="en-PH"/>
              </w:rPr>
              <w:fldChar w:fldCharType="separate"/>
            </w:r>
          </w:ins>
          <w:r w:rsidR="0012650D" w:rsidRPr="0012650D">
            <w:rPr>
              <w:noProof/>
              <w:lang w:val="en-PH" w:eastAsia="en-PH"/>
            </w:rPr>
            <w:t>(Yeow &amp; Balakrishnan)</w:t>
          </w:r>
          <w:ins w:id="1808" w:author="Marc Adrian  Jimenez" w:date="2017-08-30T13:35:00Z">
            <w:r w:rsidR="00DE1F1E">
              <w:rPr>
                <w:lang w:eastAsia="en-PH"/>
              </w:rPr>
              <w:fldChar w:fldCharType="end"/>
            </w:r>
          </w:ins>
          <w:customXmlInsRangeStart w:id="1809" w:author="Marc Adrian  Jimenez" w:date="2017-08-30T13:35:00Z"/>
        </w:sdtContent>
      </w:sdt>
      <w:customXmlInsRangeEnd w:id="1809"/>
      <w:ins w:id="1810" w:author="Marc Adrian  Jimenez" w:date="2017-08-16T11:18:00Z">
        <w:r>
          <w:rPr>
            <w:lang w:eastAsia="en-PH"/>
          </w:rPr>
          <w:t xml:space="preserve">. </w:t>
        </w:r>
      </w:ins>
      <w:customXmlInsRangeStart w:id="1811" w:author="Marc Adrian  Jimenez" w:date="2017-08-16T10:40:00Z"/>
      <w:customXmlDelRangeStart w:id="1812" w:author="Sherine Jane Coronel" w:date="2017-08-30T02:40:00Z"/>
      <w:sdt>
        <w:sdtPr>
          <w:rPr>
            <w:lang w:eastAsia="en-PH"/>
          </w:rPr>
          <w:id w:val="1873110530"/>
          <w:citation/>
        </w:sdtPr>
        <w:sdtEndPr/>
        <w:sdtContent>
          <w:customXmlInsRangeEnd w:id="1811"/>
          <w:customXmlDelRangeEnd w:id="1812"/>
          <w:ins w:id="1813" w:author="Marc Adrian  Jimenez" w:date="2017-08-16T10:40:00Z">
            <w:del w:id="1814" w:author="Sherine Jane Coronel" w:date="2017-08-30T02:40:00Z">
              <w:r w:rsidR="008A0A5A">
                <w:rPr>
                  <w:lang w:eastAsia="en-PH"/>
                </w:rPr>
                <w:fldChar w:fldCharType="begin"/>
              </w:r>
              <w:r w:rsidR="008A0A5A">
                <w:rPr>
                  <w:lang w:val="en-PH" w:eastAsia="en-PH"/>
                </w:rPr>
                <w:delInstrText xml:space="preserve"> CITATION Yeo \l 13321 </w:delInstrText>
              </w:r>
            </w:del>
          </w:ins>
          <w:del w:id="1815" w:author="Sherine Jane Coronel" w:date="2017-08-30T02:40:00Z">
            <w:r w:rsidR="008A0A5A">
              <w:rPr>
                <w:lang w:eastAsia="en-PH"/>
              </w:rPr>
              <w:fldChar w:fldCharType="separate"/>
            </w:r>
            <w:r w:rsidR="00DB5BDA" w:rsidRPr="00DB5BDA">
              <w:rPr>
                <w:noProof/>
                <w:lang w:val="en-PH" w:eastAsia="en-PH"/>
              </w:rPr>
              <w:delText>(Yeow &amp; Balakrishnan)</w:delText>
            </w:r>
          </w:del>
          <w:ins w:id="1816" w:author="Marc Adrian  Jimenez" w:date="2017-08-16T10:40:00Z">
            <w:del w:id="1817" w:author="Sherine Jane Coronel" w:date="2017-08-30T02:40:00Z">
              <w:r w:rsidR="008A0A5A">
                <w:rPr>
                  <w:lang w:eastAsia="en-PH"/>
                </w:rPr>
                <w:fldChar w:fldCharType="end"/>
              </w:r>
            </w:del>
          </w:ins>
          <w:customXmlInsRangeStart w:id="1818" w:author="Marc Adrian  Jimenez" w:date="2017-08-16T10:40:00Z"/>
          <w:customXmlDelRangeStart w:id="1819" w:author="Sherine Jane Coronel" w:date="2017-08-30T02:40:00Z"/>
        </w:sdtContent>
      </w:sdt>
      <w:customXmlInsRangeEnd w:id="1818"/>
      <w:customXmlDelRangeEnd w:id="1819"/>
      <w:del w:id="1820" w:author="Sherine Jane Coronel" w:date="2017-08-30T02:40:00Z">
        <w:r w:rsidR="00A20B94">
          <w:rPr>
            <w:lang w:eastAsia="en-PH"/>
          </w:rPr>
          <w:delText>.</w:delText>
        </w:r>
      </w:del>
      <w:ins w:id="1821" w:author="Marc Adrian  Jimenez" w:date="2017-08-16T08:31:00Z">
        <w:del w:id="1822" w:author="Sherine Jane Coronel" w:date="2017-08-30T02:40:00Z">
          <w:r w:rsidR="00B96168">
            <w:rPr>
              <w:lang w:eastAsia="en-PH"/>
            </w:rPr>
            <w:delText xml:space="preserve"> </w:delText>
          </w:r>
        </w:del>
      </w:ins>
    </w:p>
    <w:p w14:paraId="0C399194" w14:textId="77777777" w:rsidR="006D1104" w:rsidRDefault="006D1104" w:rsidP="00DF17DD">
      <w:pPr>
        <w:ind w:left="792"/>
        <w:rPr>
          <w:ins w:id="1823" w:author="Marc Adrian  Jimenez" w:date="2017-08-16T18:52:00Z"/>
          <w:lang w:eastAsia="en-PH"/>
        </w:rPr>
      </w:pPr>
    </w:p>
    <w:p w14:paraId="5906CF82" w14:textId="0D08BD57" w:rsidR="0017294E" w:rsidRPr="00345F1A" w:rsidDel="00E26DC8" w:rsidRDefault="00954946">
      <w:pPr>
        <w:pStyle w:val="11"/>
        <w:numPr>
          <w:ilvl w:val="0"/>
          <w:numId w:val="0"/>
        </w:numPr>
        <w:ind w:left="792" w:hanging="432"/>
        <w:rPr>
          <w:del w:id="1824" w:author="Marc Adrian  Jimenez" w:date="2017-08-30T14:43:00Z"/>
        </w:rPr>
        <w:pPrChange w:id="1825" w:author="Marc Adrian  Jimenez" w:date="2017-08-30T12:22:00Z">
          <w:pPr>
            <w:ind w:left="792"/>
          </w:pPr>
        </w:pPrChange>
      </w:pPr>
      <w:del w:id="1826" w:author="Marc Adrian  Jimenez" w:date="2017-08-16T18:52:00Z">
        <w:r w:rsidDel="006D1104">
          <w:delText xml:space="preserve">In the analysis of different  </w:delText>
        </w:r>
        <w:commentRangeStart w:id="1827"/>
      </w:del>
      <w:customXmlDelRangeStart w:id="1828" w:author="Marc Adrian  Jimenez" w:date="2017-08-16T18:52:00Z"/>
      <w:sdt>
        <w:sdtPr>
          <w:id w:val="1150331883"/>
          <w:citation/>
        </w:sdtPr>
        <w:sdtEndPr/>
        <w:sdtContent>
          <w:customXmlDelRangeEnd w:id="1828"/>
          <w:del w:id="1829" w:author="Marc Adrian  Jimenez" w:date="2017-08-16T18:52:00Z">
            <w:r w:rsidDel="006D1104">
              <w:fldChar w:fldCharType="begin"/>
            </w:r>
            <w:r w:rsidDel="006D1104">
              <w:rPr>
                <w:lang w:val="en-PH"/>
              </w:rPr>
              <w:delInstrText xml:space="preserve">CITATION Vel15 \l 13321 </w:delInstrText>
            </w:r>
            <w:r w:rsidDel="006D1104">
              <w:fldChar w:fldCharType="separate"/>
            </w:r>
            <w:r w:rsidR="00365EA5" w:rsidRPr="00365EA5" w:rsidDel="006D1104">
              <w:rPr>
                <w:lang w:val="en-PH"/>
              </w:rPr>
              <w:delText>(Vertanen, Memmi, Emge, Reyal, &amp; Kristensson, 2015)</w:delText>
            </w:r>
            <w:r w:rsidDel="006D1104">
              <w:fldChar w:fldCharType="end"/>
            </w:r>
          </w:del>
          <w:customXmlDelRangeStart w:id="1830" w:author="Marc Adrian  Jimenez" w:date="2017-08-16T18:52:00Z"/>
        </w:sdtContent>
      </w:sdt>
      <w:customXmlDelRangeEnd w:id="1830"/>
      <w:commentRangeEnd w:id="1827"/>
      <w:del w:id="1831" w:author="Marc Adrian  Jimenez" w:date="2017-08-16T18:52:00Z">
        <w:r w:rsidDel="006D1104">
          <w:rPr>
            <w:rStyle w:val="CommentReference"/>
          </w:rPr>
          <w:commentReference w:id="1827"/>
        </w:r>
      </w:del>
      <w:bookmarkStart w:id="1832" w:name="_Toc489875005"/>
      <w:bookmarkStart w:id="1833" w:name="_Toc490416355"/>
      <w:bookmarkStart w:id="1834" w:name="_Toc490434777"/>
      <w:bookmarkStart w:id="1835" w:name="_Toc490539403"/>
      <w:bookmarkStart w:id="1836" w:name="_Toc490539544"/>
      <w:bookmarkStart w:id="1837" w:name="_Toc491861806"/>
      <w:bookmarkStart w:id="1838" w:name="_Toc491862160"/>
      <w:bookmarkStart w:id="1839" w:name="_Toc491862278"/>
      <w:bookmarkStart w:id="1840" w:name="_Toc491862457"/>
      <w:bookmarkStart w:id="1841" w:name="_Toc491862546"/>
      <w:bookmarkStart w:id="1842" w:name="_Toc491862661"/>
      <w:bookmarkStart w:id="1843" w:name="_Toc491862775"/>
      <w:bookmarkStart w:id="1844" w:name="_Toc491862685"/>
      <w:bookmarkStart w:id="1845" w:name="_Toc491862930"/>
      <w:bookmarkStart w:id="1846" w:name="_Toc491863259"/>
      <w:bookmarkStart w:id="1847" w:name="_Toc491863664"/>
      <w:bookmarkStart w:id="1848" w:name="_Toc491865869"/>
      <w:bookmarkStart w:id="1849" w:name="_Toc491864423"/>
      <w:bookmarkStart w:id="1850" w:name="_Toc491866470"/>
      <w:bookmarkStart w:id="1851" w:name="_Toc491868065"/>
      <w:bookmarkStart w:id="1852" w:name="_Toc491868213"/>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420AFDF0" w14:textId="7F4CF4F9" w:rsidR="00150F42" w:rsidRPr="008C7FF2" w:rsidDel="00E26DC8" w:rsidRDefault="00150F42">
      <w:pPr>
        <w:pStyle w:val="11"/>
        <w:numPr>
          <w:ilvl w:val="0"/>
          <w:numId w:val="0"/>
        </w:numPr>
        <w:ind w:left="792" w:hanging="432"/>
        <w:rPr>
          <w:del w:id="1853" w:author="Marc Adrian  Jimenez" w:date="2017-08-30T14:43:00Z"/>
        </w:rPr>
        <w:pPrChange w:id="1854" w:author="Marc Adrian  Jimenez" w:date="2017-08-30T12:22:00Z">
          <w:pPr>
            <w:pStyle w:val="11"/>
          </w:pPr>
        </w:pPrChange>
      </w:pPr>
      <w:bookmarkStart w:id="1855" w:name="_Toc490566119"/>
      <w:bookmarkStart w:id="1856" w:name="_Toc490593534"/>
      <w:bookmarkStart w:id="1857" w:name="_Toc490717654"/>
      <w:bookmarkStart w:id="1858" w:name="_Toc490717763"/>
      <w:bookmarkStart w:id="1859" w:name="_Toc490718112"/>
      <w:bookmarkStart w:id="1860" w:name="_Toc490718378"/>
      <w:bookmarkStart w:id="1861" w:name="_Toc490718484"/>
      <w:bookmarkStart w:id="1862" w:name="_Toc490718613"/>
      <w:bookmarkStart w:id="1863" w:name="_Toc490718725"/>
      <w:bookmarkStart w:id="1864" w:name="_Toc490719177"/>
      <w:bookmarkStart w:id="1865" w:name="_Toc490719289"/>
      <w:bookmarkStart w:id="1866" w:name="_Toc490719402"/>
      <w:bookmarkStart w:id="1867" w:name="_Toc490719515"/>
      <w:bookmarkStart w:id="1868" w:name="_Toc490719689"/>
      <w:bookmarkStart w:id="1869" w:name="_Toc490719798"/>
      <w:bookmarkStart w:id="1870" w:name="_Toc490719907"/>
      <w:bookmarkStart w:id="1871" w:name="_Toc490720016"/>
      <w:bookmarkStart w:id="1872" w:name="_Toc490720126"/>
      <w:bookmarkStart w:id="1873" w:name="_Toc490720233"/>
      <w:bookmarkStart w:id="1874" w:name="_Toc490720339"/>
      <w:bookmarkStart w:id="1875" w:name="_Toc490720445"/>
      <w:bookmarkStart w:id="1876" w:name="_Toc490721379"/>
      <w:bookmarkStart w:id="1877" w:name="_Toc490730204"/>
      <w:bookmarkStart w:id="1878" w:name="_Toc490566120"/>
      <w:bookmarkStart w:id="1879" w:name="_Toc490593535"/>
      <w:bookmarkStart w:id="1880" w:name="_Toc490717655"/>
      <w:bookmarkStart w:id="1881" w:name="_Toc490717764"/>
      <w:bookmarkStart w:id="1882" w:name="_Toc490718113"/>
      <w:bookmarkStart w:id="1883" w:name="_Toc490718379"/>
      <w:bookmarkStart w:id="1884" w:name="_Toc490718485"/>
      <w:bookmarkStart w:id="1885" w:name="_Toc490718614"/>
      <w:bookmarkStart w:id="1886" w:name="_Toc490718726"/>
      <w:bookmarkStart w:id="1887" w:name="_Toc490719178"/>
      <w:bookmarkStart w:id="1888" w:name="_Toc490719290"/>
      <w:bookmarkStart w:id="1889" w:name="_Toc490719403"/>
      <w:bookmarkStart w:id="1890" w:name="_Toc490719516"/>
      <w:bookmarkStart w:id="1891" w:name="_Toc490719690"/>
      <w:bookmarkStart w:id="1892" w:name="_Toc490719799"/>
      <w:bookmarkStart w:id="1893" w:name="_Toc490719908"/>
      <w:bookmarkStart w:id="1894" w:name="_Toc490720017"/>
      <w:bookmarkStart w:id="1895" w:name="_Toc490720127"/>
      <w:bookmarkStart w:id="1896" w:name="_Toc490720234"/>
      <w:bookmarkStart w:id="1897" w:name="_Toc490720340"/>
      <w:bookmarkStart w:id="1898" w:name="_Toc490720446"/>
      <w:bookmarkStart w:id="1899" w:name="_Toc490721380"/>
      <w:bookmarkStart w:id="1900" w:name="_Toc490730205"/>
      <w:bookmarkStart w:id="1901" w:name="_Toc490566121"/>
      <w:bookmarkStart w:id="1902" w:name="_Toc490593536"/>
      <w:bookmarkStart w:id="1903" w:name="_Toc490717656"/>
      <w:bookmarkStart w:id="1904" w:name="_Toc490717765"/>
      <w:bookmarkStart w:id="1905" w:name="_Toc490718114"/>
      <w:bookmarkStart w:id="1906" w:name="_Toc490718380"/>
      <w:bookmarkStart w:id="1907" w:name="_Toc490718486"/>
      <w:bookmarkStart w:id="1908" w:name="_Toc490718615"/>
      <w:bookmarkStart w:id="1909" w:name="_Toc490718727"/>
      <w:bookmarkStart w:id="1910" w:name="_Toc490719179"/>
      <w:bookmarkStart w:id="1911" w:name="_Toc490719291"/>
      <w:bookmarkStart w:id="1912" w:name="_Toc490719404"/>
      <w:bookmarkStart w:id="1913" w:name="_Toc490719517"/>
      <w:bookmarkStart w:id="1914" w:name="_Toc490719691"/>
      <w:bookmarkStart w:id="1915" w:name="_Toc490719800"/>
      <w:bookmarkStart w:id="1916" w:name="_Toc490719909"/>
      <w:bookmarkStart w:id="1917" w:name="_Toc490720018"/>
      <w:bookmarkStart w:id="1918" w:name="_Toc490720128"/>
      <w:bookmarkStart w:id="1919" w:name="_Toc490720235"/>
      <w:bookmarkStart w:id="1920" w:name="_Toc490720341"/>
      <w:bookmarkStart w:id="1921" w:name="_Toc490720447"/>
      <w:bookmarkStart w:id="1922" w:name="_Toc490721381"/>
      <w:bookmarkStart w:id="1923" w:name="_Toc490730206"/>
      <w:bookmarkStart w:id="1924" w:name="_Toc490719292"/>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del w:id="1925" w:author="Marc Adrian  Jimenez" w:date="2017-08-30T14:43:00Z">
        <w:r w:rsidDel="00E26DC8">
          <w:delText>Usability Testing</w:delText>
        </w:r>
        <w:bookmarkStart w:id="1926" w:name="_Toc491861807"/>
        <w:bookmarkStart w:id="1927" w:name="_Toc491862161"/>
        <w:bookmarkStart w:id="1928" w:name="_Toc491862279"/>
        <w:bookmarkStart w:id="1929" w:name="_Toc491862458"/>
        <w:bookmarkStart w:id="1930" w:name="_Toc491862547"/>
        <w:bookmarkStart w:id="1931" w:name="_Toc491862662"/>
        <w:bookmarkStart w:id="1932" w:name="_Toc491862776"/>
        <w:bookmarkStart w:id="1933" w:name="_Toc491862686"/>
        <w:bookmarkStart w:id="1934" w:name="_Toc491862931"/>
        <w:bookmarkStart w:id="1935" w:name="_Toc491863260"/>
        <w:bookmarkStart w:id="1936" w:name="_Toc491863665"/>
        <w:bookmarkStart w:id="1937" w:name="_Toc491865870"/>
        <w:bookmarkStart w:id="1938" w:name="_Toc491864424"/>
        <w:bookmarkStart w:id="1939" w:name="_Toc491866471"/>
        <w:bookmarkStart w:id="1940" w:name="_Toc491868066"/>
        <w:bookmarkStart w:id="1941" w:name="_Toc491868214"/>
        <w:bookmarkEnd w:id="1924"/>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del>
    </w:p>
    <w:p w14:paraId="5CFD7E25" w14:textId="6D17635C" w:rsidR="003A3229" w:rsidDel="00880F1F" w:rsidRDefault="00B24C02">
      <w:pPr>
        <w:pStyle w:val="11"/>
        <w:numPr>
          <w:ilvl w:val="0"/>
          <w:numId w:val="0"/>
        </w:numPr>
        <w:ind w:left="792" w:hanging="432"/>
        <w:rPr>
          <w:del w:id="1942" w:author="Marc Adrian  Jimenez" w:date="2017-08-30T21:55:00Z"/>
        </w:rPr>
        <w:pPrChange w:id="1943" w:author="Marc Adrian  Jimenez" w:date="2017-08-30T12:22:00Z">
          <w:pPr>
            <w:ind w:left="792"/>
          </w:pPr>
        </w:pPrChange>
      </w:pPr>
      <w:del w:id="1944" w:author="Marc Adrian  Jimenez" w:date="2017-08-30T14:43:00Z">
        <w:r w:rsidDel="00E26DC8">
          <w:tab/>
        </w:r>
        <w:r w:rsidR="00905316" w:rsidDel="00E26DC8">
          <w:delText xml:space="preserve">The </w:delText>
        </w:r>
        <w:r w:rsidR="003322DD" w:rsidDel="00E26DC8">
          <w:delText>Touchscreen Usability Meta-Test, proposed by</w:delText>
        </w:r>
        <w:r w:rsidR="003322DD" w:rsidDel="00E26DC8">
          <w:rPr>
            <w:lang w:val="en-PH"/>
          </w:rPr>
          <w:delText xml:space="preserve"> Glavinic, Ljubic, &amp; Kukec </w:delText>
        </w:r>
        <w:r w:rsidR="00905316" w:rsidDel="00E26DC8">
          <w:rPr>
            <w:lang w:val="en-PH"/>
          </w:rPr>
          <w:delText>focuses on measuring the u</w:delText>
        </w:r>
        <w:r w:rsidR="00905316" w:rsidRPr="00B30B79" w:rsidDel="00E26DC8">
          <w:rPr>
            <w:lang w:val="en-PH"/>
          </w:rPr>
          <w:delText>s</w:delText>
        </w:r>
        <w:r w:rsidR="00905316" w:rsidDel="00E26DC8">
          <w:rPr>
            <w:lang w:val="en-PH"/>
          </w:rPr>
          <w:delText xml:space="preserve">er performance in numerical figures of errors and time completion of a certain action. It </w:delText>
        </w:r>
        <w:r w:rsidR="003322DD" w:rsidDel="00E26DC8">
          <w:rPr>
            <w:lang w:val="en-PH"/>
          </w:rPr>
          <w:delText xml:space="preserve">consists of 5 test scenarios, namely </w:delText>
        </w:r>
        <w:r w:rsidR="003322DD" w:rsidDel="00E26DC8">
          <w:rPr>
            <w:i/>
            <w:lang w:val="en-PH"/>
          </w:rPr>
          <w:delText>1 – Target Size</w:delText>
        </w:r>
        <w:r w:rsidR="003322DD" w:rsidDel="00E26DC8">
          <w:rPr>
            <w:lang w:val="en-PH"/>
          </w:rPr>
          <w:delText xml:space="preserve">, </w:delText>
        </w:r>
        <w:r w:rsidR="003322DD" w:rsidDel="00E26DC8">
          <w:rPr>
            <w:i/>
            <w:lang w:val="en-PH"/>
          </w:rPr>
          <w:delText>2 – Object Search</w:delText>
        </w:r>
        <w:r w:rsidR="003322DD" w:rsidDel="00E26DC8">
          <w:rPr>
            <w:lang w:val="en-PH"/>
          </w:rPr>
          <w:delText xml:space="preserve">, </w:delText>
        </w:r>
        <w:r w:rsidR="003322DD" w:rsidDel="00E26DC8">
          <w:rPr>
            <w:i/>
            <w:lang w:val="en-PH"/>
          </w:rPr>
          <w:delText>3 -Boundary Objects</w:delText>
        </w:r>
        <w:r w:rsidR="003322DD" w:rsidDel="00E26DC8">
          <w:rPr>
            <w:lang w:val="en-PH"/>
          </w:rPr>
          <w:delText xml:space="preserve">, </w:delText>
        </w:r>
        <w:r w:rsidR="003322DD" w:rsidDel="00E26DC8">
          <w:rPr>
            <w:i/>
            <w:lang w:val="en-PH"/>
          </w:rPr>
          <w:delText>4 – Drag&amp;Drop</w:delText>
        </w:r>
        <w:r w:rsidR="003322DD" w:rsidDel="00E26DC8">
          <w:rPr>
            <w:lang w:val="en-PH"/>
          </w:rPr>
          <w:delText xml:space="preserve">, and lastly, </w:delText>
        </w:r>
        <w:r w:rsidR="003322DD" w:rsidDel="00E26DC8">
          <w:rPr>
            <w:i/>
            <w:lang w:val="en-PH"/>
          </w:rPr>
          <w:delText>5 – Soft Keystroking</w:delText>
        </w:r>
        <w:r w:rsidR="003322DD" w:rsidDel="00E26DC8">
          <w:rPr>
            <w:lang w:val="en-PH"/>
          </w:rPr>
          <w:delText xml:space="preserve">. </w:delText>
        </w:r>
        <w:r w:rsidR="00B47EAA" w:rsidDel="00E26DC8">
          <w:rPr>
            <w:lang w:val="en-PH"/>
          </w:rPr>
          <w:delText xml:space="preserve">While performing these </w:delText>
        </w:r>
        <w:r w:rsidR="006F353B" w:rsidDel="00E26DC8">
          <w:rPr>
            <w:lang w:val="en-PH"/>
          </w:rPr>
          <w:delText xml:space="preserve">test </w:delText>
        </w:r>
        <w:r w:rsidR="00B47EAA" w:rsidDel="00E26DC8">
          <w:rPr>
            <w:lang w:val="en-PH"/>
          </w:rPr>
          <w:delText>scenarios, the user interacti</w:delText>
        </w:r>
        <w:r w:rsidR="0051372E" w:rsidDel="00E26DC8">
          <w:rPr>
            <w:lang w:val="en-PH"/>
          </w:rPr>
          <w:delText xml:space="preserve">on with the software is logged, that </w:delText>
        </w:r>
        <w:r w:rsidR="006F353B" w:rsidDel="00E26DC8">
          <w:rPr>
            <w:lang w:val="en-PH"/>
          </w:rPr>
          <w:delText xml:space="preserve">the system will process </w:delText>
        </w:r>
        <w:r w:rsidR="00B47EAA" w:rsidDel="00E26DC8">
          <w:rPr>
            <w:lang w:val="en-PH"/>
          </w:rPr>
          <w:delText>in order to calculate performance time, identify errors, and determine the users’ behavior.</w:delText>
        </w:r>
      </w:del>
      <w:bookmarkStart w:id="1945" w:name="_Toc491823483"/>
      <w:bookmarkStart w:id="1946" w:name="_Toc491823648"/>
      <w:bookmarkStart w:id="1947" w:name="_Toc491824215"/>
      <w:bookmarkStart w:id="1948" w:name="_Toc491824316"/>
      <w:bookmarkStart w:id="1949" w:name="_Toc491824411"/>
      <w:bookmarkStart w:id="1950" w:name="_Toc491824510"/>
      <w:bookmarkStart w:id="1951" w:name="_Toc491824613"/>
      <w:bookmarkStart w:id="1952" w:name="_Toc491824716"/>
      <w:bookmarkStart w:id="1953" w:name="_Toc491824819"/>
      <w:bookmarkStart w:id="1954" w:name="_Toc491824922"/>
      <w:bookmarkStart w:id="1955" w:name="_Toc491825025"/>
      <w:bookmarkStart w:id="1956" w:name="_Toc491825932"/>
      <w:bookmarkStart w:id="1957" w:name="_Toc491826034"/>
      <w:bookmarkStart w:id="1958" w:name="_Toc491827135"/>
      <w:bookmarkStart w:id="1959" w:name="_Toc491827601"/>
      <w:bookmarkStart w:id="1960" w:name="_Toc491856752"/>
      <w:bookmarkStart w:id="1961" w:name="_Toc491857102"/>
      <w:bookmarkStart w:id="1962" w:name="_Toc491857322"/>
      <w:bookmarkStart w:id="1963" w:name="_Toc491823484"/>
      <w:bookmarkStart w:id="1964" w:name="_Toc491823649"/>
      <w:bookmarkStart w:id="1965" w:name="_Toc491824216"/>
      <w:bookmarkStart w:id="1966" w:name="_Toc491824317"/>
      <w:bookmarkStart w:id="1967" w:name="_Toc491824412"/>
      <w:bookmarkStart w:id="1968" w:name="_Toc491824511"/>
      <w:bookmarkStart w:id="1969" w:name="_Toc491824614"/>
      <w:bookmarkStart w:id="1970" w:name="_Toc491824717"/>
      <w:bookmarkStart w:id="1971" w:name="_Toc491824820"/>
      <w:bookmarkStart w:id="1972" w:name="_Toc491824923"/>
      <w:bookmarkStart w:id="1973" w:name="_Toc491825026"/>
      <w:bookmarkStart w:id="1974" w:name="_Toc491823485"/>
      <w:bookmarkStart w:id="1975" w:name="_Toc491823650"/>
      <w:bookmarkStart w:id="1976" w:name="_Toc491824217"/>
      <w:bookmarkStart w:id="1977" w:name="_Toc491824318"/>
      <w:bookmarkStart w:id="1978" w:name="_Toc491824413"/>
      <w:bookmarkStart w:id="1979" w:name="_Toc491824512"/>
      <w:bookmarkStart w:id="1980" w:name="_Toc491824615"/>
      <w:bookmarkStart w:id="1981" w:name="_Toc491824718"/>
      <w:bookmarkStart w:id="1982" w:name="_Toc491824821"/>
      <w:bookmarkStart w:id="1983" w:name="_Toc491824924"/>
      <w:bookmarkStart w:id="1984" w:name="_Toc491825027"/>
      <w:bookmarkStart w:id="1985" w:name="_Toc491825933"/>
      <w:bookmarkStart w:id="1986" w:name="_Toc491826035"/>
      <w:bookmarkStart w:id="1987" w:name="_Toc491827136"/>
      <w:bookmarkStart w:id="1988" w:name="_Toc491827602"/>
      <w:bookmarkStart w:id="1989" w:name="_Toc491856753"/>
      <w:bookmarkStart w:id="1990" w:name="_Toc491857103"/>
      <w:bookmarkStart w:id="1991" w:name="_Toc491857323"/>
      <w:bookmarkStart w:id="1992" w:name="_Toc491858122"/>
      <w:bookmarkStart w:id="1993" w:name="_Toc491858467"/>
      <w:bookmarkStart w:id="1994" w:name="_Toc491859642"/>
      <w:bookmarkStart w:id="1995" w:name="_Toc491859797"/>
      <w:bookmarkStart w:id="1996" w:name="_Toc491858123"/>
      <w:bookmarkStart w:id="1997" w:name="_Toc491858468"/>
      <w:bookmarkStart w:id="1998" w:name="_Toc491859643"/>
      <w:bookmarkStart w:id="1999" w:name="_Toc491859798"/>
      <w:bookmarkStart w:id="2000" w:name="_Toc491861808"/>
      <w:bookmarkStart w:id="2001" w:name="_Toc491862162"/>
      <w:bookmarkStart w:id="2002" w:name="_Toc491862280"/>
      <w:bookmarkStart w:id="2003" w:name="_Toc491862459"/>
      <w:bookmarkStart w:id="2004" w:name="_Toc491862548"/>
      <w:bookmarkStart w:id="2005" w:name="_Toc491862663"/>
      <w:bookmarkStart w:id="2006" w:name="_Toc491862777"/>
      <w:bookmarkStart w:id="2007" w:name="_Toc491862688"/>
      <w:bookmarkStart w:id="2008" w:name="_Toc491862932"/>
      <w:bookmarkStart w:id="2009" w:name="_Toc491863261"/>
      <w:bookmarkStart w:id="2010" w:name="_Toc491863666"/>
      <w:bookmarkStart w:id="2011" w:name="_Toc491865871"/>
      <w:bookmarkStart w:id="2012" w:name="_Toc491864425"/>
      <w:bookmarkStart w:id="2013" w:name="_Toc491866472"/>
      <w:bookmarkStart w:id="2014" w:name="_Toc491868067"/>
      <w:bookmarkStart w:id="2015" w:name="_Toc491868215"/>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14F90D4C" w14:textId="77777777" w:rsidR="009E7F3D" w:rsidRPr="009E7F3D" w:rsidRDefault="009E7F3D" w:rsidP="009E7F3D">
      <w:pPr>
        <w:pStyle w:val="ListParagraph"/>
        <w:keepNext/>
        <w:keepLines/>
        <w:numPr>
          <w:ilvl w:val="0"/>
          <w:numId w:val="23"/>
        </w:numPr>
        <w:spacing w:before="40" w:after="0"/>
        <w:contextualSpacing w:val="0"/>
        <w:outlineLvl w:val="1"/>
        <w:rPr>
          <w:ins w:id="2016" w:author="Marc Adrian  Jimenez" w:date="2017-08-30T12:21:00Z"/>
          <w:rFonts w:eastAsia="Times New Roman" w:cs="Times New Roman"/>
          <w:b/>
          <w:noProof/>
          <w:vanish/>
          <w:sz w:val="24"/>
          <w:szCs w:val="26"/>
          <w:lang w:eastAsia="en-PH"/>
        </w:rPr>
      </w:pPr>
      <w:bookmarkStart w:id="2017" w:name="_Toc491827138"/>
      <w:bookmarkStart w:id="2018" w:name="_Toc491859645"/>
      <w:bookmarkStart w:id="2019" w:name="_Toc491861809"/>
      <w:bookmarkStart w:id="2020" w:name="_Toc491862163"/>
      <w:bookmarkStart w:id="2021" w:name="_Toc491862281"/>
      <w:bookmarkStart w:id="2022" w:name="_Toc491862460"/>
      <w:bookmarkStart w:id="2023" w:name="_Toc491862549"/>
      <w:bookmarkStart w:id="2024" w:name="_Toc491862664"/>
      <w:bookmarkStart w:id="2025" w:name="_Toc491862778"/>
      <w:bookmarkStart w:id="2026" w:name="_Toc491862690"/>
      <w:bookmarkStart w:id="2027" w:name="_Toc491862933"/>
      <w:bookmarkStart w:id="2028" w:name="_Toc491863262"/>
      <w:bookmarkStart w:id="2029" w:name="_Toc491863667"/>
      <w:bookmarkStart w:id="2030" w:name="_Toc491865872"/>
      <w:bookmarkStart w:id="2031" w:name="_Toc491864426"/>
      <w:bookmarkStart w:id="2032" w:name="_Toc491866473"/>
      <w:bookmarkStart w:id="2033" w:name="_Toc491868068"/>
      <w:bookmarkStart w:id="2034" w:name="_Toc4918682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10BA02D" w14:textId="77777777" w:rsidR="009E7F3D" w:rsidRPr="009E7F3D" w:rsidRDefault="009E7F3D" w:rsidP="009E7F3D">
      <w:pPr>
        <w:pStyle w:val="ListParagraph"/>
        <w:keepNext/>
        <w:keepLines/>
        <w:numPr>
          <w:ilvl w:val="0"/>
          <w:numId w:val="23"/>
        </w:numPr>
        <w:spacing w:before="40" w:after="0"/>
        <w:contextualSpacing w:val="0"/>
        <w:outlineLvl w:val="1"/>
        <w:rPr>
          <w:ins w:id="2035" w:author="Marc Adrian  Jimenez" w:date="2017-08-30T12:21:00Z"/>
          <w:rFonts w:eastAsia="Times New Roman" w:cs="Times New Roman"/>
          <w:b/>
          <w:noProof/>
          <w:vanish/>
          <w:sz w:val="24"/>
          <w:szCs w:val="26"/>
          <w:lang w:eastAsia="en-PH"/>
        </w:rPr>
      </w:pPr>
      <w:bookmarkStart w:id="2036" w:name="_Toc491861810"/>
      <w:bookmarkStart w:id="2037" w:name="_Toc491862164"/>
      <w:bookmarkStart w:id="2038" w:name="_Toc491862282"/>
      <w:bookmarkStart w:id="2039" w:name="_Toc491862461"/>
      <w:bookmarkStart w:id="2040" w:name="_Toc491862550"/>
      <w:bookmarkStart w:id="2041" w:name="_Toc491862665"/>
      <w:bookmarkStart w:id="2042" w:name="_Toc491862779"/>
      <w:bookmarkStart w:id="2043" w:name="_Toc491862691"/>
      <w:bookmarkStart w:id="2044" w:name="_Toc491862934"/>
      <w:bookmarkStart w:id="2045" w:name="_Toc491863263"/>
      <w:bookmarkStart w:id="2046" w:name="_Toc491863668"/>
      <w:bookmarkStart w:id="2047" w:name="_Toc491865873"/>
      <w:bookmarkStart w:id="2048" w:name="_Toc491864427"/>
      <w:bookmarkStart w:id="2049" w:name="_Toc491866474"/>
      <w:bookmarkStart w:id="2050" w:name="_Toc491868069"/>
      <w:bookmarkStart w:id="2051" w:name="_Toc491868217"/>
      <w:bookmarkStart w:id="2052" w:name="_Toc491859646"/>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6D99E9A7" w14:textId="77777777" w:rsidR="009E7F3D" w:rsidRPr="009E7F3D" w:rsidRDefault="009E7F3D" w:rsidP="009E7F3D">
      <w:pPr>
        <w:pStyle w:val="ListParagraph"/>
        <w:keepNext/>
        <w:keepLines/>
        <w:numPr>
          <w:ilvl w:val="1"/>
          <w:numId w:val="23"/>
        </w:numPr>
        <w:spacing w:before="40" w:after="0"/>
        <w:contextualSpacing w:val="0"/>
        <w:outlineLvl w:val="1"/>
        <w:rPr>
          <w:ins w:id="2053" w:author="Marc Adrian  Jimenez" w:date="2017-08-30T12:21:00Z"/>
          <w:rFonts w:eastAsia="Times New Roman" w:cs="Times New Roman"/>
          <w:b/>
          <w:noProof/>
          <w:vanish/>
          <w:sz w:val="24"/>
          <w:szCs w:val="26"/>
          <w:lang w:eastAsia="en-PH"/>
        </w:rPr>
      </w:pPr>
      <w:bookmarkStart w:id="2054" w:name="_Toc491861811"/>
      <w:bookmarkStart w:id="2055" w:name="_Toc491862165"/>
      <w:bookmarkStart w:id="2056" w:name="_Toc491862283"/>
      <w:bookmarkStart w:id="2057" w:name="_Toc491862462"/>
      <w:bookmarkStart w:id="2058" w:name="_Toc491862551"/>
      <w:bookmarkStart w:id="2059" w:name="_Toc491862666"/>
      <w:bookmarkStart w:id="2060" w:name="_Toc491862780"/>
      <w:bookmarkStart w:id="2061" w:name="_Toc491862692"/>
      <w:bookmarkStart w:id="2062" w:name="_Toc491862935"/>
      <w:bookmarkStart w:id="2063" w:name="_Toc491863264"/>
      <w:bookmarkStart w:id="2064" w:name="_Toc491863669"/>
      <w:bookmarkStart w:id="2065" w:name="_Toc491865874"/>
      <w:bookmarkStart w:id="2066" w:name="_Toc491864428"/>
      <w:bookmarkStart w:id="2067" w:name="_Toc491866475"/>
      <w:bookmarkStart w:id="2068" w:name="_Toc491868070"/>
      <w:bookmarkStart w:id="2069" w:name="_Toc491868218"/>
      <w:bookmarkEnd w:id="2052"/>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5E177213" w14:textId="7D3FF8C1" w:rsidR="00711CA5" w:rsidRDefault="009D10DD">
      <w:pPr>
        <w:pStyle w:val="11"/>
        <w:numPr>
          <w:ilvl w:val="1"/>
          <w:numId w:val="23"/>
        </w:numPr>
        <w:rPr>
          <w:ins w:id="2070" w:author="Joey Bernadette Dela Cruz" w:date="2017-08-30T12:31:00Z"/>
        </w:rPr>
        <w:pPrChange w:id="2071" w:author="Marc Adrian  Jimenez" w:date="2017-08-30T12:21:00Z">
          <w:pPr>
            <w:spacing w:after="200" w:line="276" w:lineRule="auto"/>
            <w:jc w:val="left"/>
          </w:pPr>
        </w:pPrChange>
      </w:pPr>
      <w:bookmarkStart w:id="2072" w:name="_Toc491864429"/>
      <w:bookmarkStart w:id="2073" w:name="_Toc491868219"/>
      <w:ins w:id="2074" w:author="Marc Adrian  Jimenez" w:date="2017-08-30T14:54:00Z">
        <w:r>
          <w:t>Hardware and Software F</w:t>
        </w:r>
      </w:ins>
      <w:ins w:id="2075" w:author="Marc Adrian  Jimenez" w:date="2017-08-30T12:20:00Z">
        <w:r w:rsidR="00361C64">
          <w:t>actors Affecting Touch</w:t>
        </w:r>
      </w:ins>
      <w:ins w:id="2076" w:author="Marc Adrian  Jimenez" w:date="2017-08-30T14:50:00Z">
        <w:r w:rsidR="00361C64">
          <w:t>s</w:t>
        </w:r>
      </w:ins>
      <w:ins w:id="2077" w:author="Marc Adrian  Jimenez" w:date="2017-08-30T12:20:00Z">
        <w:r w:rsidR="00DF0C7B">
          <w:t>creen Responsiveness</w:t>
        </w:r>
      </w:ins>
      <w:bookmarkEnd w:id="2072"/>
      <w:bookmarkEnd w:id="2073"/>
    </w:p>
    <w:p w14:paraId="523458FC" w14:textId="77777777" w:rsidR="00DF0C7B" w:rsidRDefault="00DF0C7B">
      <w:pPr>
        <w:pStyle w:val="111"/>
        <w:rPr>
          <w:ins w:id="2078" w:author="Marc Adrian  Jimenez" w:date="2017-08-30T12:20:00Z"/>
        </w:rPr>
      </w:pPr>
      <w:bookmarkStart w:id="2079" w:name="_Toc490719296"/>
      <w:bookmarkStart w:id="2080" w:name="_Toc490730211"/>
      <w:bookmarkStart w:id="2081" w:name="_Toc491864430"/>
      <w:bookmarkStart w:id="2082" w:name="_Toc491868220"/>
      <w:ins w:id="2083" w:author="Marc Adrian  Jimenez" w:date="2017-08-30T12:20:00Z">
        <w:r w:rsidRPr="001F42AF">
          <w:t>User</w:t>
        </w:r>
        <w:r>
          <w:t xml:space="preserve"> Interface as a Factor</w:t>
        </w:r>
        <w:bookmarkEnd w:id="2079"/>
        <w:bookmarkEnd w:id="2080"/>
        <w:bookmarkEnd w:id="2081"/>
        <w:bookmarkEnd w:id="2082"/>
      </w:ins>
    </w:p>
    <w:p w14:paraId="3D46A678" w14:textId="3012E828" w:rsidR="00DF0C7B" w:rsidRDefault="00DF0C7B" w:rsidP="0006103F">
      <w:pPr>
        <w:ind w:left="1276" w:firstLine="164"/>
        <w:rPr>
          <w:ins w:id="2084" w:author="Marc Adrian  Jimenez" w:date="2017-08-30T12:20:00Z"/>
        </w:rPr>
      </w:pPr>
      <w:ins w:id="2085" w:author="Marc Adrian  Jimenez" w:date="2017-08-30T12:20:00Z">
        <w:r>
          <w:tab/>
          <w:t>Per Vipin Tyagi, iOS is significantly better than Android when it comes to touchscreen “</w:t>
        </w:r>
        <w:r w:rsidRPr="001F42AF">
          <w:t>smoothness”</w:t>
        </w:r>
        <w:r>
          <w:t xml:space="preserve"> because of their indifferences in prioritizing touches. When the users’ finger interacts with the screen, iOS schedules it as real-time priority wherein the system stops other processes and will focus more on rendering its UI, on the other hand, Android treats them as </w:t>
        </w:r>
        <w:r>
          <w:rPr>
            <w:i/>
          </w:rPr>
          <w:t>normal</w:t>
        </w:r>
        <w:r>
          <w:t xml:space="preserve"> priority, resulting in a choppy UI </w:t>
        </w:r>
      </w:ins>
      <w:customXmlInsRangeStart w:id="2086" w:author="Marc Adrian  Jimenez" w:date="2017-08-30T12:20:00Z"/>
      <w:sdt>
        <w:sdtPr>
          <w:id w:val="1572701600"/>
          <w:citation/>
        </w:sdtPr>
        <w:sdtEndPr/>
        <w:sdtContent>
          <w:customXmlInsRangeEnd w:id="2086"/>
          <w:ins w:id="2087" w:author="Marc Adrian  Jimenez" w:date="2017-08-30T12:20:00Z">
            <w:r>
              <w:fldChar w:fldCharType="begin"/>
            </w:r>
            <w:r>
              <w:rPr>
                <w:lang w:val="en-PH"/>
              </w:rPr>
              <w:instrText xml:space="preserve"> CITATION Tya15 \l 13321 </w:instrText>
            </w:r>
            <w:r>
              <w:fldChar w:fldCharType="separate"/>
            </w:r>
          </w:ins>
          <w:r w:rsidR="0012650D" w:rsidRPr="0012650D">
            <w:rPr>
              <w:noProof/>
              <w:lang w:val="en-PH"/>
            </w:rPr>
            <w:t>(Tyagi, 2015)</w:t>
          </w:r>
          <w:ins w:id="2088" w:author="Marc Adrian  Jimenez" w:date="2017-08-30T12:20:00Z">
            <w:r>
              <w:fldChar w:fldCharType="end"/>
            </w:r>
          </w:ins>
          <w:customXmlInsRangeStart w:id="2089" w:author="Marc Adrian  Jimenez" w:date="2017-08-30T12:20:00Z"/>
        </w:sdtContent>
      </w:sdt>
      <w:customXmlInsRangeEnd w:id="2089"/>
      <w:ins w:id="2090" w:author="Marc Adrian  Jimenez" w:date="2017-08-30T12:20:00Z">
        <w:r>
          <w:t>.</w:t>
        </w:r>
      </w:ins>
    </w:p>
    <w:p w14:paraId="5A6D2B26" w14:textId="202EDB29" w:rsidR="00DF0C7B" w:rsidRDefault="00B9521E" w:rsidP="00DF0C7B">
      <w:pPr>
        <w:pStyle w:val="111"/>
        <w:rPr>
          <w:ins w:id="2091" w:author="Marc Adrian  Jimenez" w:date="2017-08-30T12:20:00Z"/>
        </w:rPr>
      </w:pPr>
      <w:bookmarkStart w:id="2092" w:name="_Toc490719297"/>
      <w:bookmarkStart w:id="2093" w:name="_Toc490730212"/>
      <w:bookmarkStart w:id="2094" w:name="_Toc491864431"/>
      <w:bookmarkStart w:id="2095" w:name="_Toc491868221"/>
      <w:ins w:id="2096" w:author="Joey Bernadette Dela Cruz" w:date="2017-08-30T13:16:00Z">
        <w:r>
          <w:rPr>
            <w:lang w:eastAsia="en-PH"/>
          </w:rPr>
          <w:t xml:space="preserve">Mobile </w:t>
        </w:r>
      </w:ins>
      <w:ins w:id="2097" w:author="Marc Adrian  Jimenez" w:date="2017-08-30T12:20:00Z">
        <w:r w:rsidR="00DF0C7B">
          <w:rPr>
            <w:lang w:eastAsia="en-PH"/>
          </w:rPr>
          <w:t>Operating System as a Factor</w:t>
        </w:r>
        <w:bookmarkEnd w:id="2092"/>
        <w:bookmarkEnd w:id="2093"/>
        <w:bookmarkEnd w:id="2094"/>
        <w:bookmarkEnd w:id="2095"/>
      </w:ins>
    </w:p>
    <w:p w14:paraId="02FB9513" w14:textId="76D9CDE1" w:rsidR="00B9521E" w:rsidRDefault="00B9521E">
      <w:pPr>
        <w:ind w:left="1440" w:firstLine="720"/>
        <w:rPr>
          <w:ins w:id="2098" w:author="Joey Bernadette Dela Cruz" w:date="2017-08-30T13:16:00Z"/>
        </w:rPr>
        <w:pPrChange w:id="2099" w:author="Joey Bernadette Dela Cruz" w:date="2017-08-30T13:16:00Z">
          <w:pPr>
            <w:pStyle w:val="ListParagraph"/>
            <w:numPr>
              <w:numId w:val="1"/>
            </w:numPr>
            <w:ind w:left="360" w:hanging="360"/>
          </w:pPr>
        </w:pPrChange>
      </w:pPr>
      <w:ins w:id="2100" w:author="Joey Bernadette Dela Cruz" w:date="2017-08-30T13:16:00Z">
        <w:r w:rsidRPr="001674DB">
          <w:t>A mobile operating system is a software platform designed to run on mobile devices that runs on top of other application programs. Applications such as Facebook, Uber, or Spotify require a m</w:t>
        </w:r>
        <w:r>
          <w:t xml:space="preserve">obile operating system in order </w:t>
        </w:r>
        <w:r w:rsidRPr="001674DB">
          <w:t>to run.</w:t>
        </w:r>
      </w:ins>
      <w:customXmlInsRangeStart w:id="2101" w:author="Joey Bernadette Dela Cruz" w:date="2017-08-30T13:16:00Z"/>
      <w:sdt>
        <w:sdtPr>
          <w:id w:val="-1720814150"/>
          <w:citation/>
        </w:sdtPr>
        <w:sdtEndPr/>
        <w:sdtContent>
          <w:customXmlInsRangeEnd w:id="2101"/>
          <w:ins w:id="2102" w:author="Joey Bernadette Dela Cruz" w:date="2017-08-30T13:16:00Z">
            <w:r>
              <w:fldChar w:fldCharType="begin"/>
            </w:r>
            <w:r w:rsidRPr="00B9521E">
              <w:rPr>
                <w:lang w:val="en-PH"/>
              </w:rPr>
              <w:instrText xml:space="preserve">CITATION Van \l 13321 </w:instrText>
            </w:r>
            <w:r>
              <w:fldChar w:fldCharType="separate"/>
            </w:r>
          </w:ins>
          <w:r w:rsidR="0012650D">
            <w:rPr>
              <w:noProof/>
              <w:lang w:val="en-PH"/>
            </w:rPr>
            <w:t xml:space="preserve"> </w:t>
          </w:r>
          <w:r w:rsidR="0012650D" w:rsidRPr="0012650D">
            <w:rPr>
              <w:noProof/>
              <w:lang w:val="en-PH"/>
            </w:rPr>
            <w:t>(Beal, n.d.)</w:t>
          </w:r>
          <w:ins w:id="2103" w:author="Joey Bernadette Dela Cruz" w:date="2017-08-30T13:16:00Z">
            <w:r>
              <w:fldChar w:fldCharType="end"/>
            </w:r>
          </w:ins>
          <w:customXmlInsRangeStart w:id="2104" w:author="Joey Bernadette Dela Cruz" w:date="2017-08-30T13:16:00Z"/>
        </w:sdtContent>
      </w:sdt>
      <w:customXmlInsRangeEnd w:id="2104"/>
      <w:ins w:id="2105" w:author="Joey Bernadette Dela Cruz" w:date="2017-08-30T13:16:00Z">
        <w:r>
          <w:t xml:space="preserve"> </w:t>
        </w:r>
        <w:r w:rsidRPr="001674DB">
          <w:t xml:space="preserve">Typically, most operating systems are only applicable to specific hardware specs. Others, on the other hand, root or jailbreak their phones in order to gain more flexibility and access with their mobile operating systems because doing so allows them to use any </w:t>
        </w:r>
        <w:r>
          <w:t xml:space="preserve">Mobile Operating </w:t>
        </w:r>
        <w:r>
          <w:lastRenderedPageBreak/>
          <w:t xml:space="preserve">System </w:t>
        </w:r>
        <w:r w:rsidRPr="001674DB">
          <w:t xml:space="preserve">on a rooted or jailbroken phone which also allows </w:t>
        </w:r>
        <w:r>
          <w:t>them to get access to</w:t>
        </w:r>
        <w:r w:rsidRPr="001674DB">
          <w:t xml:space="preserve"> restricted apps. </w:t>
        </w:r>
      </w:ins>
      <w:customXmlInsRangeStart w:id="2106" w:author="Joey Bernadette Dela Cruz" w:date="2017-08-30T13:16:00Z"/>
      <w:sdt>
        <w:sdtPr>
          <w:id w:val="-1422870301"/>
          <w:citation/>
        </w:sdtPr>
        <w:sdtEndPr/>
        <w:sdtContent>
          <w:customXmlInsRangeEnd w:id="2106"/>
          <w:ins w:id="2107" w:author="Joey Bernadette Dela Cruz" w:date="2017-08-30T13:16:00Z">
            <w:r>
              <w:fldChar w:fldCharType="begin"/>
            </w:r>
            <w:r w:rsidRPr="00B9521E">
              <w:rPr>
                <w:lang w:val="en-PH"/>
              </w:rPr>
              <w:instrText xml:space="preserve">CITATION Rou11 \l 13321 </w:instrText>
            </w:r>
            <w:r>
              <w:fldChar w:fldCharType="separate"/>
            </w:r>
          </w:ins>
          <w:r w:rsidR="0012650D" w:rsidRPr="0012650D">
            <w:rPr>
              <w:noProof/>
              <w:lang w:val="en-PH"/>
            </w:rPr>
            <w:t>(Rouse, Mobile Operating System, 2011)</w:t>
          </w:r>
          <w:ins w:id="2108" w:author="Joey Bernadette Dela Cruz" w:date="2017-08-30T13:16:00Z">
            <w:r>
              <w:fldChar w:fldCharType="end"/>
            </w:r>
          </w:ins>
          <w:customXmlInsRangeStart w:id="2109" w:author="Joey Bernadette Dela Cruz" w:date="2017-08-30T13:16:00Z"/>
        </w:sdtContent>
      </w:sdt>
      <w:customXmlInsRangeEnd w:id="2109"/>
    </w:p>
    <w:p w14:paraId="7EDD7400" w14:textId="41384025" w:rsidR="008E3104" w:rsidRDefault="008E3104">
      <w:pPr>
        <w:ind w:left="1440" w:firstLine="720"/>
        <w:rPr>
          <w:ins w:id="2110" w:author="Joey Bernadette Dela Cruz" w:date="2017-08-30T13:17:00Z"/>
          <w:rFonts w:cs="Times New Roman"/>
          <w:color w:val="000000"/>
        </w:rPr>
        <w:pPrChange w:id="2111" w:author="Joey Bernadette Dela Cruz" w:date="2017-08-30T14:25:00Z">
          <w:pPr>
            <w:ind w:left="1224" w:firstLine="720"/>
          </w:pPr>
        </w:pPrChange>
      </w:pPr>
      <w:ins w:id="2112" w:author="Joey Bernadette Dela Cruz" w:date="2017-08-30T13:17:00Z">
        <w:r w:rsidRPr="00357D87">
          <w:rPr>
            <w:rFonts w:cs="Times New Roman"/>
            <w:color w:val="000000"/>
          </w:rPr>
          <w:t>Sensing lines or also known as impulse lines can be found in the touch</w:t>
        </w:r>
        <w:del w:id="2113" w:author="Marc Adrian  Jimenez" w:date="2017-08-30T14:50:00Z">
          <w:r w:rsidRPr="00357D87" w:rsidDel="00361C64">
            <w:rPr>
              <w:rFonts w:cs="Times New Roman"/>
              <w:color w:val="000000"/>
            </w:rPr>
            <w:delText xml:space="preserve"> </w:delText>
          </w:r>
        </w:del>
        <w:r w:rsidRPr="00357D87">
          <w:rPr>
            <w:rFonts w:cs="Times New Roman"/>
            <w:color w:val="000000"/>
          </w:rPr>
          <w:t>screen sensor. It is the one that determines the location where the gesture happened by detecting the current for the electric node layer.</w:t>
        </w:r>
      </w:ins>
      <w:customXmlInsRangeStart w:id="2114" w:author="Joey Bernadette Dela Cruz" w:date="2017-08-30T13:17:00Z"/>
      <w:sdt>
        <w:sdtPr>
          <w:rPr>
            <w:rFonts w:cs="Times New Roman"/>
            <w:i/>
            <w:iCs/>
          </w:rPr>
          <w:id w:val="1568837309"/>
          <w:citation/>
        </w:sdtPr>
        <w:sdtEndPr/>
        <w:sdtContent>
          <w:customXmlInsRangeEnd w:id="2114"/>
          <w:ins w:id="2115" w:author="Joey Bernadette Dela Cruz" w:date="2017-08-30T13:17:00Z">
            <w:r w:rsidRPr="00357D87">
              <w:rPr>
                <w:rFonts w:cs="Times New Roman"/>
                <w:i/>
                <w:iCs/>
              </w:rPr>
              <w:fldChar w:fldCharType="begin"/>
            </w:r>
            <w:r w:rsidRPr="00357D87">
              <w:rPr>
                <w:rFonts w:cs="Times New Roman"/>
                <w:i/>
                <w:iCs/>
                <w:lang w:val="en-PH"/>
              </w:rPr>
              <w:instrText xml:space="preserve"> CITATION Lor12 \l 13321 </w:instrText>
            </w:r>
            <w:r w:rsidRPr="00357D87">
              <w:rPr>
                <w:rFonts w:cs="Times New Roman"/>
                <w:i/>
                <w:iCs/>
              </w:rPr>
              <w:fldChar w:fldCharType="separate"/>
            </w:r>
          </w:ins>
          <w:r w:rsidR="0012650D">
            <w:rPr>
              <w:rFonts w:cs="Times New Roman"/>
              <w:i/>
              <w:iCs/>
              <w:noProof/>
              <w:lang w:val="en-PH"/>
            </w:rPr>
            <w:t xml:space="preserve"> </w:t>
          </w:r>
          <w:r w:rsidR="0012650D" w:rsidRPr="0012650D">
            <w:rPr>
              <w:rFonts w:cs="Times New Roman"/>
              <w:noProof/>
              <w:lang w:val="en-PH"/>
            </w:rPr>
            <w:t>(Lorex Technology, 2012)</w:t>
          </w:r>
          <w:ins w:id="2116" w:author="Joey Bernadette Dela Cruz" w:date="2017-08-30T13:17:00Z">
            <w:r w:rsidRPr="00357D87">
              <w:rPr>
                <w:rFonts w:cs="Times New Roman"/>
                <w:i/>
                <w:iCs/>
              </w:rPr>
              <w:fldChar w:fldCharType="end"/>
            </w:r>
          </w:ins>
          <w:customXmlInsRangeStart w:id="2117" w:author="Joey Bernadette Dela Cruz" w:date="2017-08-30T13:17:00Z"/>
        </w:sdtContent>
      </w:sdt>
      <w:customXmlInsRangeEnd w:id="2117"/>
      <w:ins w:id="2118" w:author="Joey Bernadette Dela Cruz" w:date="2017-08-30T13:17:00Z">
        <w:r w:rsidRPr="00357D87">
          <w:rPr>
            <w:rFonts w:cs="Times New Roman"/>
            <w:i/>
            <w:iCs/>
          </w:rPr>
          <w:t xml:space="preserve"> </w:t>
        </w:r>
        <w:del w:id="2119" w:author="Marc Adrian  Jimenez" w:date="2017-08-30T13:37:00Z">
          <w:r w:rsidRPr="00357D87" w:rsidDel="00510EDE">
            <w:rPr>
              <w:rFonts w:cs="Times New Roman"/>
              <w:color w:val="000000"/>
            </w:rPr>
            <w:delText>This sensing lines</w:delText>
          </w:r>
        </w:del>
      </w:ins>
      <w:ins w:id="2120" w:author="Marc Adrian  Jimenez" w:date="2017-08-30T13:37:00Z">
        <w:r w:rsidR="00510EDE" w:rsidRPr="00357D87">
          <w:rPr>
            <w:rFonts w:cs="Times New Roman"/>
            <w:color w:val="000000"/>
          </w:rPr>
          <w:t>These sensing lines</w:t>
        </w:r>
      </w:ins>
      <w:ins w:id="2121" w:author="Joey Bernadette Dela Cruz" w:date="2017-08-30T13:17:00Z">
        <w:r w:rsidRPr="00357D87">
          <w:rPr>
            <w:rFonts w:cs="Times New Roman"/>
            <w:color w:val="000000"/>
          </w:rPr>
          <w:t xml:space="preserve"> use volt power, the higher the volts it uses, the more sensitive the touch</w:t>
        </w:r>
        <w:del w:id="2122" w:author="Marc Adrian  Jimenez" w:date="2017-08-30T14:50:00Z">
          <w:r w:rsidRPr="00357D87" w:rsidDel="00361C64">
            <w:rPr>
              <w:rFonts w:cs="Times New Roman"/>
              <w:color w:val="000000"/>
            </w:rPr>
            <w:delText xml:space="preserve"> </w:delText>
          </w:r>
        </w:del>
        <w:r w:rsidRPr="00357D87">
          <w:rPr>
            <w:rFonts w:cs="Times New Roman"/>
            <w:color w:val="000000"/>
          </w:rPr>
          <w:t xml:space="preserve">screen is and the touch experience would be better. According to some researchers at Moto, one factor why Apple iOS’ touchscreen technology is more accurate because it uses 12-volt power source for the sensing lines in touchscreen sensor compared to 3 to 5-volt power source that most other component manufacturers have. </w:t>
        </w:r>
      </w:ins>
      <w:customXmlInsRangeStart w:id="2123" w:author="Joey Bernadette Dela Cruz" w:date="2017-08-30T13:17:00Z"/>
      <w:sdt>
        <w:sdtPr>
          <w:rPr>
            <w:rFonts w:cs="Times New Roman"/>
            <w:color w:val="000000"/>
          </w:rPr>
          <w:id w:val="979964884"/>
          <w:citation/>
        </w:sdtPr>
        <w:sdtEndPr/>
        <w:sdtContent>
          <w:customXmlInsRangeEnd w:id="2123"/>
          <w:ins w:id="2124" w:author="Joey Bernadette Dela Cruz" w:date="2017-08-30T13:17:00Z">
            <w:r w:rsidRPr="00357D87">
              <w:rPr>
                <w:rFonts w:cs="Times New Roman"/>
                <w:color w:val="000000"/>
              </w:rPr>
              <w:fldChar w:fldCharType="begin"/>
            </w:r>
            <w:r w:rsidRPr="00357D87">
              <w:rPr>
                <w:rFonts w:cs="Times New Roman"/>
                <w:i/>
                <w:iCs/>
                <w:color w:val="000000"/>
                <w:lang w:val="en-PH"/>
              </w:rPr>
              <w:instrText xml:space="preserve"> CITATION Gan10 \l 13321 </w:instrText>
            </w:r>
            <w:r w:rsidRPr="00357D87">
              <w:rPr>
                <w:rFonts w:cs="Times New Roman"/>
                <w:color w:val="000000"/>
              </w:rPr>
              <w:fldChar w:fldCharType="separate"/>
            </w:r>
          </w:ins>
          <w:r w:rsidR="0012650D" w:rsidRPr="0012650D">
            <w:rPr>
              <w:rFonts w:cs="Times New Roman"/>
              <w:noProof/>
              <w:color w:val="000000"/>
              <w:lang w:val="en-PH"/>
            </w:rPr>
            <w:t>(Ganapati, 2010)</w:t>
          </w:r>
          <w:ins w:id="2125" w:author="Joey Bernadette Dela Cruz" w:date="2017-08-30T13:17:00Z">
            <w:r w:rsidRPr="00357D87">
              <w:rPr>
                <w:rFonts w:cs="Times New Roman"/>
                <w:color w:val="000000"/>
              </w:rPr>
              <w:fldChar w:fldCharType="end"/>
            </w:r>
          </w:ins>
          <w:customXmlInsRangeStart w:id="2126" w:author="Joey Bernadette Dela Cruz" w:date="2017-08-30T13:17:00Z"/>
        </w:sdtContent>
      </w:sdt>
      <w:customXmlInsRangeEnd w:id="2126"/>
    </w:p>
    <w:p w14:paraId="291D3DAD" w14:textId="41FE3F0E" w:rsidR="00DF0C7B" w:rsidRDefault="00C67760">
      <w:pPr>
        <w:ind w:left="1440" w:firstLine="720"/>
        <w:rPr>
          <w:ins w:id="2127" w:author="Marc Adrian  Jimenez" w:date="2017-08-30T12:20:00Z"/>
          <w:del w:id="2128" w:author="Joey Bernadette Dela Cruz" w:date="2017-08-30T13:16:00Z"/>
        </w:rPr>
        <w:pPrChange w:id="2129" w:author="Joey Bernadette Dela Cruz" w:date="2017-08-30T13:19:00Z">
          <w:pPr>
            <w:pStyle w:val="ListParagraph"/>
            <w:numPr>
              <w:numId w:val="1"/>
            </w:numPr>
            <w:ind w:left="360" w:hanging="360"/>
          </w:pPr>
        </w:pPrChange>
      </w:pPr>
      <w:ins w:id="2130" w:author="Joey Bernadette Dela Cruz" w:date="2017-08-30T13:17:00Z">
        <w:r w:rsidRPr="00BA1164">
          <w:t>Touch response time is the delay time for the user to receive a response or a visual update from the device that the user is expecting, starting from the moment the user performed a gesture. It is measured through small time samples, often ranging from 100-500 ms, and is identified to achieve the b</w:t>
        </w:r>
        <w:r>
          <w:t>est User Experience.</w:t>
        </w:r>
      </w:ins>
      <w:customXmlInsRangeStart w:id="2131" w:author="Joey Bernadette Dela Cruz" w:date="2017-08-30T13:17:00Z"/>
      <w:sdt>
        <w:sdtPr>
          <w:id w:val="-670648973"/>
          <w:citation/>
        </w:sdtPr>
        <w:sdtEndPr/>
        <w:sdtContent>
          <w:customXmlInsRangeEnd w:id="2131"/>
          <w:ins w:id="2132" w:author="Joey Bernadette Dela Cruz" w:date="2017-08-30T13:17:00Z">
            <w:r>
              <w:fldChar w:fldCharType="begin"/>
            </w:r>
            <w:r>
              <w:rPr>
                <w:lang w:val="en-PH"/>
              </w:rPr>
              <w:instrText xml:space="preserve"> CITATION Pan14 \l 13321 </w:instrText>
            </w:r>
            <w:r>
              <w:fldChar w:fldCharType="separate"/>
            </w:r>
          </w:ins>
          <w:r w:rsidR="0012650D">
            <w:rPr>
              <w:noProof/>
              <w:lang w:val="en-PH"/>
            </w:rPr>
            <w:t xml:space="preserve"> </w:t>
          </w:r>
          <w:r w:rsidR="0012650D" w:rsidRPr="0012650D">
            <w:rPr>
              <w:noProof/>
              <w:lang w:val="en-PH"/>
            </w:rPr>
            <w:t>(Pantels, Guo, &amp; Chabukswar, 2014)</w:t>
          </w:r>
          <w:ins w:id="2133" w:author="Joey Bernadette Dela Cruz" w:date="2017-08-30T13:17:00Z">
            <w:r>
              <w:fldChar w:fldCharType="end"/>
            </w:r>
          </w:ins>
          <w:customXmlInsRangeStart w:id="2134" w:author="Joey Bernadette Dela Cruz" w:date="2017-08-30T13:17:00Z"/>
        </w:sdtContent>
      </w:sdt>
      <w:customXmlInsRangeEnd w:id="2134"/>
      <w:ins w:id="2135" w:author="Joey Bernadette Dela Cruz" w:date="2017-08-30T13:17:00Z">
        <w:r>
          <w:t xml:space="preserve"> </w:t>
        </w:r>
        <w:r w:rsidRPr="00BA1164">
          <w:t xml:space="preserve">With the use of Agawi's TouchMarks benchmark, he was able to measure the Response time of the device running on Windows, iOS, and Android.  And based on his measurements an iOS smartphone is two times faster than </w:t>
        </w:r>
        <w:del w:id="2136" w:author="Marc Adrian  Jimenez" w:date="2017-08-30T13:38:00Z">
          <w:r w:rsidRPr="00BA1164" w:rsidDel="00915690">
            <w:delText>a</w:delText>
          </w:r>
        </w:del>
      </w:ins>
      <w:ins w:id="2137" w:author="Marc Adrian  Jimenez" w:date="2017-08-30T13:38:00Z">
        <w:r w:rsidR="00915690" w:rsidRPr="00BA1164">
          <w:t>an</w:t>
        </w:r>
      </w:ins>
      <w:ins w:id="2138" w:author="Joey Bernadette Dela Cruz" w:date="2017-08-30T13:17:00Z">
        <w:r w:rsidRPr="00BA1164">
          <w:t xml:space="preserve"> Android or Windows base phone. </w:t>
        </w:r>
      </w:ins>
      <w:customXmlInsRangeStart w:id="2139" w:author="Joey Bernadette Dela Cruz" w:date="2017-08-30T13:17:00Z"/>
      <w:sdt>
        <w:sdtPr>
          <w:id w:val="1883596028"/>
          <w:citation/>
        </w:sdtPr>
        <w:sdtEndPr/>
        <w:sdtContent>
          <w:customXmlInsRangeEnd w:id="2139"/>
          <w:ins w:id="2140" w:author="Joey Bernadette Dela Cruz" w:date="2017-08-30T13:17:00Z">
            <w:r>
              <w:fldChar w:fldCharType="begin"/>
            </w:r>
            <w:r>
              <w:rPr>
                <w:lang w:val="en-PH"/>
              </w:rPr>
              <w:instrText xml:space="preserve"> CITATION Ant13 \l 13321 </w:instrText>
            </w:r>
            <w:r>
              <w:fldChar w:fldCharType="separate"/>
            </w:r>
          </w:ins>
          <w:r w:rsidR="0012650D" w:rsidRPr="0012650D">
            <w:rPr>
              <w:noProof/>
              <w:lang w:val="en-PH"/>
            </w:rPr>
            <w:t>(Anthony, 2013)</w:t>
          </w:r>
          <w:ins w:id="2141" w:author="Joey Bernadette Dela Cruz" w:date="2017-08-30T13:17:00Z">
            <w:r>
              <w:fldChar w:fldCharType="end"/>
            </w:r>
          </w:ins>
          <w:customXmlInsRangeStart w:id="2142" w:author="Joey Bernadette Dela Cruz" w:date="2017-08-30T13:17:00Z"/>
        </w:sdtContent>
      </w:sdt>
      <w:customXmlInsRangeEnd w:id="2142"/>
      <w:ins w:id="2143" w:author="Marc Adrian  Jimenez" w:date="2017-08-30T12:20:00Z">
        <w:del w:id="2144" w:author="Joey Bernadette Dela Cruz" w:date="2017-08-30T13:16:00Z">
          <w:r w:rsidR="00DF0C7B" w:rsidRPr="0090452F">
            <w:delText xml:space="preserve">A mobile operating system (OS) is a software </w:delText>
          </w:r>
          <w:r w:rsidR="00DF0C7B">
            <w:delText>platform that gives permission to the smartphone to execute programs and establish the functions and features that are compatible with the user’s device/s such as keyboards, synchronization, messaging, etc. (Sheikh, et al, 2013).</w:delText>
          </w:r>
          <w:r w:rsidR="00DF0C7B" w:rsidRPr="0090452F">
            <w:delText xml:space="preserve"> </w:delText>
          </w:r>
        </w:del>
      </w:ins>
    </w:p>
    <w:p w14:paraId="61D3ECC3" w14:textId="23A3EA91" w:rsidR="00DF0C7B" w:rsidRDefault="00DF0C7B">
      <w:pPr>
        <w:ind w:left="1440" w:firstLine="720"/>
        <w:rPr>
          <w:ins w:id="2145" w:author="Marc Adrian  Jimenez" w:date="2017-08-30T12:20:00Z"/>
        </w:rPr>
        <w:pPrChange w:id="2146" w:author="Joey Bernadette Dela Cruz" w:date="2017-08-30T13:19:00Z">
          <w:pPr>
            <w:pStyle w:val="ListParagraph"/>
          </w:pPr>
        </w:pPrChange>
      </w:pPr>
      <w:ins w:id="2147" w:author="Marc Adrian  Jimenez" w:date="2017-08-30T12:20:00Z">
        <w:del w:id="2148" w:author="Joey Bernadette Dela Cruz" w:date="2017-08-30T13:16:00Z">
          <w:r w:rsidRPr="0090452F">
            <w:delText>The most popular</w:delText>
          </w:r>
          <w:r>
            <w:delText xml:space="preserve"> operating system</w:delText>
          </w:r>
          <w:r w:rsidRPr="0090452F">
            <w:delText xml:space="preserve"> is Google Android, </w:delText>
          </w:r>
          <w:r>
            <w:delText>followed by</w:delText>
          </w:r>
          <w:r w:rsidRPr="0090452F">
            <w:delText xml:space="preserve"> Apple </w:delText>
          </w:r>
          <w:r>
            <w:delText>i</w:delText>
          </w:r>
          <w:r w:rsidRPr="0090452F">
            <w:delText>OS, and Microsoft’s Windows Phone OS. (Rouse, 2011)</w:delText>
          </w:r>
          <w:r>
            <w:delText>.</w:delText>
          </w:r>
          <w:r w:rsidRPr="0090452F">
            <w:delText xml:space="preserve"> Although the most popular</w:delText>
          </w:r>
          <w:r>
            <w:delText xml:space="preserve"> one</w:delText>
          </w:r>
          <w:r w:rsidRPr="0090452F">
            <w:delText xml:space="preserve"> is Android, Apple </w:delText>
          </w:r>
          <w:r>
            <w:delText>i</w:delText>
          </w:r>
          <w:r w:rsidRPr="0090452F">
            <w:delText xml:space="preserve">OS is </w:delText>
          </w:r>
          <w:r>
            <w:delText>recommended</w:delText>
          </w:r>
          <w:r w:rsidRPr="0090452F">
            <w:delText xml:space="preserve"> regarding its touchscreen system. </w:delText>
          </w:r>
          <w:r>
            <w:delText>Per some researchers at Moto, one</w:delText>
          </w:r>
          <w:r w:rsidRPr="0090452F">
            <w:delText xml:space="preserve"> of the reason that</w:delText>
          </w:r>
          <w:r>
            <w:delText xml:space="preserve"> the</w:delText>
          </w:r>
          <w:r w:rsidRPr="0090452F">
            <w:delText xml:space="preserve"> Apple </w:delText>
          </w:r>
          <w:r>
            <w:delText>i</w:delText>
          </w:r>
          <w:r w:rsidRPr="0090452F">
            <w:delText xml:space="preserve">OS’ touchscreen </w:delText>
          </w:r>
          <w:r>
            <w:delText>technology</w:delText>
          </w:r>
          <w:r w:rsidRPr="0090452F">
            <w:delText xml:space="preserve"> is </w:delText>
          </w:r>
          <w:r>
            <w:delText xml:space="preserve">more accurate because it </w:delText>
          </w:r>
          <w:r w:rsidRPr="0090452F">
            <w:delText xml:space="preserve">uses 12-volt power source for the sensing lines in touchscreen sensor </w:delText>
          </w:r>
          <w:r>
            <w:delText xml:space="preserve">compared to 3 to 5-volt power source that most other component manufacturers have. When the touchscreen uses a higher voltage in sensing lines, which can be found in the touch screen sensor, the touch experience would be better. (Ganapati, 2010) </w:delText>
          </w:r>
        </w:del>
      </w:ins>
    </w:p>
    <w:p w14:paraId="1A2EE9A8" w14:textId="77777777" w:rsidR="00DF0C7B" w:rsidRDefault="00DF0C7B" w:rsidP="00DF0C7B">
      <w:pPr>
        <w:pStyle w:val="111"/>
        <w:rPr>
          <w:ins w:id="2149" w:author="Marc Adrian  Jimenez" w:date="2017-08-30T12:20:00Z"/>
        </w:rPr>
      </w:pPr>
      <w:bookmarkStart w:id="2150" w:name="_Toc490719299"/>
      <w:bookmarkStart w:id="2151" w:name="_Toc490730213"/>
      <w:bookmarkStart w:id="2152" w:name="_Toc491864432"/>
      <w:bookmarkStart w:id="2153" w:name="_Toc491868222"/>
      <w:ins w:id="2154" w:author="Marc Adrian  Jimenez" w:date="2017-08-30T12:20:00Z">
        <w:r>
          <w:rPr>
            <w:lang w:eastAsia="en-PH"/>
          </w:rPr>
          <w:t>Random Access Memory (RAM) as a Factor</w:t>
        </w:r>
        <w:bookmarkEnd w:id="2150"/>
        <w:bookmarkEnd w:id="2151"/>
        <w:bookmarkEnd w:id="2152"/>
        <w:bookmarkEnd w:id="2153"/>
      </w:ins>
    </w:p>
    <w:p w14:paraId="16C5FE37" w14:textId="7E48E1BE" w:rsidR="00C67760" w:rsidRDefault="00DF0C7B">
      <w:pPr>
        <w:ind w:left="1440" w:firstLine="720"/>
        <w:rPr>
          <w:ins w:id="2155" w:author="Joey Bernadette Dela Cruz" w:date="2017-08-30T13:18:00Z"/>
          <w:lang w:eastAsia="en-PH"/>
        </w:rPr>
        <w:pPrChange w:id="2156" w:author="Joey Bernadette Dela Cruz" w:date="2017-08-30T13:18:00Z">
          <w:pPr>
            <w:ind w:left="720" w:firstLine="720"/>
          </w:pPr>
        </w:pPrChange>
      </w:pPr>
      <w:ins w:id="2157" w:author="Joey Bernadette Dela Cruz" w:date="2017-08-30T13:18:00Z">
        <w:r>
          <w:rPr>
            <w:noProof/>
            <w:lang w:eastAsia="en-PH"/>
          </w:rPr>
          <w:t xml:space="preserve">Random Access Memory is a type of memory that is volatile and fast compared to other types of memory such as hard drives or solid states drives. </w:t>
        </w:r>
        <w:r w:rsidR="00C67760">
          <w:rPr>
            <w:lang w:eastAsia="en-PH"/>
          </w:rPr>
          <w:t xml:space="preserve">Usually, RAM stores the operating system and running applications for them to be quickly accessed by the CPU or processor. </w:t>
        </w:r>
      </w:ins>
      <w:customXmlInsRangeStart w:id="2158" w:author="Joey Bernadette Dela Cruz" w:date="2017-08-30T13:18:00Z"/>
      <w:sdt>
        <w:sdtPr>
          <w:rPr>
            <w:lang w:eastAsia="en-PH"/>
          </w:rPr>
          <w:id w:val="1748000257"/>
          <w:citation/>
        </w:sdtPr>
        <w:sdtEndPr/>
        <w:sdtContent>
          <w:customXmlInsRangeEnd w:id="2158"/>
          <w:ins w:id="2159" w:author="Joey Bernadette Dela Cruz" w:date="2017-08-30T13:18:00Z">
            <w:r w:rsidR="00C67760">
              <w:rPr>
                <w:lang w:eastAsia="en-PH"/>
              </w:rPr>
              <w:fldChar w:fldCharType="begin"/>
            </w:r>
            <w:r w:rsidR="00C67760">
              <w:rPr>
                <w:lang w:val="en-PH" w:eastAsia="en-PH"/>
              </w:rPr>
              <w:instrText xml:space="preserve"> CITATION Mar16 \l 13321 </w:instrText>
            </w:r>
            <w:r w:rsidR="00C67760">
              <w:rPr>
                <w:lang w:eastAsia="en-PH"/>
              </w:rPr>
              <w:fldChar w:fldCharType="separate"/>
            </w:r>
          </w:ins>
          <w:r w:rsidR="0012650D" w:rsidRPr="0012650D">
            <w:rPr>
              <w:noProof/>
              <w:lang w:val="en-PH" w:eastAsia="en-PH"/>
            </w:rPr>
            <w:t>(Rouse &amp; Brown, Random Access Memory, 2016)</w:t>
          </w:r>
          <w:ins w:id="2160" w:author="Joey Bernadette Dela Cruz" w:date="2017-08-30T13:18:00Z">
            <w:r w:rsidR="00C67760">
              <w:rPr>
                <w:lang w:eastAsia="en-PH"/>
              </w:rPr>
              <w:fldChar w:fldCharType="end"/>
            </w:r>
          </w:ins>
          <w:customXmlInsRangeStart w:id="2161" w:author="Joey Bernadette Dela Cruz" w:date="2017-08-30T13:18:00Z"/>
        </w:sdtContent>
      </w:sdt>
      <w:customXmlInsRangeEnd w:id="2161"/>
      <w:ins w:id="2162" w:author="Joey Bernadette Dela Cruz" w:date="2017-08-30T13:18:00Z">
        <w:r w:rsidR="00C67760">
          <w:rPr>
            <w:lang w:eastAsia="en-PH"/>
          </w:rPr>
          <w:t xml:space="preserve"> RAM is one of the critical component of a smartphone because critical files that the processor needs, waiting to be </w:t>
        </w:r>
        <w:r w:rsidR="00C67760">
          <w:rPr>
            <w:lang w:eastAsia="en-PH"/>
          </w:rPr>
          <w:lastRenderedPageBreak/>
          <w:t xml:space="preserve">accessed, are stored in the RAM. These files, such as OS, Applications, or Game graphics, require speed faster than any other storage. </w:t>
        </w:r>
      </w:ins>
      <w:customXmlInsRangeStart w:id="2163" w:author="Joey Bernadette Dela Cruz" w:date="2017-08-30T13:18:00Z"/>
      <w:sdt>
        <w:sdtPr>
          <w:rPr>
            <w:lang w:eastAsia="en-PH"/>
          </w:rPr>
          <w:id w:val="-1319103969"/>
          <w:citation/>
        </w:sdtPr>
        <w:sdtEndPr/>
        <w:sdtContent>
          <w:customXmlInsRangeEnd w:id="2163"/>
          <w:ins w:id="2164" w:author="Joey Bernadette Dela Cruz" w:date="2017-08-30T13:18:00Z">
            <w:r w:rsidR="00C67760">
              <w:rPr>
                <w:lang w:eastAsia="en-PH"/>
              </w:rPr>
              <w:fldChar w:fldCharType="begin"/>
            </w:r>
            <w:r w:rsidR="00C67760">
              <w:rPr>
                <w:lang w:val="en-PH" w:eastAsia="en-PH"/>
              </w:rPr>
              <w:instrText xml:space="preserve"> CITATION Sch12 \l 13321 </w:instrText>
            </w:r>
            <w:r w:rsidR="00C67760">
              <w:rPr>
                <w:lang w:eastAsia="en-PH"/>
              </w:rPr>
              <w:fldChar w:fldCharType="separate"/>
            </w:r>
          </w:ins>
          <w:r w:rsidR="0012650D" w:rsidRPr="0012650D">
            <w:rPr>
              <w:noProof/>
              <w:lang w:val="en-PH" w:eastAsia="en-PH"/>
            </w:rPr>
            <w:t>(Schiesser, 2012)</w:t>
          </w:r>
          <w:ins w:id="2165" w:author="Joey Bernadette Dela Cruz" w:date="2017-08-30T13:18:00Z">
            <w:r w:rsidR="00C67760">
              <w:rPr>
                <w:lang w:eastAsia="en-PH"/>
              </w:rPr>
              <w:fldChar w:fldCharType="end"/>
            </w:r>
          </w:ins>
          <w:customXmlInsRangeStart w:id="2166" w:author="Joey Bernadette Dela Cruz" w:date="2017-08-30T13:18:00Z"/>
        </w:sdtContent>
      </w:sdt>
      <w:customXmlInsRangeEnd w:id="2166"/>
    </w:p>
    <w:p w14:paraId="44B64325" w14:textId="5C2E6156" w:rsidR="00C67760" w:rsidRDefault="00C67760">
      <w:pPr>
        <w:ind w:left="1440" w:firstLine="720"/>
        <w:rPr>
          <w:ins w:id="2167" w:author="Joey Bernadette Dela Cruz" w:date="2017-08-30T13:18:00Z"/>
          <w:lang w:eastAsia="en-PH"/>
        </w:rPr>
        <w:pPrChange w:id="2168" w:author="Joey Bernadette Dela Cruz" w:date="2017-08-30T13:18:00Z">
          <w:pPr>
            <w:ind w:left="720" w:firstLine="720"/>
          </w:pPr>
        </w:pPrChange>
      </w:pPr>
      <w:ins w:id="2169" w:author="Joey Bernadette Dela Cruz" w:date="2017-08-30T13:18:00Z">
        <w:r>
          <w:rPr>
            <w:lang w:eastAsia="en-PH"/>
          </w:rPr>
          <w:t>In smartphones, RAM enables you to run multiple applications at the same time, such as Facebook, Twitter, Viber, etc. These applications remain in the RAM which is limited so when it reaches its capacity it will have a difficult time opening any other application causing a degrade in performance, slowing down the phone, and affecting the touch</w:t>
        </w:r>
        <w:del w:id="2170" w:author="Marc Adrian  Jimenez" w:date="2017-08-30T14:50:00Z">
          <w:r w:rsidDel="00361C64">
            <w:rPr>
              <w:lang w:eastAsia="en-PH"/>
            </w:rPr>
            <w:delText xml:space="preserve"> </w:delText>
          </w:r>
        </w:del>
        <w:r>
          <w:rPr>
            <w:lang w:eastAsia="en-PH"/>
          </w:rPr>
          <w:t xml:space="preserve">screen responsiveness. </w:t>
        </w:r>
      </w:ins>
      <w:customXmlInsRangeStart w:id="2171" w:author="Joey Bernadette Dela Cruz" w:date="2017-08-30T13:18:00Z"/>
      <w:sdt>
        <w:sdtPr>
          <w:rPr>
            <w:lang w:eastAsia="en-PH"/>
          </w:rPr>
          <w:id w:val="-2104097541"/>
          <w:citation/>
        </w:sdtPr>
        <w:sdtEndPr/>
        <w:sdtContent>
          <w:customXmlInsRangeEnd w:id="2171"/>
          <w:ins w:id="2172" w:author="Joey Bernadette Dela Cruz" w:date="2017-08-30T13:18:00Z">
            <w:r>
              <w:rPr>
                <w:lang w:eastAsia="en-PH"/>
              </w:rPr>
              <w:fldChar w:fldCharType="begin"/>
            </w:r>
            <w:r>
              <w:rPr>
                <w:lang w:val="en-PH" w:eastAsia="en-PH"/>
              </w:rPr>
              <w:instrText xml:space="preserve"> CITATION Tom14 \l 13321 </w:instrText>
            </w:r>
            <w:r>
              <w:rPr>
                <w:lang w:eastAsia="en-PH"/>
              </w:rPr>
              <w:fldChar w:fldCharType="separate"/>
            </w:r>
          </w:ins>
          <w:r w:rsidR="0012650D" w:rsidRPr="0012650D">
            <w:rPr>
              <w:noProof/>
              <w:lang w:val="en-PH" w:eastAsia="en-PH"/>
            </w:rPr>
            <w:t>(Tomshardware, 2014)</w:t>
          </w:r>
          <w:ins w:id="2173" w:author="Joey Bernadette Dela Cruz" w:date="2017-08-30T13:18:00Z">
            <w:r>
              <w:rPr>
                <w:lang w:eastAsia="en-PH"/>
              </w:rPr>
              <w:fldChar w:fldCharType="end"/>
            </w:r>
          </w:ins>
          <w:customXmlInsRangeStart w:id="2174" w:author="Joey Bernadette Dela Cruz" w:date="2017-08-30T13:18:00Z"/>
        </w:sdtContent>
      </w:sdt>
      <w:customXmlInsRangeEnd w:id="2174"/>
      <w:ins w:id="2175" w:author="Joey Bernadette Dela Cruz" w:date="2017-08-30T13:18:00Z">
        <w:r>
          <w:rPr>
            <w:lang w:eastAsia="en-PH"/>
          </w:rPr>
          <w:t xml:space="preserve"> For the touch</w:t>
        </w:r>
        <w:del w:id="2176" w:author="Marc Adrian  Jimenez" w:date="2017-08-30T14:50:00Z">
          <w:r w:rsidDel="00361C64">
            <w:rPr>
              <w:lang w:eastAsia="en-PH"/>
            </w:rPr>
            <w:delText xml:space="preserve"> </w:delText>
          </w:r>
        </w:del>
        <w:r>
          <w:rPr>
            <w:lang w:eastAsia="en-PH"/>
          </w:rPr>
          <w:t xml:space="preserve">screen to be more responsive, you can clear the RAM by killing apps not in use or remove bloatware. </w:t>
        </w:r>
      </w:ins>
      <w:customXmlInsRangeStart w:id="2177" w:author="Joey Bernadette Dela Cruz" w:date="2017-08-30T13:18:00Z"/>
      <w:sdt>
        <w:sdtPr>
          <w:rPr>
            <w:lang w:eastAsia="en-PH"/>
          </w:rPr>
          <w:id w:val="1432548962"/>
          <w:citation/>
        </w:sdtPr>
        <w:sdtEndPr/>
        <w:sdtContent>
          <w:customXmlInsRangeEnd w:id="2177"/>
          <w:ins w:id="2178" w:author="Joey Bernadette Dela Cruz" w:date="2017-08-30T13:18:00Z">
            <w:r>
              <w:rPr>
                <w:lang w:eastAsia="en-PH"/>
              </w:rPr>
              <w:fldChar w:fldCharType="begin"/>
            </w:r>
            <w:r>
              <w:rPr>
                <w:lang w:val="en-PH" w:eastAsia="en-PH"/>
              </w:rPr>
              <w:instrText xml:space="preserve"> CITATION Sinha16 \l 13321 </w:instrText>
            </w:r>
            <w:r>
              <w:rPr>
                <w:lang w:eastAsia="en-PH"/>
              </w:rPr>
              <w:fldChar w:fldCharType="separate"/>
            </w:r>
          </w:ins>
          <w:r w:rsidR="0012650D" w:rsidRPr="0012650D">
            <w:rPr>
              <w:noProof/>
              <w:lang w:val="en-PH" w:eastAsia="en-PH"/>
            </w:rPr>
            <w:t>(Sinha, 2016)</w:t>
          </w:r>
          <w:ins w:id="2179" w:author="Joey Bernadette Dela Cruz" w:date="2017-08-30T13:18:00Z">
            <w:r>
              <w:rPr>
                <w:lang w:eastAsia="en-PH"/>
              </w:rPr>
              <w:fldChar w:fldCharType="end"/>
            </w:r>
          </w:ins>
          <w:customXmlInsRangeStart w:id="2180" w:author="Joey Bernadette Dela Cruz" w:date="2017-08-30T13:18:00Z"/>
        </w:sdtContent>
      </w:sdt>
      <w:customXmlInsRangeEnd w:id="2180"/>
    </w:p>
    <w:p w14:paraId="14C68C54" w14:textId="1F3AC101" w:rsidR="00DF0C7B" w:rsidRDefault="00C67760" w:rsidP="00DF0C7B">
      <w:pPr>
        <w:ind w:left="1440" w:firstLine="720"/>
        <w:rPr>
          <w:ins w:id="2181" w:author="Marc Adrian  Jimenez" w:date="2017-08-30T12:20:00Z"/>
          <w:del w:id="2182" w:author="Joey Bernadette Dela Cruz" w:date="2017-08-30T13:18:00Z"/>
          <w:noProof/>
          <w:lang w:eastAsia="en-PH"/>
        </w:rPr>
      </w:pPr>
      <w:ins w:id="2183" w:author="Joey Bernadette Dela Cruz" w:date="2017-08-30T13:18:00Z">
        <w:r w:rsidDel="00C67760">
          <w:rPr>
            <w:noProof/>
            <w:lang w:eastAsia="en-PH"/>
          </w:rPr>
          <w:t xml:space="preserve"> </w:t>
        </w:r>
      </w:ins>
      <w:ins w:id="2184" w:author="Marc Adrian  Jimenez" w:date="2017-08-30T12:20:00Z">
        <w:del w:id="2185" w:author="Joey Bernadette Dela Cruz" w:date="2017-08-30T13:18:00Z">
          <w:r w:rsidR="00DF0C7B" w:rsidDel="00C67760">
            <w:rPr>
              <w:noProof/>
              <w:lang w:eastAsia="en-PH"/>
            </w:rPr>
            <w:delText xml:space="preserve">Random Access Memory is a type of memory that is volatile and fast compared to other types of memory such as hard drives or solid states drives. </w:delText>
          </w:r>
          <w:r w:rsidR="00DF0C7B">
            <w:rPr>
              <w:noProof/>
              <w:lang w:eastAsia="en-PH"/>
            </w:rPr>
            <w:delText>Usually, RAM stores the operating system and running applications for them to be quickly accessed by the CPU or processor.</w:delText>
          </w:r>
        </w:del>
      </w:ins>
      <w:customXmlInsRangeStart w:id="2186" w:author="Marc Adrian  Jimenez" w:date="2017-08-30T12:20:00Z"/>
      <w:customXmlDelRangeStart w:id="2187" w:author="Joey Bernadette Dela Cruz" w:date="2017-08-30T13:18:00Z"/>
      <w:sdt>
        <w:sdtPr>
          <w:rPr>
            <w:noProof/>
            <w:lang w:eastAsia="en-PH"/>
          </w:rPr>
          <w:id w:val="386542837"/>
          <w:citation/>
        </w:sdtPr>
        <w:sdtEndPr/>
        <w:sdtContent>
          <w:customXmlInsRangeEnd w:id="2186"/>
          <w:customXmlDelRangeEnd w:id="2187"/>
          <w:ins w:id="2188" w:author="Marc Adrian  Jimenez" w:date="2017-08-30T12:20:00Z">
            <w:del w:id="2189" w:author="Joey Bernadette Dela Cruz" w:date="2017-08-30T13:18:00Z">
              <w:r w:rsidR="00DF0C7B">
                <w:rPr>
                  <w:noProof/>
                  <w:lang w:eastAsia="en-PH"/>
                </w:rPr>
                <w:fldChar w:fldCharType="begin"/>
              </w:r>
              <w:r w:rsidR="00DF0C7B">
                <w:rPr>
                  <w:noProof/>
                  <w:lang w:val="en-PH" w:eastAsia="en-PH"/>
                </w:rPr>
                <w:delInstrText xml:space="preserve">CITATION Mar16 \l 13321 </w:delInstrText>
              </w:r>
              <w:r w:rsidR="00DF0C7B">
                <w:rPr>
                  <w:noProof/>
                  <w:lang w:eastAsia="en-PH"/>
                </w:rPr>
                <w:fldChar w:fldCharType="separate"/>
              </w:r>
            </w:del>
          </w:ins>
          <w:del w:id="2190" w:author="Joey Bernadette Dela Cruz" w:date="2017-08-30T13:18:00Z">
            <w:r w:rsidR="00935B9C">
              <w:rPr>
                <w:noProof/>
                <w:lang w:val="en-PH" w:eastAsia="en-PH"/>
              </w:rPr>
              <w:delText xml:space="preserve"> (Rouse &amp; Brown, Random Access Memory, 2016)</w:delText>
            </w:r>
          </w:del>
          <w:ins w:id="2191" w:author="Marc Adrian  Jimenez" w:date="2017-08-30T12:20:00Z">
            <w:del w:id="2192" w:author="Joey Bernadette Dela Cruz" w:date="2017-08-30T13:18:00Z">
              <w:r w:rsidR="00DF0C7B">
                <w:rPr>
                  <w:noProof/>
                  <w:lang w:eastAsia="en-PH"/>
                </w:rPr>
                <w:fldChar w:fldCharType="end"/>
              </w:r>
            </w:del>
          </w:ins>
          <w:customXmlInsRangeStart w:id="2193" w:author="Marc Adrian  Jimenez" w:date="2017-08-30T12:20:00Z"/>
          <w:customXmlDelRangeStart w:id="2194" w:author="Joey Bernadette Dela Cruz" w:date="2017-08-30T13:18:00Z"/>
        </w:sdtContent>
      </w:sdt>
      <w:customXmlInsRangeEnd w:id="2193"/>
      <w:customXmlDelRangeEnd w:id="2194"/>
      <w:ins w:id="2195" w:author="Marc Adrian  Jimenez" w:date="2017-08-30T12:20:00Z">
        <w:del w:id="2196" w:author="Joey Bernadette Dela Cruz" w:date="2017-08-30T13:18:00Z">
          <w:r w:rsidR="00DF0C7B">
            <w:rPr>
              <w:noProof/>
              <w:lang w:eastAsia="en-PH"/>
            </w:rPr>
            <w:delText xml:space="preserve"> </w:delText>
          </w:r>
          <w:bookmarkStart w:id="2197" w:name="_Toc491862671"/>
          <w:bookmarkStart w:id="2198" w:name="_Toc491862785"/>
          <w:bookmarkStart w:id="2199" w:name="_Toc491862723"/>
          <w:bookmarkStart w:id="2200" w:name="_Toc491863269"/>
          <w:bookmarkStart w:id="2201" w:name="_Toc491863674"/>
          <w:bookmarkStart w:id="2202" w:name="_Toc491865879"/>
          <w:bookmarkStart w:id="2203" w:name="_Toc491864433"/>
          <w:bookmarkStart w:id="2204" w:name="_Toc491866480"/>
          <w:bookmarkStart w:id="2205" w:name="_Toc491868075"/>
          <w:bookmarkStart w:id="2206" w:name="_Toc491868223"/>
          <w:bookmarkEnd w:id="2197"/>
          <w:bookmarkEnd w:id="2198"/>
          <w:bookmarkEnd w:id="2199"/>
          <w:bookmarkEnd w:id="2200"/>
          <w:bookmarkEnd w:id="2201"/>
          <w:bookmarkEnd w:id="2202"/>
          <w:bookmarkEnd w:id="2203"/>
          <w:bookmarkEnd w:id="2204"/>
          <w:bookmarkEnd w:id="2205"/>
          <w:bookmarkEnd w:id="2206"/>
        </w:del>
      </w:ins>
    </w:p>
    <w:p w14:paraId="20023222" w14:textId="677F394C" w:rsidR="00DF0C7B" w:rsidRDefault="00DF0C7B" w:rsidP="00DF0C7B">
      <w:pPr>
        <w:ind w:left="1440" w:firstLine="720"/>
        <w:rPr>
          <w:ins w:id="2207" w:author="Marc Adrian  Jimenez" w:date="2017-08-30T12:20:00Z"/>
          <w:del w:id="2208" w:author="Joey Bernadette Dela Cruz" w:date="2017-08-30T13:18:00Z"/>
        </w:rPr>
      </w:pPr>
      <w:ins w:id="2209" w:author="Marc Adrian  Jimenez" w:date="2017-08-30T12:20:00Z">
        <w:del w:id="2210" w:author="Joey Bernadette Dela Cruz" w:date="2017-08-30T13:18:00Z">
          <w:r>
            <w:rPr>
              <w:noProof/>
              <w:lang w:eastAsia="en-PH"/>
            </w:rPr>
            <w:delText>In smartphones, RAM enables you to run multiple applications at the same time, such as Facebook, Twitter, Viber, etc. These applications remains in the RAM which is limited so when it reaches its capacity it will have a difficult time opening any other application causing a degrade in performance, slowing down the phone, and affecting the touch screen responsiveness.(Tomshardware, 2014)</w:delText>
          </w:r>
          <w:bookmarkStart w:id="2211" w:name="_Toc491862672"/>
          <w:bookmarkStart w:id="2212" w:name="_Toc491862786"/>
          <w:bookmarkStart w:id="2213" w:name="_Toc491862724"/>
          <w:bookmarkStart w:id="2214" w:name="_Toc491863270"/>
          <w:bookmarkStart w:id="2215" w:name="_Toc491863675"/>
          <w:bookmarkStart w:id="2216" w:name="_Toc491865880"/>
          <w:bookmarkStart w:id="2217" w:name="_Toc491864434"/>
          <w:bookmarkStart w:id="2218" w:name="_Toc491866481"/>
          <w:bookmarkStart w:id="2219" w:name="_Toc491868076"/>
          <w:bookmarkStart w:id="2220" w:name="_Toc491868224"/>
          <w:bookmarkEnd w:id="2211"/>
          <w:bookmarkEnd w:id="2212"/>
          <w:bookmarkEnd w:id="2213"/>
          <w:bookmarkEnd w:id="2214"/>
          <w:bookmarkEnd w:id="2215"/>
          <w:bookmarkEnd w:id="2216"/>
          <w:bookmarkEnd w:id="2217"/>
          <w:bookmarkEnd w:id="2218"/>
          <w:bookmarkEnd w:id="2219"/>
          <w:bookmarkEnd w:id="2220"/>
        </w:del>
      </w:ins>
    </w:p>
    <w:p w14:paraId="0F49FDFF" w14:textId="77777777" w:rsidR="00DF0C7B" w:rsidRDefault="00DF0C7B" w:rsidP="00DF0C7B">
      <w:pPr>
        <w:pStyle w:val="111"/>
        <w:rPr>
          <w:ins w:id="2221" w:author="Marc Adrian  Jimenez" w:date="2017-08-30T12:20:00Z"/>
        </w:rPr>
      </w:pPr>
      <w:bookmarkStart w:id="2222" w:name="_Toc490730214"/>
      <w:bookmarkStart w:id="2223" w:name="_Toc491864435"/>
      <w:bookmarkStart w:id="2224" w:name="_Toc491868225"/>
      <w:bookmarkStart w:id="2225" w:name="_Toc490719300"/>
      <w:ins w:id="2226" w:author="Marc Adrian  Jimenez" w:date="2017-08-30T12:20:00Z">
        <w:r>
          <w:t>Graphics Processing Unit (GPU) as a Factor</w:t>
        </w:r>
        <w:bookmarkEnd w:id="2222"/>
        <w:bookmarkEnd w:id="2223"/>
        <w:bookmarkEnd w:id="2224"/>
      </w:ins>
    </w:p>
    <w:bookmarkEnd w:id="2225"/>
    <w:p w14:paraId="24A1E998" w14:textId="7DF13682" w:rsidR="00DF0C7B" w:rsidRDefault="00DF0C7B" w:rsidP="00DF0C7B">
      <w:pPr>
        <w:ind w:left="1440"/>
        <w:rPr>
          <w:ins w:id="2227" w:author="Marc Adrian  Jimenez" w:date="2017-08-30T12:20:00Z"/>
        </w:rPr>
      </w:pPr>
      <w:ins w:id="2228" w:author="Marc Adrian  Jimenez" w:date="2017-08-30T12:20:00Z">
        <w:r>
          <w:tab/>
        </w:r>
        <w:commentRangeStart w:id="2229"/>
        <w:commentRangeStart w:id="2230"/>
        <w:r>
          <w:t>Graphics</w:t>
        </w:r>
        <w:commentRangeStart w:id="2231"/>
        <w:commentRangeStart w:id="2232"/>
        <w:r>
          <w:t xml:space="preserve"> Processing Unit is a type of circuit that improves the image output by lessening the work of the CPU and increases the performance of graphics and videos. Smartphones today use chipsets in which part of these chipsets </w:t>
        </w:r>
        <w:r w:rsidRPr="00A42FA8">
          <w:t>include GPUs to stay on par</w:t>
        </w:r>
        <w:r w:rsidRPr="001F42AF">
          <w:rPr>
            <w:b/>
          </w:rPr>
          <w:t xml:space="preserve"> </w:t>
        </w:r>
        <w:r>
          <w:t xml:space="preserve">with the increasing demand of hardware technology. </w:t>
        </w:r>
        <w:commentRangeEnd w:id="2231"/>
        <w:r>
          <w:rPr>
            <w:rStyle w:val="CommentReference"/>
          </w:rPr>
          <w:commentReference w:id="2231"/>
        </w:r>
        <w:commentRangeEnd w:id="2232"/>
        <w:r>
          <w:rPr>
            <w:rStyle w:val="CommentReference"/>
          </w:rPr>
          <w:commentReference w:id="2232"/>
        </w:r>
        <w:commentRangeEnd w:id="2229"/>
        <w:r>
          <w:rPr>
            <w:rStyle w:val="CommentReference"/>
          </w:rPr>
          <w:commentReference w:id="2229"/>
        </w:r>
        <w:commentRangeEnd w:id="2230"/>
        <w:r>
          <w:rPr>
            <w:rStyle w:val="CommentReference"/>
          </w:rPr>
          <w:commentReference w:id="2230"/>
        </w:r>
      </w:ins>
      <w:customXmlInsRangeStart w:id="2233" w:author="Joey Bernadette Dela Cruz" w:date="2017-08-30T13:55:00Z"/>
      <w:sdt>
        <w:sdtPr>
          <w:id w:val="-335154746"/>
          <w:citation/>
        </w:sdtPr>
        <w:sdtEndPr/>
        <w:sdtContent>
          <w:customXmlInsRangeEnd w:id="2233"/>
          <w:ins w:id="2234" w:author="Joey Bernadette Dela Cruz" w:date="2017-08-30T13:55:00Z">
            <w:r w:rsidR="00510A42">
              <w:fldChar w:fldCharType="begin"/>
            </w:r>
            <w:r w:rsidR="00510A42">
              <w:rPr>
                <w:lang w:val="en-PH"/>
              </w:rPr>
              <w:instrText xml:space="preserve"> CITATION tec \l 13321 </w:instrText>
            </w:r>
          </w:ins>
          <w:r w:rsidR="00510A42">
            <w:fldChar w:fldCharType="separate"/>
          </w:r>
          <w:r w:rsidR="0012650D">
            <w:rPr>
              <w:noProof/>
              <w:lang w:val="en-PH"/>
            </w:rPr>
            <w:t xml:space="preserve"> </w:t>
          </w:r>
          <w:r w:rsidR="0012650D" w:rsidRPr="0012650D">
            <w:rPr>
              <w:noProof/>
              <w:lang w:val="en-PH"/>
            </w:rPr>
            <w:t>(technopedia , n.d.)</w:t>
          </w:r>
          <w:ins w:id="2235" w:author="Joey Bernadette Dela Cruz" w:date="2017-08-30T13:55:00Z">
            <w:r w:rsidR="00510A42">
              <w:fldChar w:fldCharType="end"/>
            </w:r>
          </w:ins>
          <w:customXmlInsRangeStart w:id="2236" w:author="Joey Bernadette Dela Cruz" w:date="2017-08-30T13:55:00Z"/>
        </w:sdtContent>
      </w:sdt>
      <w:customXmlInsRangeEnd w:id="2236"/>
    </w:p>
    <w:p w14:paraId="728B2A68" w14:textId="6229199D" w:rsidR="00DF0C7B" w:rsidRPr="006E4495" w:rsidRDefault="00DF0C7B" w:rsidP="00DF0C7B">
      <w:pPr>
        <w:ind w:left="1440"/>
        <w:rPr>
          <w:ins w:id="2237" w:author="Joey Bernadette Dela Cruz" w:date="2017-08-30T13:19:00Z"/>
        </w:rPr>
      </w:pPr>
      <w:ins w:id="2238" w:author="Marc Adrian  Jimenez" w:date="2017-08-30T12:20:00Z">
        <w:r>
          <w:tab/>
        </w:r>
        <w:r w:rsidRPr="00F72FD3">
          <w:t>Smartphones have two options in running software</w:t>
        </w:r>
        <w:r>
          <w:t>. The first one is</w:t>
        </w:r>
        <w:r w:rsidRPr="00F72FD3">
          <w:t xml:space="preserve"> run the application directly using the CPU offload the software in the GPU then process it to the CPU causing the UI to process it smoothly. The second option is it will put less load on the CPU</w:t>
        </w:r>
        <w:r>
          <w:t xml:space="preserve"> which is </w:t>
        </w:r>
        <w:r w:rsidRPr="00F72FD3">
          <w:t xml:space="preserve">more optimal. Per </w:t>
        </w:r>
      </w:ins>
      <w:ins w:id="2239" w:author="Marc Adrian  Jimenez" w:date="2017-08-30T13:06:00Z">
        <w:r w:rsidR="00D94AC9">
          <w:t>Simon Kinahan</w:t>
        </w:r>
      </w:ins>
      <w:ins w:id="2240" w:author="Marc Adrian  Jimenez" w:date="2017-08-30T12:20:00Z">
        <w:r w:rsidRPr="00F72FD3">
          <w:t>, the CPU frees up, when an application offloads all rendering to the GPU, allowing the CPU to work on other tasks</w:t>
        </w:r>
      </w:ins>
      <w:customXmlInsRangeStart w:id="2241" w:author="Marc Adrian  Jimenez" w:date="2017-08-30T13:07:00Z"/>
      <w:sdt>
        <w:sdtPr>
          <w:id w:val="1634204824"/>
          <w:citation/>
        </w:sdtPr>
        <w:sdtEndPr/>
        <w:sdtContent>
          <w:customXmlInsRangeEnd w:id="2241"/>
          <w:ins w:id="2242" w:author="Marc Adrian  Jimenez" w:date="2017-08-30T13:07:00Z">
            <w:r w:rsidR="00D94AC9">
              <w:fldChar w:fldCharType="begin"/>
            </w:r>
            <w:r w:rsidR="00D94AC9">
              <w:rPr>
                <w:lang w:val="en-PH"/>
              </w:rPr>
              <w:instrText xml:space="preserve"> CITATION Kin15 \l 13321 </w:instrText>
            </w:r>
          </w:ins>
          <w:r w:rsidR="00D94AC9">
            <w:fldChar w:fldCharType="separate"/>
          </w:r>
          <w:r w:rsidR="0012650D">
            <w:rPr>
              <w:noProof/>
              <w:lang w:val="en-PH"/>
            </w:rPr>
            <w:t xml:space="preserve"> </w:t>
          </w:r>
          <w:r w:rsidR="0012650D" w:rsidRPr="0012650D">
            <w:rPr>
              <w:noProof/>
              <w:lang w:val="en-PH"/>
            </w:rPr>
            <w:t>(Kinahan, 2015)</w:t>
          </w:r>
          <w:ins w:id="2243" w:author="Marc Adrian  Jimenez" w:date="2017-08-30T13:07:00Z">
            <w:r w:rsidR="00D94AC9">
              <w:fldChar w:fldCharType="end"/>
            </w:r>
          </w:ins>
          <w:customXmlInsRangeStart w:id="2244" w:author="Marc Adrian  Jimenez" w:date="2017-08-30T13:07:00Z"/>
        </w:sdtContent>
      </w:sdt>
      <w:customXmlInsRangeEnd w:id="2244"/>
      <w:ins w:id="2245" w:author="Marc Adrian  Jimenez" w:date="2017-08-30T12:20:00Z">
        <w:r w:rsidRPr="00F72FD3">
          <w:t xml:space="preserve">. </w:t>
        </w:r>
        <w:r w:rsidDel="00F72FD3">
          <w:t xml:space="preserve"> </w:t>
        </w:r>
        <w:r w:rsidRPr="00460A10">
          <w:t>Applications, especially games, and user interface of smartphones rely on Graphical Processing Unit</w:t>
        </w:r>
        <w:r>
          <w:t xml:space="preserve"> since </w:t>
        </w:r>
        <w:r w:rsidRPr="00460A10">
          <w:t xml:space="preserve">this is the hardware that defines the quality </w:t>
        </w:r>
        <w:r>
          <w:t>of the smartphone's graphics. Furthermore,</w:t>
        </w:r>
        <w:r w:rsidRPr="00460A10">
          <w:t xml:space="preserve"> if the GPU of the phone cannot handle a certain application or game, this would cause the GPU to not function properly and overheat</w:t>
        </w:r>
        <w:r>
          <w:t xml:space="preserve"> that might </w:t>
        </w:r>
        <w:r w:rsidR="00361C64">
          <w:t>affect the touch</w:t>
        </w:r>
        <w:r w:rsidRPr="00460A10">
          <w:t>screen</w:t>
        </w:r>
        <w:r>
          <w:t>’</w:t>
        </w:r>
        <w:r w:rsidRPr="00460A10">
          <w:t>s responsiveness in the application.</w:t>
        </w:r>
      </w:ins>
      <w:ins w:id="2246" w:author="Joey Bernadette Dela Cruz" w:date="2017-08-30T13:56:00Z">
        <w:r w:rsidR="00411333">
          <w:t xml:space="preserve"> </w:t>
        </w:r>
      </w:ins>
      <w:customXmlInsRangeStart w:id="2247" w:author="Joey Bernadette Dela Cruz" w:date="2017-08-30T13:58:00Z"/>
      <w:sdt>
        <w:sdtPr>
          <w:id w:val="-385960101"/>
          <w:citation/>
        </w:sdtPr>
        <w:sdtEndPr/>
        <w:sdtContent>
          <w:customXmlInsRangeEnd w:id="2247"/>
          <w:ins w:id="2248" w:author="Joey Bernadette Dela Cruz" w:date="2017-08-30T13:58:00Z">
            <w:r w:rsidR="00411333">
              <w:fldChar w:fldCharType="begin"/>
            </w:r>
            <w:r w:rsidR="00411333">
              <w:rPr>
                <w:lang w:val="en-PH"/>
              </w:rPr>
              <w:instrText xml:space="preserve"> CITATION Cam11 \l 13321 </w:instrText>
            </w:r>
          </w:ins>
          <w:r w:rsidR="00411333">
            <w:fldChar w:fldCharType="separate"/>
          </w:r>
          <w:r w:rsidR="0012650D" w:rsidRPr="0012650D">
            <w:rPr>
              <w:noProof/>
              <w:lang w:val="en-PH"/>
            </w:rPr>
            <w:t>(Campos, Williams, &amp; Tiganus, 2011)</w:t>
          </w:r>
          <w:ins w:id="2249" w:author="Joey Bernadette Dela Cruz" w:date="2017-08-30T13:58:00Z">
            <w:r w:rsidR="00411333">
              <w:fldChar w:fldCharType="end"/>
            </w:r>
          </w:ins>
          <w:customXmlInsRangeStart w:id="2250" w:author="Joey Bernadette Dela Cruz" w:date="2017-08-30T13:58:00Z"/>
        </w:sdtContent>
      </w:sdt>
      <w:customXmlInsRangeEnd w:id="2250"/>
    </w:p>
    <w:p w14:paraId="26F2F38C" w14:textId="020C7B34" w:rsidR="00120D88" w:rsidRPr="006E4495" w:rsidRDefault="00120D88">
      <w:pPr>
        <w:pStyle w:val="111"/>
        <w:rPr>
          <w:ins w:id="2251" w:author="Marc Adrian  Jimenez" w:date="2017-08-30T12:20:00Z"/>
        </w:rPr>
        <w:pPrChange w:id="2252" w:author="Joey Bernadette Dela Cruz" w:date="2017-08-30T13:19:00Z">
          <w:pPr>
            <w:ind w:left="1440"/>
          </w:pPr>
        </w:pPrChange>
      </w:pPr>
      <w:bookmarkStart w:id="2253" w:name="_Toc491864436"/>
      <w:bookmarkStart w:id="2254" w:name="_Toc491868226"/>
      <w:ins w:id="2255" w:author="Joey Bernadette Dela Cruz" w:date="2017-08-30T13:19:00Z">
        <w:r>
          <w:lastRenderedPageBreak/>
          <w:t>Types of Touch</w:t>
        </w:r>
      </w:ins>
      <w:ins w:id="2256" w:author="Marc Adrian  Jimenez" w:date="2017-08-30T14:50:00Z">
        <w:r w:rsidR="00361C64">
          <w:t>s</w:t>
        </w:r>
      </w:ins>
      <w:ins w:id="2257" w:author="Joey Bernadette Dela Cruz" w:date="2017-08-30T13:19:00Z">
        <w:del w:id="2258" w:author="Marc Adrian  Jimenez" w:date="2017-08-30T14:50:00Z">
          <w:r w:rsidDel="00361C64">
            <w:delText xml:space="preserve"> S</w:delText>
          </w:r>
        </w:del>
        <w:r>
          <w:t>creen as a Factor</w:t>
        </w:r>
        <w:bookmarkEnd w:id="2253"/>
        <w:bookmarkEnd w:id="2254"/>
        <w:r>
          <w:t xml:space="preserve"> </w:t>
        </w:r>
      </w:ins>
    </w:p>
    <w:p w14:paraId="0C6B1C77" w14:textId="562693F3" w:rsidR="00F849AF" w:rsidRDefault="00F849AF">
      <w:pPr>
        <w:ind w:left="1440" w:firstLine="720"/>
        <w:rPr>
          <w:ins w:id="2259" w:author="Joey Bernadette Dela Cruz" w:date="2017-08-30T13:05:00Z"/>
        </w:rPr>
        <w:pPrChange w:id="2260" w:author="Joey Bernadette Dela Cruz" w:date="2017-08-30T13:03:00Z">
          <w:pPr>
            <w:spacing w:after="200" w:line="276" w:lineRule="auto"/>
            <w:jc w:val="left"/>
          </w:pPr>
        </w:pPrChange>
      </w:pPr>
      <w:ins w:id="2261" w:author="Joey Bernadette Dela Cruz" w:date="2017-08-30T13:03:00Z">
        <w:r w:rsidRPr="00F849AF">
          <w:t>According to Tru-VuMonitors, there are four types of touch</w:t>
        </w:r>
        <w:del w:id="2262" w:author="Marc Adrian  Jimenez" w:date="2017-08-30T14:50:00Z">
          <w:r w:rsidRPr="00F849AF" w:rsidDel="00361C64">
            <w:delText xml:space="preserve"> </w:delText>
          </w:r>
        </w:del>
        <w:r w:rsidRPr="00F849AF">
          <w:t xml:space="preserve">screen. Resistive, Capacitive, Surface acoustical wave, and infrared. </w:t>
        </w:r>
      </w:ins>
      <w:customXmlInsRangeStart w:id="2263" w:author="Joey Bernadette Dela Cruz" w:date="2017-08-30T13:05:00Z"/>
      <w:sdt>
        <w:sdtPr>
          <w:id w:val="-1740082798"/>
          <w:citation/>
        </w:sdtPr>
        <w:sdtEndPr/>
        <w:sdtContent>
          <w:customXmlInsRangeEnd w:id="2263"/>
          <w:ins w:id="2264" w:author="Joey Bernadette Dela Cruz" w:date="2017-08-30T13:05:00Z">
            <w:r w:rsidR="000F4F61">
              <w:fldChar w:fldCharType="begin"/>
            </w:r>
            <w:r w:rsidR="000F4F61">
              <w:rPr>
                <w:lang w:val="en-PH"/>
              </w:rPr>
              <w:instrText xml:space="preserve"> CITATION Tru \l 13321 </w:instrText>
            </w:r>
          </w:ins>
          <w:r w:rsidR="000F4F61">
            <w:fldChar w:fldCharType="separate"/>
          </w:r>
          <w:r w:rsidR="0012650D" w:rsidRPr="0012650D">
            <w:rPr>
              <w:noProof/>
              <w:lang w:val="en-PH"/>
            </w:rPr>
            <w:t>(Tru-vumonitors, n.d.)</w:t>
          </w:r>
          <w:ins w:id="2265" w:author="Joey Bernadette Dela Cruz" w:date="2017-08-30T13:05:00Z">
            <w:r w:rsidR="000F4F61">
              <w:fldChar w:fldCharType="end"/>
            </w:r>
          </w:ins>
          <w:customXmlInsRangeStart w:id="2266" w:author="Joey Bernadette Dela Cruz" w:date="2017-08-30T13:05:00Z"/>
        </w:sdtContent>
      </w:sdt>
      <w:customXmlInsRangeEnd w:id="2266"/>
      <w:ins w:id="2267" w:author="Joey Bernadette Dela Cruz" w:date="2017-08-30T13:39:00Z">
        <w:r w:rsidR="00741521" w:rsidRPr="00741521">
          <w:t xml:space="preserve"> </w:t>
        </w:r>
        <w:r w:rsidR="00BF1DE9">
          <w:t xml:space="preserve">But the study </w:t>
        </w:r>
      </w:ins>
      <w:ins w:id="2268" w:author="Joey Bernadette Dela Cruz" w:date="2017-08-30T13:42:00Z">
        <w:r w:rsidR="00BF1DE9">
          <w:t>will only discuss</w:t>
        </w:r>
      </w:ins>
      <w:ins w:id="2269" w:author="Joey Bernadette Dela Cruz" w:date="2017-08-30T13:39:00Z">
        <w:r w:rsidR="00741521" w:rsidRPr="00741521">
          <w:t xml:space="preserve"> the two types of touchscreen that</w:t>
        </w:r>
        <w:r w:rsidR="00A30C71">
          <w:t xml:space="preserve"> are predominantly used by phones</w:t>
        </w:r>
      </w:ins>
      <w:ins w:id="2270" w:author="Joey Bernadette Dela Cruz" w:date="2017-08-30T13:40:00Z">
        <w:r w:rsidR="00A30C71">
          <w:t>, the Resistive touch</w:t>
        </w:r>
        <w:del w:id="2271" w:author="Marc Adrian  Jimenez" w:date="2017-08-30T14:51:00Z">
          <w:r w:rsidR="00A30C71" w:rsidDel="00361C64">
            <w:delText xml:space="preserve"> </w:delText>
          </w:r>
        </w:del>
        <w:r w:rsidR="00A30C71">
          <w:t>screen and Capacitive touch</w:t>
        </w:r>
        <w:del w:id="2272" w:author="Marc Adrian  Jimenez" w:date="2017-08-30T14:51:00Z">
          <w:r w:rsidR="00A30C71" w:rsidDel="00361C64">
            <w:delText xml:space="preserve"> </w:delText>
          </w:r>
        </w:del>
        <w:r w:rsidR="00A30C71">
          <w:t>screen.</w:t>
        </w:r>
      </w:ins>
      <w:ins w:id="2273" w:author="Joey Bernadette Dela Cruz" w:date="2017-08-30T13:39:00Z">
        <w:r w:rsidR="00741521">
          <w:t xml:space="preserve"> </w:t>
        </w:r>
      </w:ins>
      <w:customXmlInsRangeStart w:id="2274" w:author="Joey Bernadette Dela Cruz" w:date="2017-08-30T13:40:00Z"/>
      <w:sdt>
        <w:sdtPr>
          <w:id w:val="504020658"/>
          <w:citation/>
        </w:sdtPr>
        <w:sdtEndPr/>
        <w:sdtContent>
          <w:customXmlInsRangeEnd w:id="2274"/>
          <w:ins w:id="2275" w:author="Joey Bernadette Dela Cruz" w:date="2017-08-30T13:40:00Z">
            <w:r w:rsidR="00741521">
              <w:fldChar w:fldCharType="begin"/>
            </w:r>
            <w:r w:rsidR="00741521">
              <w:rPr>
                <w:lang w:val="en-PH"/>
              </w:rPr>
              <w:instrText xml:space="preserve"> CITATION Wil10 \l 13321 </w:instrText>
            </w:r>
          </w:ins>
          <w:r w:rsidR="00741521">
            <w:fldChar w:fldCharType="separate"/>
          </w:r>
          <w:r w:rsidR="0012650D" w:rsidRPr="0012650D">
            <w:rPr>
              <w:noProof/>
              <w:lang w:val="en-PH"/>
            </w:rPr>
            <w:t>(Williams, 2010)</w:t>
          </w:r>
          <w:ins w:id="2276" w:author="Joey Bernadette Dela Cruz" w:date="2017-08-30T13:40:00Z">
            <w:r w:rsidR="00741521">
              <w:fldChar w:fldCharType="end"/>
            </w:r>
          </w:ins>
          <w:customXmlInsRangeStart w:id="2277" w:author="Joey Bernadette Dela Cruz" w:date="2017-08-30T13:05:00Z"/>
        </w:sdtContent>
      </w:sdt>
      <w:customXmlInsRangeEnd w:id="2277"/>
    </w:p>
    <w:p w14:paraId="651ABCBA" w14:textId="5A8E874E" w:rsidR="000F4F61" w:rsidRDefault="000F4F61">
      <w:pPr>
        <w:ind w:left="1440" w:firstLine="720"/>
        <w:rPr>
          <w:ins w:id="2278" w:author="Joey Bernadette Dela Cruz" w:date="2017-08-30T13:08:00Z"/>
        </w:rPr>
        <w:pPrChange w:id="2279" w:author="Joey Bernadette Dela Cruz" w:date="2017-08-30T13:06:00Z">
          <w:pPr>
            <w:spacing w:after="200" w:line="276" w:lineRule="auto"/>
            <w:jc w:val="left"/>
          </w:pPr>
        </w:pPrChange>
      </w:pPr>
      <w:ins w:id="2280" w:author="Joey Bernadette Dela Cruz" w:date="2017-08-30T13:05:00Z">
        <w:r w:rsidRPr="000F4F61">
          <w:t>Resistive touch</w:t>
        </w:r>
        <w:del w:id="2281" w:author="Marc Adrian  Jimenez" w:date="2017-08-30T14:51:00Z">
          <w:r w:rsidRPr="000F4F61" w:rsidDel="00361C64">
            <w:delText xml:space="preserve"> </w:delText>
          </w:r>
        </w:del>
        <w:r w:rsidRPr="000F4F61">
          <w:t>screen is the most used touch technology. It is composed of two layers which are the flexible top layer and the rigid bottom later. When you touch the screen, the flexible top layer will push onto the rigid bottom layer and determined based on the</w:t>
        </w:r>
        <w:r>
          <w:t xml:space="preserve"> pressure of the touch. </w:t>
        </w:r>
      </w:ins>
      <w:customXmlInsRangeStart w:id="2282" w:author="Joey Bernadette Dela Cruz" w:date="2017-08-30T13:06:00Z"/>
      <w:sdt>
        <w:sdtPr>
          <w:id w:val="-1526003045"/>
          <w:citation/>
        </w:sdtPr>
        <w:sdtEndPr/>
        <w:sdtContent>
          <w:customXmlInsRangeEnd w:id="2282"/>
          <w:ins w:id="2283" w:author="Joey Bernadette Dela Cruz" w:date="2017-08-30T13:06:00Z">
            <w:r>
              <w:fldChar w:fldCharType="begin"/>
            </w:r>
            <w:r>
              <w:rPr>
                <w:lang w:val="en-PH"/>
              </w:rPr>
              <w:instrText xml:space="preserve"> CITATION Tru \l 13321 </w:instrText>
            </w:r>
          </w:ins>
          <w:r>
            <w:fldChar w:fldCharType="separate"/>
          </w:r>
          <w:r w:rsidR="0012650D" w:rsidRPr="0012650D">
            <w:rPr>
              <w:noProof/>
              <w:lang w:val="en-PH"/>
            </w:rPr>
            <w:t>(Tru-vumonitors, n.d.)</w:t>
          </w:r>
          <w:ins w:id="2284" w:author="Joey Bernadette Dela Cruz" w:date="2017-08-30T13:06:00Z">
            <w:r>
              <w:fldChar w:fldCharType="end"/>
            </w:r>
          </w:ins>
          <w:customXmlInsRangeStart w:id="2285" w:author="Joey Bernadette Dela Cruz" w:date="2017-08-30T13:06:00Z"/>
        </w:sdtContent>
      </w:sdt>
      <w:customXmlInsRangeEnd w:id="2285"/>
      <w:ins w:id="2286" w:author="Joey Bernadette Dela Cruz" w:date="2017-08-30T13:05:00Z">
        <w:r w:rsidRPr="000F4F61">
          <w:t xml:space="preserve"> Since it depends on the pressure applied to the touch</w:t>
        </w:r>
        <w:del w:id="2287" w:author="Marc Adrian  Jimenez" w:date="2017-08-30T14:51:00Z">
          <w:r w:rsidRPr="000F4F61" w:rsidDel="00361C64">
            <w:delText xml:space="preserve"> </w:delText>
          </w:r>
        </w:del>
        <w:r w:rsidRPr="000F4F61">
          <w:t>screen, you can use anything to make the touch interface work just as long as it creates enough pressure, such as a gloved finger or a fingernail. Resistive touch</w:t>
        </w:r>
        <w:del w:id="2288" w:author="Marc Adrian  Jimenez" w:date="2017-08-30T14:51:00Z">
          <w:r w:rsidRPr="000F4F61" w:rsidDel="00361C64">
            <w:delText xml:space="preserve"> </w:delText>
          </w:r>
        </w:del>
        <w:r w:rsidRPr="000F4F61">
          <w:t>screens contain multiple layers which in return contributes a negative outcome such as the unresponsiveness of resistive touch</w:t>
        </w:r>
        <w:del w:id="2289" w:author="Marc Adrian  Jimenez" w:date="2017-08-30T14:51:00Z">
          <w:r w:rsidRPr="000F4F61" w:rsidDel="00361C64">
            <w:delText xml:space="preserve"> </w:delText>
          </w:r>
        </w:del>
        <w:r w:rsidRPr="000F4F61">
          <w:t xml:space="preserve">screens due to the multiple layers. </w:t>
        </w:r>
      </w:ins>
      <w:customXmlInsRangeStart w:id="2290" w:author="Joey Bernadette Dela Cruz" w:date="2017-08-30T13:07:00Z"/>
      <w:sdt>
        <w:sdtPr>
          <w:id w:val="1465546915"/>
          <w:citation/>
        </w:sdtPr>
        <w:sdtEndPr/>
        <w:sdtContent>
          <w:customXmlInsRangeEnd w:id="2290"/>
          <w:ins w:id="2291" w:author="Joey Bernadette Dela Cruz" w:date="2017-08-30T13:07:00Z">
            <w:r>
              <w:fldChar w:fldCharType="begin"/>
            </w:r>
            <w:r>
              <w:rPr>
                <w:lang w:val="en-PH"/>
              </w:rPr>
              <w:instrText xml:space="preserve"> CITATION Lan12 \l 13321 </w:instrText>
            </w:r>
          </w:ins>
          <w:r>
            <w:fldChar w:fldCharType="separate"/>
          </w:r>
          <w:r w:rsidR="0012650D" w:rsidRPr="0012650D">
            <w:rPr>
              <w:noProof/>
              <w:lang w:val="en-PH"/>
            </w:rPr>
            <w:t>(Lancet, 2012)</w:t>
          </w:r>
          <w:ins w:id="2292" w:author="Joey Bernadette Dela Cruz" w:date="2017-08-30T13:07:00Z">
            <w:r>
              <w:fldChar w:fldCharType="end"/>
            </w:r>
          </w:ins>
          <w:customXmlInsRangeStart w:id="2293" w:author="Joey Bernadette Dela Cruz" w:date="2017-08-30T13:07:00Z"/>
        </w:sdtContent>
      </w:sdt>
      <w:customXmlInsRangeEnd w:id="2293"/>
    </w:p>
    <w:p w14:paraId="6695BBA5" w14:textId="26C16DF0" w:rsidR="00142D1A" w:rsidRDefault="00142D1A">
      <w:pPr>
        <w:ind w:left="1440" w:firstLine="720"/>
        <w:rPr>
          <w:ins w:id="2294" w:author="Joey Bernadette Dela Cruz" w:date="2017-08-30T13:09:00Z"/>
        </w:rPr>
        <w:pPrChange w:id="2295" w:author="Joey Bernadette Dela Cruz" w:date="2017-08-30T13:08:00Z">
          <w:pPr>
            <w:spacing w:after="200" w:line="276" w:lineRule="auto"/>
            <w:jc w:val="left"/>
          </w:pPr>
        </w:pPrChange>
      </w:pPr>
      <w:ins w:id="2296" w:author="Joey Bernadette Dela Cruz" w:date="2017-08-30T13:08:00Z">
        <w:r w:rsidRPr="00142D1A">
          <w:t>Capacitive touch</w:t>
        </w:r>
        <w:del w:id="2297" w:author="Marc Adrian  Jimenez" w:date="2017-08-30T14:51:00Z">
          <w:r w:rsidRPr="00142D1A" w:rsidDel="00361C64">
            <w:delText xml:space="preserve"> </w:delText>
          </w:r>
        </w:del>
        <w:r w:rsidRPr="00142D1A">
          <w:t xml:space="preserve">screen uses a material that stores electrical charges. It does not rely on pressure, but on the conductive properties of our fingers which releases electrical charges. Since it relies on the electrical charges, it will not respond if not touched by a human skin. </w:t>
        </w:r>
      </w:ins>
      <w:customXmlInsRangeStart w:id="2298" w:author="Joey Bernadette Dela Cruz" w:date="2017-08-30T13:08:00Z"/>
      <w:sdt>
        <w:sdtPr>
          <w:id w:val="-1279712084"/>
          <w:citation/>
        </w:sdtPr>
        <w:sdtEndPr/>
        <w:sdtContent>
          <w:customXmlInsRangeEnd w:id="2298"/>
          <w:ins w:id="2299" w:author="Joey Bernadette Dela Cruz" w:date="2017-08-30T13:08:00Z">
            <w:r>
              <w:fldChar w:fldCharType="begin"/>
            </w:r>
            <w:r>
              <w:rPr>
                <w:lang w:val="en-PH"/>
              </w:rPr>
              <w:instrText xml:space="preserve"> CITATION Tru \l 13321 </w:instrText>
            </w:r>
          </w:ins>
          <w:r>
            <w:fldChar w:fldCharType="separate"/>
          </w:r>
          <w:r w:rsidR="0012650D" w:rsidRPr="0012650D">
            <w:rPr>
              <w:noProof/>
              <w:lang w:val="en-PH"/>
            </w:rPr>
            <w:t>(Tru-vumonitors, n.d.)</w:t>
          </w:r>
          <w:ins w:id="2300" w:author="Joey Bernadette Dela Cruz" w:date="2017-08-30T13:08:00Z">
            <w:r>
              <w:fldChar w:fldCharType="end"/>
            </w:r>
          </w:ins>
          <w:customXmlInsRangeStart w:id="2301" w:author="Joey Bernadette Dela Cruz" w:date="2017-08-30T13:08:00Z"/>
        </w:sdtContent>
      </w:sdt>
      <w:customXmlInsRangeEnd w:id="2301"/>
      <w:ins w:id="2302" w:author="Joey Bernadette Dela Cruz" w:date="2017-08-30T13:08:00Z">
        <w:r>
          <w:t xml:space="preserve"> </w:t>
        </w:r>
        <w:r w:rsidRPr="00142D1A">
          <w:t>This is made of only one layer, called the insulting layer which is coated by a transparent conductive material on the inside, allowing it to respond from the conductive human body. Because it is made of one layer, it is more sensitive and accurate. It also allows user to make-use of multi-touch gestures.</w:t>
        </w:r>
      </w:ins>
      <w:ins w:id="2303" w:author="Joey Bernadette Dela Cruz" w:date="2017-08-30T13:09:00Z">
        <w:r>
          <w:t xml:space="preserve"> </w:t>
        </w:r>
      </w:ins>
      <w:customXmlInsRangeStart w:id="2304" w:author="Joey Bernadette Dela Cruz" w:date="2017-08-30T13:09:00Z"/>
      <w:sdt>
        <w:sdtPr>
          <w:id w:val="394634906"/>
          <w:citation/>
        </w:sdtPr>
        <w:sdtEndPr/>
        <w:sdtContent>
          <w:customXmlInsRangeEnd w:id="2304"/>
          <w:ins w:id="2305" w:author="Joey Bernadette Dela Cruz" w:date="2017-08-30T13:09:00Z">
            <w:r>
              <w:fldChar w:fldCharType="begin"/>
            </w:r>
            <w:r>
              <w:rPr>
                <w:lang w:val="en-PH"/>
              </w:rPr>
              <w:instrText xml:space="preserve"> CITATION Lan12 \l 13321 </w:instrText>
            </w:r>
          </w:ins>
          <w:r>
            <w:fldChar w:fldCharType="separate"/>
          </w:r>
          <w:r w:rsidR="0012650D" w:rsidRPr="0012650D">
            <w:rPr>
              <w:noProof/>
              <w:lang w:val="en-PH"/>
            </w:rPr>
            <w:t>(Lancet, 2012)</w:t>
          </w:r>
          <w:ins w:id="2306" w:author="Joey Bernadette Dela Cruz" w:date="2017-08-30T13:09:00Z">
            <w:r>
              <w:fldChar w:fldCharType="end"/>
            </w:r>
          </w:ins>
          <w:customXmlInsRangeStart w:id="2307" w:author="Joey Bernadette Dela Cruz" w:date="2017-08-30T13:09:00Z"/>
        </w:sdtContent>
      </w:sdt>
      <w:customXmlInsRangeEnd w:id="2307"/>
    </w:p>
    <w:p w14:paraId="50AFC64E" w14:textId="37BB73A1" w:rsidR="00CA579A" w:rsidRDefault="00CA579A">
      <w:pPr>
        <w:pStyle w:val="111"/>
        <w:rPr>
          <w:ins w:id="2308" w:author="Joey Bernadette Dela Cruz" w:date="2017-08-30T13:09:00Z"/>
        </w:rPr>
        <w:pPrChange w:id="2309" w:author="Joey Bernadette Dela Cruz" w:date="2017-08-30T13:09:00Z">
          <w:pPr>
            <w:spacing w:after="200" w:line="276" w:lineRule="auto"/>
            <w:jc w:val="left"/>
          </w:pPr>
        </w:pPrChange>
      </w:pPr>
      <w:bookmarkStart w:id="2310" w:name="_Toc491864437"/>
      <w:bookmarkStart w:id="2311" w:name="_Toc491868227"/>
      <w:ins w:id="2312" w:author="Joey Bernadette Dela Cruz" w:date="2017-08-30T13:09:00Z">
        <w:r>
          <w:t>Noise</w:t>
        </w:r>
      </w:ins>
      <w:bookmarkEnd w:id="2310"/>
      <w:ins w:id="2313" w:author="Marc Adrian  Jimenez" w:date="2017-08-30T14:45:00Z">
        <w:r w:rsidR="00D3783B">
          <w:t xml:space="preserve"> (Electronics)</w:t>
        </w:r>
      </w:ins>
      <w:ins w:id="2314" w:author="Marc Adrian  Jimenez" w:date="2017-08-30T14:39:00Z">
        <w:r w:rsidR="00731804">
          <w:t xml:space="preserve"> as a Factor</w:t>
        </w:r>
      </w:ins>
      <w:bookmarkEnd w:id="2311"/>
    </w:p>
    <w:p w14:paraId="6709DE0E" w14:textId="7CB3B07A" w:rsidR="00CA579A" w:rsidRPr="00CA579A" w:rsidRDefault="00CA579A">
      <w:pPr>
        <w:ind w:left="1440" w:firstLine="720"/>
        <w:rPr>
          <w:ins w:id="2315" w:author="Joey Bernadette Dela Cruz" w:date="2017-08-30T12:52:00Z"/>
        </w:rPr>
        <w:pPrChange w:id="2316" w:author="Joey Bernadette Dela Cruz" w:date="2017-08-30T13:09:00Z">
          <w:pPr>
            <w:spacing w:after="200" w:line="276" w:lineRule="auto"/>
            <w:jc w:val="left"/>
          </w:pPr>
        </w:pPrChange>
      </w:pPr>
      <w:ins w:id="2317" w:author="Joey Bernadette Dela Cruz" w:date="2017-08-30T13:09:00Z">
        <w:r w:rsidRPr="00CA579A">
          <w:t>In order for a touchscreen controller to perform well, it must get the useful signal and suppress the noise.</w:t>
        </w:r>
        <w:r>
          <w:t xml:space="preserve"> </w:t>
        </w:r>
        <w:r w:rsidRPr="00CA579A">
          <w:t xml:space="preserve">Noise can alter recorded touch data, degrading the responsiveness, </w:t>
        </w:r>
        <w:r w:rsidRPr="00CA579A">
          <w:lastRenderedPageBreak/>
          <w:t xml:space="preserve">performance and reliability of the touchscreen device. </w:t>
        </w:r>
      </w:ins>
      <w:customXmlInsRangeStart w:id="2318" w:author="Joey Bernadette Dela Cruz" w:date="2017-08-30T13:12:00Z"/>
      <w:sdt>
        <w:sdtPr>
          <w:id w:val="-476833895"/>
          <w:citation/>
        </w:sdtPr>
        <w:sdtEndPr/>
        <w:sdtContent>
          <w:customXmlInsRangeEnd w:id="2318"/>
          <w:ins w:id="2319" w:author="Joey Bernadette Dela Cruz" w:date="2017-08-30T13:12:00Z">
            <w:r>
              <w:fldChar w:fldCharType="begin"/>
            </w:r>
            <w:r>
              <w:rPr>
                <w:lang w:val="en-PH"/>
              </w:rPr>
              <w:instrText xml:space="preserve"> CITATION Eri13 \l 13321 </w:instrText>
            </w:r>
          </w:ins>
          <w:r>
            <w:fldChar w:fldCharType="separate"/>
          </w:r>
          <w:r w:rsidR="0012650D" w:rsidRPr="0012650D">
            <w:rPr>
              <w:noProof/>
              <w:lang w:val="en-PH"/>
            </w:rPr>
            <w:t>(Erickson, 2013)</w:t>
          </w:r>
          <w:ins w:id="2320" w:author="Joey Bernadette Dela Cruz" w:date="2017-08-30T13:12:00Z">
            <w:r>
              <w:fldChar w:fldCharType="end"/>
            </w:r>
          </w:ins>
          <w:customXmlInsRangeStart w:id="2321" w:author="Joey Bernadette Dela Cruz" w:date="2017-08-30T13:12:00Z"/>
        </w:sdtContent>
      </w:sdt>
      <w:customXmlInsRangeEnd w:id="2321"/>
      <w:ins w:id="2322" w:author="Joey Bernadette Dela Cruz" w:date="2017-08-30T13:12:00Z">
        <w:r>
          <w:t xml:space="preserve"> </w:t>
        </w:r>
      </w:ins>
      <w:ins w:id="2323" w:author="Joey Bernadette Dela Cruz" w:date="2017-08-30T13:09:00Z">
        <w:r w:rsidRPr="00CA579A">
          <w:t>A touchscreen device can be vulnerable to various noise sources, both internal or external and while there are many sources of noise that can interfere with capacitive touch sensing, noises from displays and battery chargers are the outstanding ones. LCD noise is an inherent and fairly predictable thus it can be compromised during the touch solution development process while battery chargers degrades touch performance by emitting noise that has high amplitude, high frequency, or both</w:t>
        </w:r>
      </w:ins>
      <w:ins w:id="2324" w:author="Joey Bernadette Dela Cruz" w:date="2017-08-30T13:12:00Z">
        <w:r>
          <w:t xml:space="preserve">. </w:t>
        </w:r>
      </w:ins>
      <w:customXmlInsRangeStart w:id="2325" w:author="Joey Bernadette Dela Cruz" w:date="2017-08-30T13:13:00Z"/>
      <w:sdt>
        <w:sdtPr>
          <w:id w:val="1712078955"/>
          <w:citation/>
        </w:sdtPr>
        <w:sdtEndPr/>
        <w:sdtContent>
          <w:customXmlInsRangeEnd w:id="2325"/>
          <w:ins w:id="2326" w:author="Joey Bernadette Dela Cruz" w:date="2017-08-30T13:13:00Z">
            <w:r>
              <w:fldChar w:fldCharType="begin"/>
            </w:r>
            <w:r>
              <w:rPr>
                <w:lang w:val="en-PH"/>
              </w:rPr>
              <w:instrText xml:space="preserve"> CITATION Kle13 \l 13321 </w:instrText>
            </w:r>
          </w:ins>
          <w:r>
            <w:fldChar w:fldCharType="separate"/>
          </w:r>
          <w:r w:rsidR="0012650D" w:rsidRPr="0012650D">
            <w:rPr>
              <w:noProof/>
              <w:lang w:val="en-PH"/>
            </w:rPr>
            <w:t>(Klein, 2013)</w:t>
          </w:r>
          <w:ins w:id="2327" w:author="Joey Bernadette Dela Cruz" w:date="2017-08-30T13:13:00Z">
            <w:r>
              <w:fldChar w:fldCharType="end"/>
            </w:r>
          </w:ins>
          <w:customXmlInsRangeStart w:id="2328" w:author="Joey Bernadette Dela Cruz" w:date="2017-08-30T13:13:00Z"/>
        </w:sdtContent>
      </w:sdt>
      <w:customXmlInsRangeEnd w:id="2328"/>
    </w:p>
    <w:p w14:paraId="56DBC89D" w14:textId="77777777" w:rsidR="005D259D" w:rsidRPr="005D259D" w:rsidDel="00CA1DB2" w:rsidRDefault="005D259D">
      <w:pPr>
        <w:pStyle w:val="Heading2"/>
        <w:rPr>
          <w:ins w:id="2329" w:author="Joey Bernadette Dela Cruz" w:date="2017-08-30T12:30:00Z"/>
          <w:del w:id="2330" w:author="Marc Adrian  Jimenez" w:date="2017-08-30T13:30:00Z"/>
          <w:lang w:eastAsia="en-PH"/>
          <w:rPrChange w:id="2331" w:author="Joey Bernadette Dela Cruz" w:date="2017-08-30T12:52:00Z">
            <w:rPr>
              <w:ins w:id="2332" w:author="Joey Bernadette Dela Cruz" w:date="2017-08-30T12:30:00Z"/>
              <w:del w:id="2333" w:author="Marc Adrian  Jimenez" w:date="2017-08-30T13:30:00Z"/>
            </w:rPr>
          </w:rPrChange>
        </w:rPr>
        <w:pPrChange w:id="2334" w:author="Joey Bernadette Dela Cruz" w:date="2017-08-30T12:52:00Z">
          <w:pPr>
            <w:spacing w:after="200" w:line="276" w:lineRule="auto"/>
            <w:jc w:val="left"/>
          </w:pPr>
        </w:pPrChange>
      </w:pPr>
    </w:p>
    <w:p w14:paraId="5B7A59CF" w14:textId="72E449D1" w:rsidR="00150F42" w:rsidRPr="00150D4E" w:rsidRDefault="00150F42">
      <w:pPr>
        <w:rPr>
          <w:noProof/>
        </w:rPr>
        <w:pPrChange w:id="2335" w:author="Marc Adrian  Jimenez" w:date="2017-08-30T02:43:00Z">
          <w:pPr>
            <w:spacing w:after="200" w:line="276" w:lineRule="auto"/>
            <w:jc w:val="left"/>
          </w:pPr>
        </w:pPrChange>
      </w:pPr>
      <w:r>
        <w:rPr>
          <w:noProof/>
        </w:rPr>
        <w:br w:type="page"/>
      </w:r>
    </w:p>
    <w:p w14:paraId="7FD448F1" w14:textId="77777777" w:rsidR="00150F42" w:rsidRDefault="00150F42" w:rsidP="00DF17DD">
      <w:pPr>
        <w:pStyle w:val="ChapterName"/>
        <w:numPr>
          <w:ilvl w:val="0"/>
          <w:numId w:val="5"/>
        </w:numPr>
        <w:jc w:val="left"/>
        <w:rPr>
          <w:ins w:id="2336" w:author="Marc Adrian  Jimenez" w:date="2017-08-30T02:31:00Z"/>
          <w:noProof/>
          <w:lang w:eastAsia="en-PH"/>
        </w:rPr>
      </w:pPr>
      <w:bookmarkStart w:id="2337" w:name="_Toc479371748"/>
      <w:bookmarkStart w:id="2338" w:name="_Toc490719293"/>
      <w:bookmarkStart w:id="2339" w:name="_Toc491827141"/>
      <w:bookmarkStart w:id="2340" w:name="_Toc491859648"/>
      <w:bookmarkStart w:id="2341" w:name="_Toc491864438"/>
      <w:bookmarkStart w:id="2342" w:name="_Toc491868228"/>
      <w:r w:rsidRPr="00150D4E">
        <w:rPr>
          <w:noProof/>
          <w:lang w:eastAsia="en-PH"/>
        </w:rPr>
        <w:lastRenderedPageBreak/>
        <w:t>Technical Background</w:t>
      </w:r>
      <w:bookmarkEnd w:id="2337"/>
      <w:bookmarkEnd w:id="2338"/>
      <w:bookmarkEnd w:id="2339"/>
      <w:bookmarkEnd w:id="2340"/>
      <w:bookmarkEnd w:id="2341"/>
      <w:bookmarkEnd w:id="2342"/>
      <w:r w:rsidRPr="00150D4E">
        <w:rPr>
          <w:noProof/>
          <w:lang w:eastAsia="en-PH"/>
        </w:rPr>
        <w:t xml:space="preserve"> </w:t>
      </w:r>
      <w:bookmarkStart w:id="2343" w:name="_Toc479371663"/>
      <w:bookmarkStart w:id="2344" w:name="_Toc479371698"/>
      <w:bookmarkStart w:id="2345" w:name="_Toc479371749"/>
      <w:bookmarkStart w:id="2346" w:name="_Toc479371821"/>
      <w:bookmarkStart w:id="2347" w:name="_Toc479371899"/>
      <w:bookmarkStart w:id="2348" w:name="_Toc479372142"/>
      <w:bookmarkStart w:id="2349" w:name="_Toc479372674"/>
      <w:bookmarkStart w:id="2350" w:name="_Toc479373772"/>
      <w:bookmarkStart w:id="2351" w:name="_Toc479371665"/>
      <w:bookmarkStart w:id="2352" w:name="_Toc479371700"/>
      <w:bookmarkStart w:id="2353" w:name="_Toc479371751"/>
      <w:bookmarkStart w:id="2354" w:name="_Toc479371823"/>
      <w:bookmarkStart w:id="2355" w:name="_Toc479371901"/>
      <w:bookmarkStart w:id="2356" w:name="_Toc479372144"/>
      <w:bookmarkStart w:id="2357" w:name="_Toc479372676"/>
      <w:bookmarkStart w:id="2358" w:name="_Toc479373774"/>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3EC3B2E" w14:textId="77777777" w:rsidR="00DF4EEC" w:rsidRPr="00DF4EEC" w:rsidRDefault="00DF4EEC" w:rsidP="00DF4EEC">
      <w:pPr>
        <w:pStyle w:val="ListParagraph"/>
        <w:keepNext/>
        <w:keepLines/>
        <w:numPr>
          <w:ilvl w:val="0"/>
          <w:numId w:val="1"/>
        </w:numPr>
        <w:spacing w:before="40" w:after="0"/>
        <w:contextualSpacing w:val="0"/>
        <w:outlineLvl w:val="1"/>
        <w:rPr>
          <w:ins w:id="2359" w:author="Marc Adrian  Jimenez" w:date="2017-08-30T02:31:00Z"/>
          <w:rFonts w:eastAsia="Times New Roman" w:cs="Times New Roman"/>
          <w:b/>
          <w:noProof/>
          <w:vanish/>
          <w:sz w:val="24"/>
          <w:szCs w:val="26"/>
          <w:lang w:eastAsia="en-PH"/>
        </w:rPr>
      </w:pPr>
      <w:bookmarkStart w:id="2360" w:name="_Toc491823653"/>
      <w:bookmarkStart w:id="2361" w:name="_Toc491824221"/>
      <w:bookmarkStart w:id="2362" w:name="_Toc491824322"/>
      <w:bookmarkStart w:id="2363" w:name="_Toc491824417"/>
      <w:bookmarkStart w:id="2364" w:name="_Toc491824518"/>
      <w:bookmarkStart w:id="2365" w:name="_Toc491824621"/>
      <w:bookmarkStart w:id="2366" w:name="_Toc491824724"/>
      <w:bookmarkStart w:id="2367" w:name="_Toc491824827"/>
      <w:bookmarkStart w:id="2368" w:name="_Toc491824930"/>
      <w:bookmarkStart w:id="2369" w:name="_Toc491825033"/>
      <w:bookmarkStart w:id="2370" w:name="_Toc491825939"/>
      <w:bookmarkStart w:id="2371" w:name="_Toc491826041"/>
      <w:bookmarkStart w:id="2372" w:name="_Toc491827142"/>
      <w:bookmarkStart w:id="2373" w:name="_Toc491827608"/>
      <w:bookmarkStart w:id="2374" w:name="_Toc491856759"/>
      <w:bookmarkStart w:id="2375" w:name="_Toc491857109"/>
      <w:bookmarkStart w:id="2376" w:name="_Toc491857329"/>
      <w:bookmarkStart w:id="2377" w:name="_Toc491858129"/>
      <w:bookmarkStart w:id="2378" w:name="_Toc491858474"/>
      <w:bookmarkStart w:id="2379" w:name="_Toc491859649"/>
      <w:bookmarkStart w:id="2380" w:name="_Toc491859805"/>
      <w:bookmarkStart w:id="2381" w:name="_Toc491861822"/>
      <w:bookmarkStart w:id="2382" w:name="_Toc491862180"/>
      <w:bookmarkStart w:id="2383" w:name="_Toc491862298"/>
      <w:bookmarkStart w:id="2384" w:name="_Toc491862477"/>
      <w:bookmarkStart w:id="2385" w:name="_Toc491862566"/>
      <w:bookmarkStart w:id="2386" w:name="_Toc491862680"/>
      <w:bookmarkStart w:id="2387" w:name="_Toc491862791"/>
      <w:bookmarkStart w:id="2388" w:name="_Toc491862729"/>
      <w:bookmarkStart w:id="2389" w:name="_Toc491862944"/>
      <w:bookmarkStart w:id="2390" w:name="_Toc491863275"/>
      <w:bookmarkStart w:id="2391" w:name="_Toc491863680"/>
      <w:bookmarkStart w:id="2392" w:name="_Toc491865885"/>
      <w:bookmarkStart w:id="2393" w:name="_Toc491864439"/>
      <w:bookmarkStart w:id="2394" w:name="_Toc491866486"/>
      <w:bookmarkStart w:id="2395" w:name="_Toc491868081"/>
      <w:bookmarkStart w:id="2396" w:name="_Toc49186822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7E8E0804" w14:textId="114E745C" w:rsidR="00BF652F" w:rsidRPr="00150D4E" w:rsidDel="00DF4EEC" w:rsidRDefault="00BF652F">
      <w:pPr>
        <w:pStyle w:val="11"/>
        <w:numPr>
          <w:ilvl w:val="0"/>
          <w:numId w:val="0"/>
        </w:numPr>
        <w:rPr>
          <w:del w:id="2397" w:author="Marc Adrian  Jimenez" w:date="2017-08-30T02:31:00Z"/>
        </w:rPr>
        <w:pPrChange w:id="2398" w:author="Marc Adrian  Jimenez" w:date="2017-08-30T02:31:00Z">
          <w:pPr>
            <w:pStyle w:val="ChapterName"/>
            <w:numPr>
              <w:numId w:val="5"/>
            </w:numPr>
            <w:ind w:left="360" w:hanging="360"/>
            <w:jc w:val="left"/>
          </w:pPr>
        </w:pPrChange>
      </w:pPr>
      <w:bookmarkStart w:id="2399" w:name="_Toc491824222"/>
      <w:bookmarkStart w:id="2400" w:name="_Toc491824323"/>
      <w:bookmarkStart w:id="2401" w:name="_Toc491824418"/>
      <w:bookmarkStart w:id="2402" w:name="_Toc491824519"/>
      <w:bookmarkStart w:id="2403" w:name="_Toc491824622"/>
      <w:bookmarkStart w:id="2404" w:name="_Toc491824725"/>
      <w:bookmarkStart w:id="2405" w:name="_Toc491824828"/>
      <w:bookmarkStart w:id="2406" w:name="_Toc491824931"/>
      <w:bookmarkStart w:id="2407" w:name="_Toc491825034"/>
      <w:bookmarkStart w:id="2408" w:name="_Toc491825940"/>
      <w:bookmarkStart w:id="2409" w:name="_Toc491826042"/>
      <w:bookmarkStart w:id="2410" w:name="_Toc491827143"/>
      <w:bookmarkStart w:id="2411" w:name="_Toc491827609"/>
      <w:bookmarkStart w:id="2412" w:name="_Toc491856760"/>
      <w:bookmarkStart w:id="2413" w:name="_Toc491857110"/>
      <w:bookmarkStart w:id="2414" w:name="_Toc491857330"/>
      <w:bookmarkStart w:id="2415" w:name="_Toc491858130"/>
      <w:bookmarkStart w:id="2416" w:name="_Toc491858475"/>
      <w:bookmarkStart w:id="2417" w:name="_Toc491859650"/>
      <w:bookmarkStart w:id="2418" w:name="_Toc491859806"/>
      <w:bookmarkStart w:id="2419" w:name="_Toc491861823"/>
      <w:bookmarkStart w:id="2420" w:name="_Toc491862181"/>
      <w:bookmarkStart w:id="2421" w:name="_Toc491862299"/>
      <w:bookmarkStart w:id="2422" w:name="_Toc491862478"/>
      <w:bookmarkStart w:id="2423" w:name="_Toc491862567"/>
      <w:bookmarkStart w:id="2424" w:name="_Toc491862681"/>
      <w:bookmarkStart w:id="2425" w:name="_Toc491862792"/>
      <w:bookmarkStart w:id="2426" w:name="_Toc491862730"/>
      <w:bookmarkStart w:id="2427" w:name="_Toc491862945"/>
      <w:bookmarkStart w:id="2428" w:name="_Toc491863276"/>
      <w:bookmarkStart w:id="2429" w:name="_Toc491863681"/>
      <w:bookmarkStart w:id="2430" w:name="_Toc491865886"/>
      <w:bookmarkStart w:id="2431" w:name="_Toc491864440"/>
      <w:bookmarkStart w:id="2432" w:name="_Toc491866487"/>
      <w:bookmarkStart w:id="2433" w:name="_Toc491868082"/>
      <w:bookmarkStart w:id="2434" w:name="_Toc491868230"/>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0DFF313A" w14:textId="5F2180E9" w:rsidR="00150F42" w:rsidDel="001C7064" w:rsidRDefault="00150F42">
      <w:pPr>
        <w:ind w:left="792" w:firstLine="648"/>
        <w:rPr>
          <w:del w:id="2435" w:author="Unknown"/>
        </w:rPr>
        <w:pPrChange w:id="2436" w:author="Marc Adrian  Jimenez" w:date="2017-08-30T02:14:00Z">
          <w:pPr>
            <w:pStyle w:val="11"/>
          </w:pPr>
        </w:pPrChange>
      </w:pPr>
      <w:bookmarkStart w:id="2437" w:name="_Toc479376288"/>
      <w:bookmarkStart w:id="2438" w:name="_Toc479376327"/>
      <w:bookmarkStart w:id="2439" w:name="_Toc479376385"/>
      <w:bookmarkStart w:id="2440" w:name="_Toc479445030"/>
      <w:bookmarkStart w:id="2441" w:name="_Toc489875012"/>
      <w:bookmarkStart w:id="2442" w:name="_Toc479376289"/>
      <w:bookmarkStart w:id="2443" w:name="_Toc479376328"/>
      <w:bookmarkStart w:id="2444" w:name="_Toc479376386"/>
      <w:bookmarkStart w:id="2445" w:name="_Toc479445031"/>
      <w:bookmarkStart w:id="2446" w:name="_Toc489875013"/>
      <w:bookmarkStart w:id="2447" w:name="_Toc479376290"/>
      <w:bookmarkStart w:id="2448" w:name="_Toc479376329"/>
      <w:bookmarkStart w:id="2449" w:name="_Toc479376387"/>
      <w:bookmarkStart w:id="2450" w:name="_Toc479445032"/>
      <w:bookmarkStart w:id="2451" w:name="_Toc489875014"/>
      <w:bookmarkStart w:id="2452" w:name="_Toc490416362"/>
      <w:bookmarkStart w:id="2453" w:name="_Toc490434784"/>
      <w:bookmarkStart w:id="2454" w:name="_Toc490539409"/>
      <w:bookmarkStart w:id="2455" w:name="_Toc490539550"/>
      <w:bookmarkStart w:id="2456" w:name="_Toc490566124"/>
      <w:bookmarkStart w:id="2457" w:name="_Toc490593539"/>
      <w:bookmarkStart w:id="2458" w:name="_Toc490717659"/>
      <w:bookmarkStart w:id="2459" w:name="_Toc490717768"/>
      <w:bookmarkStart w:id="2460" w:name="_Toc490718117"/>
      <w:bookmarkStart w:id="2461" w:name="_Toc490718383"/>
      <w:bookmarkStart w:id="2462" w:name="_Toc490718489"/>
      <w:bookmarkStart w:id="2463" w:name="_Toc490718618"/>
      <w:bookmarkStart w:id="2464" w:name="_Toc490718730"/>
      <w:bookmarkStart w:id="2465" w:name="_Toc490719182"/>
      <w:bookmarkStart w:id="2466" w:name="_Toc490719294"/>
      <w:bookmarkStart w:id="2467" w:name="_Toc490719407"/>
      <w:bookmarkStart w:id="2468" w:name="_Toc490719520"/>
      <w:bookmarkStart w:id="2469" w:name="_Toc490719694"/>
      <w:bookmarkStart w:id="2470" w:name="_Toc490719803"/>
      <w:bookmarkStart w:id="2471" w:name="_Toc490719912"/>
      <w:bookmarkStart w:id="2472" w:name="_Toc490720021"/>
      <w:bookmarkStart w:id="2473" w:name="_Toc490720131"/>
      <w:bookmarkStart w:id="2474" w:name="_Toc490720238"/>
      <w:bookmarkStart w:id="2475" w:name="_Toc490720344"/>
      <w:bookmarkStart w:id="2476" w:name="_Toc490720450"/>
      <w:bookmarkStart w:id="2477" w:name="_Toc490721384"/>
      <w:bookmarkStart w:id="2478" w:name="_Toc490730209"/>
      <w:bookmarkStart w:id="2479" w:name="_Toc491823488"/>
      <w:bookmarkStart w:id="2480" w:name="_Toc491824223"/>
      <w:bookmarkStart w:id="2481" w:name="_Toc491824324"/>
      <w:bookmarkStart w:id="2482" w:name="_Toc491824520"/>
      <w:bookmarkStart w:id="2483" w:name="_Toc491824623"/>
      <w:bookmarkStart w:id="2484" w:name="_Toc491824726"/>
      <w:bookmarkStart w:id="2485" w:name="_Toc491824829"/>
      <w:bookmarkStart w:id="2486" w:name="_Toc491824932"/>
      <w:bookmarkStart w:id="2487" w:name="_Toc491825035"/>
      <w:bookmarkStart w:id="2488" w:name="_Toc491825941"/>
      <w:bookmarkStart w:id="2489" w:name="_Toc491826043"/>
      <w:bookmarkStart w:id="2490" w:name="_Toc491827144"/>
      <w:bookmarkStart w:id="2491" w:name="_Toc491827610"/>
      <w:bookmarkStart w:id="2492" w:name="_Toc491856761"/>
      <w:bookmarkStart w:id="2493" w:name="_Toc491857111"/>
      <w:bookmarkStart w:id="2494" w:name="_Toc491857331"/>
      <w:bookmarkStart w:id="2495" w:name="_Toc491858131"/>
      <w:bookmarkStart w:id="2496" w:name="_Toc491858476"/>
      <w:bookmarkStart w:id="2497" w:name="_Toc491859651"/>
      <w:bookmarkStart w:id="2498" w:name="_Toc491859807"/>
      <w:bookmarkStart w:id="2499" w:name="_Toc491861824"/>
      <w:bookmarkStart w:id="2500" w:name="_Toc491862182"/>
      <w:bookmarkStart w:id="2501" w:name="_Toc491862300"/>
      <w:bookmarkStart w:id="2502" w:name="_Toc491862568"/>
      <w:bookmarkStart w:id="2503" w:name="_Toc491862682"/>
      <w:bookmarkStart w:id="2504" w:name="_Toc491862793"/>
      <w:bookmarkStart w:id="2505" w:name="_Toc491862731"/>
      <w:bookmarkStart w:id="2506" w:name="_Toc491863277"/>
      <w:bookmarkStart w:id="2507" w:name="_Toc491863682"/>
      <w:bookmarkStart w:id="2508" w:name="_Toc491865887"/>
      <w:bookmarkStart w:id="2509" w:name="_Toc491864441"/>
      <w:bookmarkStart w:id="2510" w:name="_Toc491866488"/>
      <w:bookmarkStart w:id="2511" w:name="_Toc491868083"/>
      <w:bookmarkStart w:id="2512" w:name="_Toc491868231"/>
      <w:bookmarkStart w:id="2513" w:name="_Toc479371752"/>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45936DF5" w14:textId="4C8A19E6" w:rsidR="001C7064" w:rsidRPr="008D1738" w:rsidRDefault="001C7064">
      <w:pPr>
        <w:pStyle w:val="11"/>
        <w:rPr>
          <w:ins w:id="2514" w:author="Marc Adrian  Jimenez" w:date="2017-08-30T02:30:00Z"/>
        </w:rPr>
        <w:pPrChange w:id="2515" w:author="Marc Adrian  Jimenez" w:date="2017-08-30T02:30:00Z">
          <w:pPr>
            <w:pStyle w:val="ListParagraph"/>
            <w:keepNext/>
            <w:keepLines/>
            <w:numPr>
              <w:numId w:val="1"/>
            </w:numPr>
            <w:spacing w:before="40" w:after="0"/>
            <w:ind w:left="360" w:hanging="360"/>
            <w:contextualSpacing w:val="0"/>
            <w:outlineLvl w:val="1"/>
          </w:pPr>
        </w:pPrChange>
      </w:pPr>
      <w:bookmarkStart w:id="2516" w:name="_Toc491827145"/>
      <w:bookmarkStart w:id="2517" w:name="_Toc491859652"/>
      <w:bookmarkStart w:id="2518" w:name="_Toc491864442"/>
      <w:bookmarkStart w:id="2519" w:name="_Toc491868232"/>
      <w:ins w:id="2520" w:author="Marc Adrian  Jimenez" w:date="2017-08-30T02:30:00Z">
        <w:r>
          <w:rPr>
            <w:rFonts w:eastAsiaTheme="minorHAnsi"/>
            <w:lang w:eastAsia="en-US"/>
          </w:rPr>
          <w:t>TUIO</w:t>
        </w:r>
        <w:bookmarkEnd w:id="2516"/>
        <w:bookmarkEnd w:id="2517"/>
        <w:bookmarkEnd w:id="2518"/>
        <w:bookmarkEnd w:id="2519"/>
      </w:ins>
    </w:p>
    <w:p w14:paraId="1EEBF7DB" w14:textId="1EB776A4" w:rsidR="00DC1F5C" w:rsidDel="00F34225" w:rsidRDefault="00150F42">
      <w:pPr>
        <w:pStyle w:val="11"/>
        <w:numPr>
          <w:ilvl w:val="0"/>
          <w:numId w:val="0"/>
        </w:numPr>
        <w:ind w:left="792"/>
        <w:rPr>
          <w:del w:id="2521" w:author="Marc Adrian  Jimenez" w:date="2017-08-17T03:16:00Z"/>
        </w:rPr>
        <w:pPrChange w:id="2522" w:author="Marc Adrian  Jimenez" w:date="2017-08-30T02:30:00Z">
          <w:pPr>
            <w:pStyle w:val="11"/>
          </w:pPr>
        </w:pPrChange>
      </w:pPr>
      <w:bookmarkStart w:id="2523" w:name="_Toc490719295"/>
      <w:del w:id="2524" w:author="Marc Adrian  Jimenez" w:date="2017-08-30T01:32:00Z">
        <w:r w:rsidRPr="00150D4E" w:rsidDel="00F811BD">
          <w:delText>Theoretical Framework</w:delText>
        </w:r>
        <w:bookmarkEnd w:id="2513"/>
        <w:bookmarkEnd w:id="2523"/>
        <w:r w:rsidRPr="00150D4E" w:rsidDel="00F811BD">
          <w:delText xml:space="preserve"> </w:delText>
        </w:r>
        <w:r w:rsidR="00AA2AE8" w:rsidDel="00594B62">
          <w:tab/>
        </w:r>
      </w:del>
      <w:ins w:id="2525" w:author="Sherine Jane Coronel" w:date="2017-08-17T04:52:00Z">
        <w:del w:id="2526" w:author="Marc Adrian  Jimenez" w:date="2017-08-17T06:32:00Z">
          <w:r w:rsidR="00373C91" w:rsidDel="0053600D">
            <w:delText xml:space="preserve">The </w:delText>
          </w:r>
        </w:del>
      </w:ins>
      <w:del w:id="2527" w:author="Marc Adrian  Jimenez" w:date="2017-08-17T03:16:00Z">
        <w:r w:rsidR="00DC1F5C" w:rsidDel="00F34225">
          <w:delText>U</w:delText>
        </w:r>
      </w:del>
      <w:del w:id="2528" w:author="Marc Adrian  Jimenez" w:date="2017-08-17T02:21:00Z">
        <w:r w:rsidR="00DC1F5C" w:rsidDel="00DC1F5C">
          <w:delText>ser O</w:delText>
        </w:r>
      </w:del>
    </w:p>
    <w:p w14:paraId="48CC0D4F" w14:textId="46E7E972" w:rsidR="00CA2643" w:rsidDel="00594B62" w:rsidRDefault="00C93DA4">
      <w:pPr>
        <w:pStyle w:val="11"/>
        <w:numPr>
          <w:ilvl w:val="0"/>
          <w:numId w:val="0"/>
        </w:numPr>
        <w:ind w:left="792"/>
        <w:rPr>
          <w:ins w:id="2529" w:author="Sherine Jane Coronel" w:date="2017-08-17T04:41:00Z"/>
          <w:del w:id="2530" w:author="Marc Adrian  Jimenez" w:date="2017-08-30T01:32:00Z"/>
        </w:rPr>
        <w:pPrChange w:id="2531" w:author="Marc Adrian  Jimenez" w:date="2017-08-30T02:30:00Z">
          <w:pPr>
            <w:pStyle w:val="11"/>
          </w:pPr>
        </w:pPrChange>
      </w:pPr>
      <w:del w:id="2532" w:author="Marc Adrian  Jimenez" w:date="2017-08-17T03:16:00Z">
        <w:r w:rsidDel="00F34225">
          <w:delText xml:space="preserve">The UI rendering process has a significant impact on application responsiveness. </w:delText>
        </w:r>
      </w:del>
      <w:customXmlDelRangeStart w:id="2533" w:author="Marc Adrian  Jimenez" w:date="2017-08-17T03:16:00Z"/>
      <w:sdt>
        <w:sdtPr>
          <w:id w:val="1694881721"/>
          <w:citation/>
        </w:sdtPr>
        <w:sdtEndPr/>
        <w:sdtContent>
          <w:customXmlDelRangeEnd w:id="2533"/>
          <w:del w:id="2534" w:author="Marc Adrian  Jimenez" w:date="2017-08-17T03:16:00Z">
            <w:r w:rsidDel="00F34225">
              <w:fldChar w:fldCharType="begin"/>
            </w:r>
            <w:r w:rsidDel="00F34225">
              <w:rPr>
                <w:lang w:val="en-PH"/>
              </w:rPr>
              <w:delInstrText xml:space="preserve"> CITATION Gao17 \l 13321 </w:delInstrText>
            </w:r>
            <w:r w:rsidDel="00F34225">
              <w:fldChar w:fldCharType="separate"/>
            </w:r>
            <w:r w:rsidDel="00F34225">
              <w:rPr>
                <w:lang w:val="en-PH"/>
              </w:rPr>
              <w:delText>(Gao, et al., 2017)</w:delText>
            </w:r>
            <w:r w:rsidDel="00F34225">
              <w:fldChar w:fldCharType="end"/>
            </w:r>
          </w:del>
          <w:customXmlDelRangeStart w:id="2535" w:author="Marc Adrian  Jimenez" w:date="2017-08-17T03:16:00Z"/>
        </w:sdtContent>
      </w:sdt>
      <w:customXmlDelRangeEnd w:id="2535"/>
      <w:commentRangeStart w:id="2536"/>
      <w:commentRangeStart w:id="2537"/>
      <w:ins w:id="2538" w:author="Joey Bernadette Dela Cruz" w:date="2017-08-17T03:12:00Z">
        <w:del w:id="2539" w:author="Marc Adrian  Jimenez" w:date="2017-08-30T01:32:00Z">
          <w:r w:rsidR="0090452F" w:rsidRPr="0090452F" w:rsidDel="00594B62">
            <w:delText xml:space="preserve">A mobile operating system (OS) is a software </w:delText>
          </w:r>
        </w:del>
      </w:ins>
      <w:ins w:id="2540" w:author="Joey Bernadette Dela Cruz" w:date="2017-08-17T03:58:00Z">
        <w:del w:id="2541" w:author="Marc Adrian  Jimenez" w:date="2017-08-30T01:32:00Z">
          <w:r w:rsidR="003F7AA1" w:rsidDel="00594B62">
            <w:delText xml:space="preserve">platform that </w:delText>
          </w:r>
        </w:del>
      </w:ins>
      <w:ins w:id="2542" w:author="Sherine Jane Coronel" w:date="2017-08-17T04:26:00Z">
        <w:del w:id="2543" w:author="Marc Adrian  Jimenez" w:date="2017-08-30T01:32:00Z">
          <w:r w:rsidR="009C1022" w:rsidDel="00594B62">
            <w:delText xml:space="preserve">gives </w:delText>
          </w:r>
          <w:r w:rsidR="0042548E" w:rsidDel="00594B62">
            <w:delText>permission</w:delText>
          </w:r>
          <w:r w:rsidR="009C1022" w:rsidDel="00594B62">
            <w:delText xml:space="preserve"> to the smartphone to execute programs</w:delText>
          </w:r>
        </w:del>
      </w:ins>
      <w:ins w:id="2544" w:author="Sherine Jane Coronel" w:date="2017-08-17T04:28:00Z">
        <w:del w:id="2545" w:author="Marc Adrian  Jimenez" w:date="2017-08-30T01:32:00Z">
          <w:r w:rsidR="009C1022" w:rsidDel="00594B62">
            <w:delText xml:space="preserve"> an</w:delText>
          </w:r>
        </w:del>
      </w:ins>
      <w:ins w:id="2546" w:author="Sherine Jane Coronel" w:date="2017-08-17T04:33:00Z">
        <w:del w:id="2547" w:author="Marc Adrian  Jimenez" w:date="2017-08-30T01:32:00Z">
          <w:r w:rsidR="004E1B7E" w:rsidDel="00594B62">
            <w:delText xml:space="preserve">d </w:delText>
          </w:r>
        </w:del>
      </w:ins>
      <w:ins w:id="2548" w:author="Joey Bernadette Dela Cruz" w:date="2017-08-17T03:58:00Z">
        <w:del w:id="2549" w:author="Marc Adrian  Jimenez" w:date="2017-08-30T01:32:00Z">
          <w:r w:rsidR="003F7AA1" w:rsidDel="00594B62">
            <w:delText>decides</w:delText>
          </w:r>
        </w:del>
      </w:ins>
      <w:ins w:id="2550" w:author="Sherine Jane Coronel" w:date="2017-08-17T04:16:00Z">
        <w:del w:id="2551" w:author="Marc Adrian  Jimenez" w:date="2017-08-30T01:32:00Z">
          <w:r w:rsidR="003441ED" w:rsidDel="00594B62">
            <w:delText>establish</w:delText>
          </w:r>
        </w:del>
      </w:ins>
      <w:ins w:id="2552" w:author="Sherine Jane Coronel" w:date="2017-08-17T04:13:00Z">
        <w:del w:id="2553" w:author="Marc Adrian  Jimenez" w:date="2017-08-30T01:32:00Z">
          <w:r w:rsidR="003441ED" w:rsidDel="00594B62">
            <w:delText xml:space="preserve"> the</w:delText>
          </w:r>
        </w:del>
      </w:ins>
      <w:ins w:id="2554" w:author="Joey Bernadette Dela Cruz" w:date="2017-08-17T03:58:00Z">
        <w:del w:id="2555" w:author="Marc Adrian  Jimenez" w:date="2017-08-30T01:32:00Z">
          <w:r w:rsidR="003F7AA1" w:rsidDel="00594B62">
            <w:delText xml:space="preserve"> functions and features</w:delText>
          </w:r>
        </w:del>
      </w:ins>
      <w:ins w:id="2556" w:author="Sherine Jane Coronel" w:date="2017-08-17T04:13:00Z">
        <w:del w:id="2557" w:author="Marc Adrian  Jimenez" w:date="2017-08-30T01:32:00Z">
          <w:r w:rsidR="003F7AA1" w:rsidDel="00594B62">
            <w:delText xml:space="preserve"> </w:delText>
          </w:r>
        </w:del>
      </w:ins>
      <w:ins w:id="2558" w:author="Sherine Jane Coronel" w:date="2017-08-17T04:19:00Z">
        <w:del w:id="2559" w:author="Marc Adrian  Jimenez" w:date="2017-08-30T01:32:00Z">
          <w:r w:rsidR="003441ED" w:rsidDel="00594B62">
            <w:delText xml:space="preserve">that are </w:delText>
          </w:r>
        </w:del>
      </w:ins>
      <w:ins w:id="2560" w:author="Sherine Jane Coronel" w:date="2017-08-17T04:37:00Z">
        <w:del w:id="2561" w:author="Marc Adrian  Jimenez" w:date="2017-08-17T04:47:00Z">
          <w:r w:rsidR="008662D3" w:rsidDel="00B3396C">
            <w:delText>suitable</w:delText>
          </w:r>
        </w:del>
      </w:ins>
      <w:ins w:id="2562" w:author="Sherine Jane Coronel" w:date="2017-08-17T04:19:00Z">
        <w:del w:id="2563" w:author="Marc Adrian  Jimenez" w:date="2017-08-17T04:47:00Z">
          <w:r w:rsidR="003441ED" w:rsidDel="00330EFB">
            <w:delText xml:space="preserve"> to</w:delText>
          </w:r>
        </w:del>
        <w:del w:id="2564" w:author="Marc Adrian  Jimenez" w:date="2017-08-30T01:32:00Z">
          <w:r w:rsidR="003441ED" w:rsidDel="00594B62">
            <w:delText xml:space="preserve"> the user’s device/s</w:delText>
          </w:r>
        </w:del>
      </w:ins>
      <w:ins w:id="2565" w:author="Joey Bernadette Dela Cruz" w:date="2017-08-17T03:58:00Z">
        <w:del w:id="2566" w:author="Marc Adrian  Jimenez" w:date="2017-08-30T01:32:00Z">
          <w:r w:rsidR="003F7AA1" w:rsidDel="00594B62">
            <w:delText xml:space="preserve"> accessible in your device such as keyboards, synchronization, messaging</w:delText>
          </w:r>
        </w:del>
      </w:ins>
      <w:ins w:id="2567" w:author="Sherine Jane Coronel" w:date="2017-08-17T04:20:00Z">
        <w:del w:id="2568" w:author="Marc Adrian  Jimenez" w:date="2017-08-30T01:32:00Z">
          <w:r w:rsidR="003441ED" w:rsidDel="00594B62">
            <w:delText>, etc</w:delText>
          </w:r>
        </w:del>
      </w:ins>
      <w:ins w:id="2569" w:author="Joey Bernadette Dela Cruz" w:date="2017-08-17T03:58:00Z">
        <w:del w:id="2570" w:author="Marc Adrian  Jimenez" w:date="2017-08-30T01:32:00Z">
          <w:r w:rsidR="003F7AA1" w:rsidDel="00594B62">
            <w:delText xml:space="preserve"> and more. (Sheikh, et al, 2013)</w:delText>
          </w:r>
        </w:del>
      </w:ins>
      <w:ins w:id="2571" w:author="Sherine Jane Coronel" w:date="2017-08-17T04:21:00Z">
        <w:del w:id="2572" w:author="Marc Adrian  Jimenez" w:date="2017-08-30T01:32:00Z">
          <w:r w:rsidR="007330E9" w:rsidDel="00594B62">
            <w:delText>.</w:delText>
          </w:r>
        </w:del>
      </w:ins>
      <w:ins w:id="2573" w:author="Joey Bernadette Dela Cruz" w:date="2017-08-17T03:58:00Z">
        <w:del w:id="2574" w:author="Marc Adrian  Jimenez" w:date="2017-08-30T01:32:00Z">
          <w:r w:rsidR="003F7AA1" w:rsidDel="00594B62">
            <w:delText xml:space="preserve"> </w:delText>
          </w:r>
          <w:commentRangeEnd w:id="2536"/>
          <w:r w:rsidR="003F7AA1" w:rsidDel="00594B62">
            <w:rPr>
              <w:rStyle w:val="CommentReference"/>
            </w:rPr>
            <w:commentReference w:id="2536"/>
          </w:r>
        </w:del>
      </w:ins>
      <w:commentRangeEnd w:id="2537"/>
      <w:ins w:id="2575" w:author="Joey Bernadette Dela Cruz" w:date="2017-08-17T03:59:00Z">
        <w:del w:id="2576" w:author="Marc Adrian  Jimenez" w:date="2017-08-30T01:32:00Z">
          <w:r w:rsidR="003F7AA1" w:rsidDel="00594B62">
            <w:rPr>
              <w:rStyle w:val="CommentReference"/>
            </w:rPr>
            <w:commentReference w:id="2537"/>
          </w:r>
        </w:del>
      </w:ins>
      <w:ins w:id="2577" w:author="Joey Bernadette Dela Cruz" w:date="2017-08-17T03:58:00Z">
        <w:del w:id="2578" w:author="Marc Adrian  Jimenez" w:date="2017-08-30T01:32:00Z">
          <w:r w:rsidR="003F7AA1" w:rsidDel="00594B62">
            <w:delText>It also</w:delText>
          </w:r>
        </w:del>
      </w:ins>
      <w:ins w:id="2579" w:author="Joey Bernadette Dela Cruz" w:date="2017-08-17T03:12:00Z">
        <w:del w:id="2580" w:author="Marc Adrian  Jimenez" w:date="2017-08-30T01:32:00Z">
          <w:r w:rsidR="0090452F" w:rsidRPr="0090452F" w:rsidDel="00594B62">
            <w:delText xml:space="preserve"> gives permissions to the smartphone to execute applications and programs. </w:delText>
          </w:r>
        </w:del>
      </w:ins>
      <w:bookmarkStart w:id="2581" w:name="_Toc491823490"/>
      <w:bookmarkEnd w:id="2581"/>
    </w:p>
    <w:p w14:paraId="658791D1" w14:textId="6813427F" w:rsidR="008E0F65" w:rsidDel="00594B62" w:rsidRDefault="0090452F">
      <w:pPr>
        <w:pStyle w:val="11"/>
        <w:numPr>
          <w:ilvl w:val="0"/>
          <w:numId w:val="0"/>
        </w:numPr>
        <w:ind w:left="792"/>
        <w:rPr>
          <w:ins w:id="2582" w:author="Joey Bernadette Dela Cruz" w:date="2017-08-17T02:13:00Z"/>
          <w:del w:id="2583" w:author="Marc Adrian  Jimenez" w:date="2017-08-30T01:32:00Z"/>
        </w:rPr>
        <w:pPrChange w:id="2584" w:author="Marc Adrian  Jimenez" w:date="2017-08-30T02:30:00Z">
          <w:pPr>
            <w:pStyle w:val="111"/>
          </w:pPr>
        </w:pPrChange>
      </w:pPr>
      <w:ins w:id="2585" w:author="Joey Bernadette Dela Cruz" w:date="2017-08-17T03:12:00Z">
        <w:del w:id="2586" w:author="Marc Adrian  Jimenez" w:date="2017-08-30T01:32:00Z">
          <w:r w:rsidRPr="0090452F" w:rsidDel="00594B62">
            <w:delText xml:space="preserve">The most popular  </w:delText>
          </w:r>
        </w:del>
      </w:ins>
      <w:ins w:id="2587" w:author="Sherine Jane Coronel" w:date="2017-08-17T04:10:00Z">
        <w:del w:id="2588" w:author="Marc Adrian  Jimenez" w:date="2017-08-30T01:32:00Z">
          <w:r w:rsidR="003441ED" w:rsidDel="00594B62">
            <w:delText xml:space="preserve"> </w:delText>
          </w:r>
        </w:del>
      </w:ins>
      <w:ins w:id="2589" w:author="Sherine Jane Coronel" w:date="2017-08-17T04:34:00Z">
        <w:del w:id="2590" w:author="Marc Adrian  Jimenez" w:date="2017-08-30T01:32:00Z">
          <w:r w:rsidR="008662D3" w:rsidDel="00594B62">
            <w:delText>operating system</w:delText>
          </w:r>
        </w:del>
      </w:ins>
      <w:ins w:id="2591" w:author="Sherine Jane Coronel" w:date="2017-08-17T04:10:00Z">
        <w:del w:id="2592" w:author="Marc Adrian  Jimenez" w:date="2017-08-30T01:32:00Z">
          <w:r w:rsidRPr="0090452F" w:rsidDel="00594B62">
            <w:delText xml:space="preserve"> is</w:delText>
          </w:r>
        </w:del>
      </w:ins>
      <w:ins w:id="2593" w:author="Sherine Jane Coronel" w:date="2017-08-17T03:58:00Z">
        <w:del w:id="2594" w:author="Marc Adrian  Jimenez" w:date="2017-08-30T01:32:00Z">
          <w:r w:rsidRPr="0090452F" w:rsidDel="00594B62">
            <w:delText xml:space="preserve"> </w:delText>
          </w:r>
        </w:del>
      </w:ins>
      <w:ins w:id="2595" w:author="Joey Bernadette Dela Cruz" w:date="2017-08-17T03:12:00Z">
        <w:del w:id="2596" w:author="Marc Adrian  Jimenez" w:date="2017-08-30T01:32:00Z">
          <w:r w:rsidRPr="0090452F" w:rsidDel="00594B62">
            <w:delText>Google Android, next is</w:delText>
          </w:r>
        </w:del>
      </w:ins>
      <w:ins w:id="2597" w:author="Sherine Jane Coronel" w:date="2017-08-17T04:43:00Z">
        <w:del w:id="2598" w:author="Marc Adrian  Jimenez" w:date="2017-08-30T01:32:00Z">
          <w:r w:rsidR="00CA2643" w:rsidDel="00594B62">
            <w:delText>followed by</w:delText>
          </w:r>
        </w:del>
      </w:ins>
      <w:ins w:id="2599" w:author="Joey Bernadette Dela Cruz" w:date="2017-08-17T03:12:00Z">
        <w:del w:id="2600" w:author="Marc Adrian  Jimenez" w:date="2017-08-30T01:32:00Z">
          <w:r w:rsidRPr="0090452F" w:rsidDel="00594B62">
            <w:delText xml:space="preserve"> Apple </w:delText>
          </w:r>
        </w:del>
      </w:ins>
      <w:ins w:id="2601" w:author="Sherine Jane Coronel" w:date="2017-08-17T04:11:00Z">
        <w:del w:id="2602" w:author="Marc Adrian  Jimenez" w:date="2017-08-30T01:32:00Z">
          <w:r w:rsidR="003441ED" w:rsidDel="00594B62">
            <w:delText>i</w:delText>
          </w:r>
        </w:del>
      </w:ins>
      <w:ins w:id="2603" w:author="Joey Bernadette Dela Cruz" w:date="2017-08-17T03:12:00Z">
        <w:del w:id="2604" w:author="Marc Adrian  Jimenez" w:date="2017-08-30T01:32:00Z">
          <w:r w:rsidRPr="0090452F" w:rsidDel="00594B62">
            <w:delText>IOS, and followed by Microsoft’s Windows Phone OS. (Rouse, 2011)</w:delText>
          </w:r>
        </w:del>
      </w:ins>
      <w:ins w:id="2605" w:author="Sherine Jane Coronel" w:date="2017-08-17T04:43:00Z">
        <w:del w:id="2606" w:author="Marc Adrian  Jimenez" w:date="2017-08-30T01:32:00Z">
          <w:r w:rsidR="00CA2643" w:rsidDel="00594B62">
            <w:delText>.</w:delText>
          </w:r>
        </w:del>
      </w:ins>
      <w:ins w:id="2607" w:author="Joey Bernadette Dela Cruz" w:date="2017-08-17T03:12:00Z">
        <w:del w:id="2608" w:author="Marc Adrian  Jimenez" w:date="2017-08-30T01:32:00Z">
          <w:r w:rsidRPr="0090452F" w:rsidDel="00594B62">
            <w:delText xml:space="preserve"> Although the most popular mobile </w:delText>
          </w:r>
        </w:del>
      </w:ins>
      <w:ins w:id="2609" w:author="Sherine Jane Coronel" w:date="2017-08-17T04:12:00Z">
        <w:del w:id="2610" w:author="Marc Adrian  Jimenez" w:date="2017-08-30T01:32:00Z">
          <w:r w:rsidR="003441ED" w:rsidDel="00594B62">
            <w:delText xml:space="preserve"> </w:delText>
          </w:r>
        </w:del>
      </w:ins>
      <w:ins w:id="2611" w:author="Sherine Jane Coronel" w:date="2017-08-17T04:43:00Z">
        <w:del w:id="2612" w:author="Marc Adrian  Jimenez" w:date="2017-08-30T01:32:00Z">
          <w:r w:rsidR="00CA2643" w:rsidDel="00594B62">
            <w:delText>one</w:delText>
          </w:r>
        </w:del>
      </w:ins>
      <w:ins w:id="2613" w:author="Sherine Jane Coronel" w:date="2017-08-17T04:12:00Z">
        <w:del w:id="2614" w:author="Marc Adrian  Jimenez" w:date="2017-08-30T01:32:00Z">
          <w:r w:rsidRPr="0090452F" w:rsidDel="00594B62">
            <w:delText xml:space="preserve"> is Android, </w:delText>
          </w:r>
        </w:del>
      </w:ins>
      <w:ins w:id="2615" w:author="Joey Bernadette Dela Cruz" w:date="2017-08-17T03:12:00Z">
        <w:del w:id="2616" w:author="Marc Adrian  Jimenez" w:date="2017-08-30T01:32:00Z">
          <w:r w:rsidRPr="0090452F" w:rsidDel="00594B62">
            <w:delText xml:space="preserve">Apple </w:delText>
          </w:r>
        </w:del>
      </w:ins>
      <w:ins w:id="2617" w:author="Sherine Jane Coronel" w:date="2017-08-17T04:04:00Z">
        <w:del w:id="2618" w:author="Marc Adrian  Jimenez" w:date="2017-08-30T01:32:00Z">
          <w:r w:rsidR="00D561F8" w:rsidDel="00594B62">
            <w:delText>i</w:delText>
          </w:r>
        </w:del>
      </w:ins>
      <w:ins w:id="2619" w:author="Joey Bernadette Dela Cruz" w:date="2017-08-17T03:12:00Z">
        <w:del w:id="2620" w:author="Marc Adrian  Jimenez" w:date="2017-08-30T01:32:00Z">
          <w:r w:rsidRPr="0090452F" w:rsidDel="00594B62">
            <w:delText>OS is</w:delText>
          </w:r>
        </w:del>
      </w:ins>
      <w:ins w:id="2621" w:author="Sherine Jane Coronel" w:date="2017-08-17T04:44:00Z">
        <w:del w:id="2622" w:author="Marc Adrian  Jimenez" w:date="2017-08-30T01:32:00Z">
          <w:r w:rsidRPr="0090452F" w:rsidDel="00594B62">
            <w:delText xml:space="preserve"> </w:delText>
          </w:r>
        </w:del>
      </w:ins>
      <w:ins w:id="2623" w:author="Joey Bernadette Dela Cruz" w:date="2017-08-17T03:12:00Z">
        <w:del w:id="2624" w:author="Marc Adrian  Jimenez" w:date="2017-08-30T01:32:00Z">
          <w:r w:rsidRPr="0090452F" w:rsidDel="00594B62">
            <w:delText xml:space="preserve"> the best</w:delText>
          </w:r>
        </w:del>
      </w:ins>
      <w:ins w:id="2625" w:author="Sherine Jane Coronel" w:date="2017-08-17T04:44:00Z">
        <w:del w:id="2626" w:author="Marc Adrian  Jimenez" w:date="2017-08-30T01:32:00Z">
          <w:r w:rsidR="00CA2643" w:rsidDel="00594B62">
            <w:delText>recommended</w:delText>
          </w:r>
        </w:del>
      </w:ins>
      <w:ins w:id="2627" w:author="Joey Bernadette Dela Cruz" w:date="2017-08-17T03:12:00Z">
        <w:del w:id="2628" w:author="Marc Adrian  Jimenez" w:date="2017-08-30T01:32:00Z">
          <w:r w:rsidRPr="0090452F" w:rsidDel="00594B62">
            <w:delText xml:space="preserve"> regarding its touchscreen system. </w:delText>
          </w:r>
        </w:del>
      </w:ins>
      <w:ins w:id="2629" w:author="Joey Bernadette Dela Cruz" w:date="2017-08-17T04:51:00Z">
        <w:del w:id="2630" w:author="Marc Adrian  Jimenez" w:date="2017-08-21T02:23:00Z">
          <w:r w:rsidR="007E54D8" w:rsidDel="007F6168">
            <w:delText>According to</w:delText>
          </w:r>
        </w:del>
        <w:del w:id="2631" w:author="Marc Adrian  Jimenez" w:date="2017-08-30T01:32:00Z">
          <w:r w:rsidR="007E54D8" w:rsidDel="00594B62">
            <w:delText xml:space="preserve"> </w:delText>
          </w:r>
        </w:del>
      </w:ins>
      <w:ins w:id="2632" w:author="Joey Bernadette Dela Cruz" w:date="2017-08-17T04:52:00Z">
        <w:del w:id="2633" w:author="Marc Adrian  Jimenez" w:date="2017-08-30T01:32:00Z">
          <w:r w:rsidR="007E54D8" w:rsidDel="00594B62">
            <w:delText xml:space="preserve">some researchers at </w:delText>
          </w:r>
        </w:del>
      </w:ins>
      <w:ins w:id="2634" w:author="Joey Bernadette Dela Cruz" w:date="2017-08-17T04:51:00Z">
        <w:del w:id="2635" w:author="Marc Adrian  Jimenez" w:date="2017-08-30T01:32:00Z">
          <w:r w:rsidR="007E54D8" w:rsidDel="00594B62">
            <w:delText>Moto, o</w:delText>
          </w:r>
        </w:del>
      </w:ins>
      <w:ins w:id="2636" w:author="Joey Bernadette Dela Cruz" w:date="2017-08-17T03:58:00Z">
        <w:del w:id="2637" w:author="Marc Adrian  Jimenez" w:date="2017-08-30T01:32:00Z">
          <w:r w:rsidR="003F7AA1" w:rsidDel="00594B62">
            <w:delText>ne</w:delText>
          </w:r>
        </w:del>
      </w:ins>
      <w:ins w:id="2638" w:author="Joey Bernadette Dela Cruz" w:date="2017-08-17T03:12:00Z">
        <w:del w:id="2639" w:author="Marc Adrian  Jimenez" w:date="2017-08-30T01:32:00Z">
          <w:r w:rsidRPr="0090452F" w:rsidDel="00594B62">
            <w:delText xml:space="preserve"> of the reason that</w:delText>
          </w:r>
        </w:del>
      </w:ins>
      <w:ins w:id="2640" w:author="Joey Bernadette Dela Cruz" w:date="2017-08-17T03:58:00Z">
        <w:del w:id="2641" w:author="Marc Adrian  Jimenez" w:date="2017-08-30T01:32:00Z">
          <w:r w:rsidR="003F7AA1" w:rsidDel="00594B62">
            <w:delText xml:space="preserve"> the</w:delText>
          </w:r>
        </w:del>
      </w:ins>
      <w:ins w:id="2642" w:author="Joey Bernadette Dela Cruz" w:date="2017-08-17T03:12:00Z">
        <w:del w:id="2643" w:author="Marc Adrian  Jimenez" w:date="2017-08-30T01:32:00Z">
          <w:r w:rsidRPr="0090452F" w:rsidDel="00594B62">
            <w:delText xml:space="preserve"> Apple </w:delText>
          </w:r>
        </w:del>
      </w:ins>
      <w:ins w:id="2644" w:author="Sherine Jane Coronel" w:date="2017-08-17T04:44:00Z">
        <w:del w:id="2645" w:author="Marc Adrian  Jimenez" w:date="2017-08-30T01:32:00Z">
          <w:r w:rsidR="006D5F75" w:rsidDel="00594B62">
            <w:delText>i</w:delText>
          </w:r>
        </w:del>
      </w:ins>
      <w:ins w:id="2646" w:author="Joey Bernadette Dela Cruz" w:date="2017-08-17T03:12:00Z">
        <w:del w:id="2647" w:author="Marc Adrian  Jimenez" w:date="2017-08-30T01:32:00Z">
          <w:r w:rsidRPr="0090452F" w:rsidDel="00594B62">
            <w:delText>IOS’ touchscreen system</w:delText>
          </w:r>
        </w:del>
      </w:ins>
      <w:ins w:id="2648" w:author="Sherine Jane Coronel" w:date="2017-08-17T04:45:00Z">
        <w:del w:id="2649" w:author="Marc Adrian  Jimenez" w:date="2017-08-30T01:32:00Z">
          <w:r w:rsidR="006D5F75" w:rsidDel="00594B62">
            <w:delText>technology</w:delText>
          </w:r>
        </w:del>
      </w:ins>
      <w:ins w:id="2650" w:author="Joey Bernadette Dela Cruz" w:date="2017-08-17T03:12:00Z">
        <w:del w:id="2651" w:author="Marc Adrian  Jimenez" w:date="2017-08-30T01:32:00Z">
          <w:r w:rsidRPr="0090452F" w:rsidDel="00594B62">
            <w:delText xml:space="preserve"> is </w:delText>
          </w:r>
        </w:del>
      </w:ins>
      <w:ins w:id="2652" w:author="Joey Bernadette Dela Cruz" w:date="2017-08-17T04:52:00Z">
        <w:del w:id="2653" w:author="Marc Adrian  Jimenez" w:date="2017-08-30T01:32:00Z">
          <w:r w:rsidR="007E54D8" w:rsidDel="00594B62">
            <w:delText>more accurate because</w:delText>
          </w:r>
        </w:del>
      </w:ins>
      <w:ins w:id="2654" w:author="Joey Bernadette Dela Cruz" w:date="2017-08-17T04:53:00Z">
        <w:del w:id="2655" w:author="Marc Adrian  Jimenez" w:date="2017-08-30T01:32:00Z">
          <w:r w:rsidR="007E54D8" w:rsidDel="00594B62">
            <w:delText xml:space="preserve"> it</w:delText>
          </w:r>
        </w:del>
      </w:ins>
      <w:ins w:id="2656" w:author="Joey Bernadette Dela Cruz" w:date="2017-08-17T03:58:00Z">
        <w:del w:id="2657" w:author="Marc Adrian  Jimenez" w:date="2017-08-30T01:32:00Z">
          <w:r w:rsidR="003F7AA1" w:rsidDel="00594B62">
            <w:delText xml:space="preserve"> </w:delText>
          </w:r>
        </w:del>
      </w:ins>
      <w:ins w:id="2658" w:author="Sherine Jane Coronel" w:date="2017-08-17T04:45:00Z">
        <w:del w:id="2659" w:author="Marc Adrian  Jimenez" w:date="2017-08-30T01:32:00Z">
          <w:r w:rsidR="003F7AA1" w:rsidDel="00594B62">
            <w:delText xml:space="preserve"> is</w:delText>
          </w:r>
        </w:del>
      </w:ins>
      <w:ins w:id="2660" w:author="Sherine Jane Coronel" w:date="2017-08-17T04:06:00Z">
        <w:del w:id="2661" w:author="Marc Adrian  Jimenez" w:date="2017-08-30T01:32:00Z">
          <w:r w:rsidRPr="0090452F" w:rsidDel="00594B62">
            <w:delText xml:space="preserve"> </w:delText>
          </w:r>
        </w:del>
      </w:ins>
      <w:ins w:id="2662" w:author="Joey Bernadette Dela Cruz" w:date="2017-08-17T03:12:00Z">
        <w:del w:id="2663" w:author="Marc Adrian  Jimenez" w:date="2017-08-30T01:32:00Z">
          <w:r w:rsidRPr="0090452F" w:rsidDel="00594B62">
            <w:delText xml:space="preserve">uses 12-volt power source for the sensing lines in touchscreen sensor </w:delText>
          </w:r>
        </w:del>
      </w:ins>
      <w:ins w:id="2664" w:author="Joey Bernadette Dela Cruz" w:date="2017-08-17T03:58:00Z">
        <w:del w:id="2665" w:author="Marc Adrian  Jimenez" w:date="2017-08-30T01:32:00Z">
          <w:r w:rsidR="003F7AA1" w:rsidDel="00594B62">
            <w:delText xml:space="preserve">compared to 3 to 5-volt power source that most other component manufacturers have. </w:delText>
          </w:r>
        </w:del>
      </w:ins>
      <w:ins w:id="2666" w:author="Joey Bernadette Dela Cruz" w:date="2017-08-17T04:56:00Z">
        <w:del w:id="2667" w:author="Marc Adrian  Jimenez" w:date="2017-08-30T01:32:00Z">
          <w:r w:rsidR="00B65ED9" w:rsidDel="00594B62">
            <w:delText xml:space="preserve">When </w:delText>
          </w:r>
        </w:del>
      </w:ins>
      <w:ins w:id="2668" w:author="Joey Bernadette Dela Cruz" w:date="2017-08-17T04:58:00Z">
        <w:del w:id="2669" w:author="Marc Adrian  Jimenez" w:date="2017-08-30T01:32:00Z">
          <w:r w:rsidR="00B65ED9" w:rsidDel="00594B62">
            <w:delText>the touchscreen</w:delText>
          </w:r>
        </w:del>
      </w:ins>
      <w:ins w:id="2670" w:author="Joey Bernadette Dela Cruz" w:date="2017-08-17T04:56:00Z">
        <w:del w:id="2671" w:author="Marc Adrian  Jimenez" w:date="2017-08-30T01:32:00Z">
          <w:r w:rsidR="00B65ED9" w:rsidDel="00594B62">
            <w:delText xml:space="preserve"> uses </w:delText>
          </w:r>
        </w:del>
      </w:ins>
      <w:ins w:id="2672" w:author="Joey Bernadette Dela Cruz" w:date="2017-08-17T04:58:00Z">
        <w:del w:id="2673" w:author="Marc Adrian  Jimenez" w:date="2017-08-30T01:32:00Z">
          <w:r w:rsidR="00B65ED9" w:rsidDel="00594B62">
            <w:delText xml:space="preserve">a </w:delText>
          </w:r>
        </w:del>
      </w:ins>
      <w:ins w:id="2674" w:author="Joey Bernadette Dela Cruz" w:date="2017-08-17T04:56:00Z">
        <w:del w:id="2675" w:author="Marc Adrian  Jimenez" w:date="2017-08-30T01:32:00Z">
          <w:r w:rsidR="00B65ED9" w:rsidDel="00594B62">
            <w:delText>higher voltage</w:delText>
          </w:r>
        </w:del>
      </w:ins>
      <w:ins w:id="2676" w:author="Joey Bernadette Dela Cruz" w:date="2017-08-17T04:59:00Z">
        <w:del w:id="2677" w:author="Marc Adrian  Jimenez" w:date="2017-08-30T01:32:00Z">
          <w:r w:rsidR="00B65ED9" w:rsidDel="00594B62">
            <w:delText xml:space="preserve"> in sensing lines</w:delText>
          </w:r>
        </w:del>
      </w:ins>
      <w:ins w:id="2678" w:author="Joey Bernadette Dela Cruz" w:date="2017-08-17T05:00:00Z">
        <w:del w:id="2679" w:author="Marc Adrian  Jimenez" w:date="2017-08-30T01:32:00Z">
          <w:r w:rsidR="00B65ED9" w:rsidDel="00594B62">
            <w:delText>, which can be found in the touch screen sensor</w:delText>
          </w:r>
        </w:del>
      </w:ins>
      <w:ins w:id="2680" w:author="Joey Bernadette Dela Cruz" w:date="2017-08-17T04:57:00Z">
        <w:del w:id="2681" w:author="Marc Adrian  Jimenez" w:date="2017-08-30T01:32:00Z">
          <w:r w:rsidR="00B65ED9" w:rsidDel="00594B62">
            <w:delText xml:space="preserve">, the touch experience </w:delText>
          </w:r>
        </w:del>
      </w:ins>
      <w:ins w:id="2682" w:author="Joey Bernadette Dela Cruz" w:date="2017-08-17T04:58:00Z">
        <w:del w:id="2683" w:author="Marc Adrian  Jimenez" w:date="2017-08-30T01:32:00Z">
          <w:r w:rsidR="00B65ED9" w:rsidDel="00594B62">
            <w:delText>would be</w:delText>
          </w:r>
        </w:del>
      </w:ins>
      <w:ins w:id="2684" w:author="Joey Bernadette Dela Cruz" w:date="2017-08-17T05:00:00Z">
        <w:del w:id="2685" w:author="Marc Adrian  Jimenez" w:date="2017-08-30T01:32:00Z">
          <w:r w:rsidR="00B65ED9" w:rsidDel="00594B62">
            <w:delText xml:space="preserve"> better.</w:delText>
          </w:r>
        </w:del>
      </w:ins>
      <w:ins w:id="2686" w:author="Joey Bernadette Dela Cruz" w:date="2017-08-17T04:58:00Z">
        <w:del w:id="2687" w:author="Marc Adrian  Jimenez" w:date="2017-08-30T01:32:00Z">
          <w:r w:rsidR="00B65ED9" w:rsidDel="00594B62">
            <w:delText xml:space="preserve"> </w:delText>
          </w:r>
        </w:del>
      </w:ins>
      <w:ins w:id="2688" w:author="Joey Bernadette Dela Cruz" w:date="2017-08-17T03:58:00Z">
        <w:del w:id="2689" w:author="Marc Adrian  Jimenez" w:date="2017-08-30T01:32:00Z">
          <w:r w:rsidR="003F7AA1" w:rsidDel="00594B62">
            <w:delText xml:space="preserve">(Ganapati, 2010) </w:delText>
          </w:r>
        </w:del>
      </w:ins>
      <w:bookmarkStart w:id="2690" w:name="_Toc491823491"/>
      <w:bookmarkEnd w:id="2690"/>
    </w:p>
    <w:p w14:paraId="3BF0706E" w14:textId="07168370" w:rsidR="006E4495" w:rsidDel="00594B62" w:rsidRDefault="006E4495">
      <w:pPr>
        <w:pStyle w:val="11"/>
        <w:numPr>
          <w:ilvl w:val="0"/>
          <w:numId w:val="0"/>
        </w:numPr>
        <w:ind w:left="792"/>
        <w:rPr>
          <w:ins w:id="2691" w:author="Joey Bernadette Dela Cruz" w:date="2017-08-17T02:14:00Z"/>
          <w:del w:id="2692" w:author="Marc Adrian  Jimenez" w:date="2017-08-30T01:32:00Z"/>
        </w:rPr>
        <w:pPrChange w:id="2693" w:author="Marc Adrian  Jimenez" w:date="2017-08-30T02:30:00Z">
          <w:pPr/>
        </w:pPrChange>
      </w:pPr>
      <w:ins w:id="2694" w:author="Joey Bernadette Dela Cruz" w:date="2017-08-17T02:14:00Z">
        <w:del w:id="2695" w:author="Marc Adrian  Jimenez" w:date="2017-08-30T01:32:00Z">
          <w:r w:rsidDel="00594B62">
            <w:delText xml:space="preserve">Random Access Memory is a type of memory that is volatile and fast compared to other types of memory such as hard drives or solid states drives. Usually, RAM stores the operating system and running applications for them to be quickly accessed by the CPU or processor. </w:delText>
          </w:r>
          <w:bookmarkStart w:id="2696" w:name="_Toc491823492"/>
          <w:bookmarkEnd w:id="2696"/>
        </w:del>
      </w:ins>
    </w:p>
    <w:p w14:paraId="75DBC09F" w14:textId="4E499CAF" w:rsidR="006E4495" w:rsidDel="00594B62" w:rsidRDefault="006E4495">
      <w:pPr>
        <w:pStyle w:val="11"/>
        <w:numPr>
          <w:ilvl w:val="0"/>
          <w:numId w:val="0"/>
        </w:numPr>
        <w:ind w:left="792"/>
        <w:rPr>
          <w:del w:id="2697" w:author="Marc Adrian  Jimenez" w:date="2017-08-30T01:32:00Z"/>
        </w:rPr>
        <w:pPrChange w:id="2698" w:author="Marc Adrian  Jimenez" w:date="2017-08-30T02:30:00Z">
          <w:pPr>
            <w:pStyle w:val="11"/>
          </w:pPr>
        </w:pPrChange>
      </w:pPr>
      <w:ins w:id="2699" w:author="Joey Bernadette Dela Cruz" w:date="2017-08-17T02:14:00Z">
        <w:del w:id="2700" w:author="Marc Adrian  Jimenez" w:date="2017-08-30T01:32:00Z">
          <w:r w:rsidDel="00594B62">
            <w:delText xml:space="preserve">In </w:delText>
          </w:r>
        </w:del>
        <w:del w:id="2701" w:author="Marc Adrian  Jimenez" w:date="2017-08-17T02:15:00Z">
          <w:r w:rsidDel="00C65B6D">
            <w:delText>S</w:delText>
          </w:r>
        </w:del>
        <w:del w:id="2702" w:author="Marc Adrian  Jimenez" w:date="2017-08-30T01:32:00Z">
          <w:r w:rsidDel="00594B62">
            <w:delText>martphones, RAM enables you to run multiple applications at the same time, such as Facebook, Twitter, Viber, etc. These applications remains in the RAM which is limitted so when it reaches its capacity it will have a difficult time opening any other application causing a degrade in performance, slowing down the phone, and affecting the touch screen responsiveness.</w:delText>
          </w:r>
        </w:del>
      </w:ins>
      <w:ins w:id="2703" w:author="Joey Bernadette Dela Cruz" w:date="2017-08-17T03:15:00Z">
        <w:del w:id="2704" w:author="Marc Adrian  Jimenez" w:date="2017-08-30T01:32:00Z">
          <w:r w:rsidR="00BB0ED2" w:rsidDel="00594B62">
            <w:delText>(</w:delText>
          </w:r>
        </w:del>
      </w:ins>
      <w:ins w:id="2705" w:author="Joey Bernadette Dela Cruz" w:date="2017-08-17T03:16:00Z">
        <w:del w:id="2706" w:author="Marc Adrian  Jimenez" w:date="2017-08-30T01:32:00Z">
          <w:r w:rsidR="00BB0ED2" w:rsidDel="00594B62">
            <w:delText>Tomshardware, 2014)</w:delText>
          </w:r>
        </w:del>
      </w:ins>
      <w:bookmarkStart w:id="2707" w:name="_Toc491823493"/>
      <w:bookmarkEnd w:id="2707"/>
    </w:p>
    <w:p w14:paraId="400D16B9" w14:textId="050BAB2E" w:rsidR="00AA2AE8" w:rsidDel="00AE3457" w:rsidRDefault="00AA2AE8">
      <w:pPr>
        <w:pStyle w:val="11"/>
        <w:numPr>
          <w:ilvl w:val="0"/>
          <w:numId w:val="0"/>
        </w:numPr>
        <w:ind w:left="792"/>
        <w:rPr>
          <w:del w:id="2708" w:author="Marc Adrian  Jimenez" w:date="2017-08-17T08:16:00Z"/>
        </w:rPr>
        <w:pPrChange w:id="2709" w:author="Marc Adrian  Jimenez" w:date="2017-08-30T02:30:00Z">
          <w:pPr>
            <w:pStyle w:val="111"/>
          </w:pPr>
        </w:pPrChange>
      </w:pPr>
      <w:bookmarkStart w:id="2710" w:name="_Toc491823494"/>
      <w:bookmarkEnd w:id="2710"/>
    </w:p>
    <w:p w14:paraId="0560D4B1" w14:textId="16D07808" w:rsidR="00F44644" w:rsidDel="00AE3457" w:rsidRDefault="00F44644">
      <w:pPr>
        <w:pStyle w:val="11"/>
        <w:numPr>
          <w:ilvl w:val="0"/>
          <w:numId w:val="0"/>
        </w:numPr>
        <w:ind w:left="792"/>
        <w:rPr>
          <w:del w:id="2711" w:author="Marc Adrian  Jimenez" w:date="2017-08-17T08:16:00Z"/>
        </w:rPr>
        <w:pPrChange w:id="2712" w:author="Marc Adrian  Jimenez" w:date="2017-08-30T02:30:00Z">
          <w:pPr>
            <w:pStyle w:val="11"/>
          </w:pPr>
        </w:pPrChange>
      </w:pPr>
      <w:commentRangeStart w:id="2713"/>
      <w:commentRangeStart w:id="2714"/>
      <w:ins w:id="2715" w:author="Joey Bernadette Dela Cruz" w:date="2017-08-17T02:45:00Z">
        <w:del w:id="2716" w:author="Marc Adrian  Jimenez" w:date="2017-08-30T01:32:00Z">
          <w:r w:rsidDel="00594B62">
            <w:delText>Graphic</w:delText>
          </w:r>
        </w:del>
      </w:ins>
      <w:ins w:id="2717" w:author="Sherine Jane Coronel" w:date="2017-08-17T03:38:00Z">
        <w:del w:id="2718" w:author="Marc Adrian  Jimenez" w:date="2017-08-30T01:32:00Z">
          <w:r w:rsidR="00F61749" w:rsidDel="00594B62">
            <w:delText>s</w:delText>
          </w:r>
        </w:del>
      </w:ins>
      <w:ins w:id="2719" w:author="Joey Bernadette Dela Cruz" w:date="2017-08-17T02:45:00Z">
        <w:del w:id="2720" w:author="Marc Adrian  Jimenez" w:date="2017-08-30T01:32:00Z">
          <w:r w:rsidDel="00594B62">
            <w:delText>al</w:delText>
          </w:r>
          <w:commentRangeStart w:id="2721"/>
          <w:commentRangeStart w:id="2722"/>
          <w:r w:rsidDel="00594B62">
            <w:delText xml:space="preserve"> Processing </w:delText>
          </w:r>
        </w:del>
      </w:ins>
      <w:ins w:id="2723" w:author="Sherine Jane Coronel" w:date="2017-08-17T03:38:00Z">
        <w:del w:id="2724" w:author="Marc Adrian  Jimenez" w:date="2017-08-30T01:32:00Z">
          <w:r w:rsidR="00F61749" w:rsidDel="00594B62">
            <w:delText>U</w:delText>
          </w:r>
        </w:del>
      </w:ins>
      <w:ins w:id="2725" w:author="Joey Bernadette Dela Cruz" w:date="2017-08-17T02:45:00Z">
        <w:del w:id="2726" w:author="Marc Adrian  Jimenez" w:date="2017-08-30T01:32:00Z">
          <w:r w:rsidDel="00594B62">
            <w:delText xml:space="preserve">unit is a type of circuit that improves the image output by lessening the work of the CPU </w:delText>
          </w:r>
        </w:del>
      </w:ins>
      <w:ins w:id="2727" w:author="Sherine Jane Coronel" w:date="2017-08-17T03:35:00Z">
        <w:del w:id="2728" w:author="Marc Adrian  Jimenez" w:date="2017-08-30T01:32:00Z">
          <w:r w:rsidR="00F61749" w:rsidDel="00594B62">
            <w:delText xml:space="preserve">and </w:delText>
          </w:r>
        </w:del>
      </w:ins>
      <w:ins w:id="2729" w:author="Joey Bernadette Dela Cruz" w:date="2017-08-17T02:45:00Z">
        <w:del w:id="2730" w:author="Marc Adrian  Jimenez" w:date="2017-08-30T01:32:00Z">
          <w:r w:rsidDel="00594B62">
            <w:delText xml:space="preserve">to increases the performance of graphics and videos. Smartphones today use chipsets in which part of these chipsets </w:delText>
          </w:r>
          <w:r w:rsidRPr="00A42FA8" w:rsidDel="00594B62">
            <w:delText>include GPUs to stay on par</w:delText>
          </w:r>
        </w:del>
        <w:del w:id="2731" w:author="Unknown">
          <w:r w:rsidRPr="00AE3457" w:rsidDel="00594B62">
            <w:rPr>
              <w:rFonts w:eastAsiaTheme="minorHAnsi" w:cstheme="minorBidi"/>
              <w:sz w:val="22"/>
              <w:szCs w:val="22"/>
              <w:lang w:eastAsia="en-US"/>
              <w:rPrChange w:id="2732" w:author="Marc Adrian  Jimenez" w:date="2017-08-17T08:16:00Z">
                <w:rPr/>
              </w:rPrChange>
            </w:rPr>
            <w:delText xml:space="preserve"> </w:delText>
          </w:r>
        </w:del>
        <w:del w:id="2733" w:author="Marc Adrian  Jimenez" w:date="2017-08-30T01:32:00Z">
          <w:r w:rsidDel="00594B62">
            <w:delText xml:space="preserve">with the increasing demand of hardware technology. </w:delText>
          </w:r>
        </w:del>
      </w:ins>
      <w:commentRangeEnd w:id="2721"/>
      <w:ins w:id="2734" w:author="Joey Bernadette Dela Cruz" w:date="2017-08-17T02:50:00Z">
        <w:del w:id="2735" w:author="Marc Adrian  Jimenez" w:date="2017-08-30T01:32:00Z">
          <w:r w:rsidR="005F0E23" w:rsidDel="00594B62">
            <w:rPr>
              <w:rStyle w:val="CommentReference"/>
            </w:rPr>
            <w:commentReference w:id="2721"/>
          </w:r>
          <w:commentRangeEnd w:id="2722"/>
          <w:r w:rsidR="005F0E23" w:rsidDel="00594B62">
            <w:rPr>
              <w:rStyle w:val="CommentReference"/>
            </w:rPr>
            <w:commentReference w:id="2722"/>
          </w:r>
        </w:del>
      </w:ins>
      <w:commentRangeEnd w:id="2713"/>
      <w:del w:id="2736" w:author="Marc Adrian  Jimenez" w:date="2017-08-30T01:32:00Z">
        <w:r w:rsidR="004E31D2" w:rsidDel="00594B62">
          <w:rPr>
            <w:rStyle w:val="CommentReference"/>
          </w:rPr>
          <w:commentReference w:id="2713"/>
        </w:r>
        <w:commentRangeEnd w:id="2714"/>
        <w:r w:rsidR="004E31D2" w:rsidDel="00594B62">
          <w:rPr>
            <w:rStyle w:val="CommentReference"/>
          </w:rPr>
          <w:commentReference w:id="2714"/>
        </w:r>
      </w:del>
      <w:bookmarkStart w:id="2737" w:name="_Toc491823495"/>
      <w:bookmarkEnd w:id="2737"/>
    </w:p>
    <w:p w14:paraId="792490F1" w14:textId="3B638861" w:rsidR="00AA2AE8" w:rsidRPr="006E4495" w:rsidDel="00594B62" w:rsidRDefault="00F72FD3">
      <w:pPr>
        <w:pStyle w:val="11"/>
        <w:numPr>
          <w:ilvl w:val="0"/>
          <w:numId w:val="0"/>
        </w:numPr>
        <w:ind w:left="792"/>
        <w:rPr>
          <w:del w:id="2738" w:author="Marc Adrian  Jimenez" w:date="2017-08-30T01:32:00Z"/>
        </w:rPr>
        <w:pPrChange w:id="2739" w:author="Marc Adrian  Jimenez" w:date="2017-08-30T02:30:00Z">
          <w:pPr>
            <w:pStyle w:val="11"/>
          </w:pPr>
        </w:pPrChange>
      </w:pPr>
      <w:ins w:id="2740" w:author="Joey Bernadette Dela Cruz" w:date="2017-08-17T04:25:00Z">
        <w:del w:id="2741" w:author="Marc Adrian  Jimenez" w:date="2017-08-30T01:32:00Z">
          <w:r w:rsidRPr="00F72FD3" w:rsidDel="00594B62">
            <w:delText>Smartphones have two options in running software</w:delText>
          </w:r>
        </w:del>
      </w:ins>
      <w:ins w:id="2742" w:author="Sherine Jane Coronel" w:date="2017-08-17T05:00:00Z">
        <w:del w:id="2743" w:author="Marc Adrian  Jimenez" w:date="2017-08-30T01:32:00Z">
          <w:r w:rsidR="00373C91" w:rsidDel="00594B62">
            <w:delText xml:space="preserve">. The first </w:delText>
          </w:r>
        </w:del>
      </w:ins>
      <w:ins w:id="2744" w:author="Joey Bernadette Dela Cruz" w:date="2017-08-17T04:25:00Z">
        <w:del w:id="2745" w:author="Marc Adrian  Jimenez" w:date="2017-08-30T01:32:00Z">
          <w:r w:rsidRPr="00F72FD3" w:rsidDel="00594B62">
            <w:delText xml:space="preserve">, </w:delText>
          </w:r>
        </w:del>
      </w:ins>
      <w:ins w:id="2746" w:author="Sherine Jane Coronel" w:date="2017-08-17T04:55:00Z">
        <w:del w:id="2747" w:author="Marc Adrian  Jimenez" w:date="2017-08-30T01:32:00Z">
          <w:r w:rsidR="00373C91" w:rsidDel="00594B62">
            <w:delText>one is</w:delText>
          </w:r>
          <w:r w:rsidRPr="00F72FD3" w:rsidDel="00594B62">
            <w:delText xml:space="preserve"> </w:delText>
          </w:r>
        </w:del>
      </w:ins>
      <w:ins w:id="2748" w:author="Joey Bernadette Dela Cruz" w:date="2017-08-17T04:25:00Z">
        <w:del w:id="2749" w:author="Marc Adrian  Jimenez" w:date="2017-08-30T01:32:00Z">
          <w:r w:rsidRPr="00F72FD3" w:rsidDel="00594B62">
            <w:delText>run the application directly using the CPU or offload the software in the GPU then process it to the CPU causing the UI to process it smoothly. The second option is more optimal because it will put less load on the CPU</w:delText>
          </w:r>
        </w:del>
      </w:ins>
      <w:ins w:id="2750" w:author="Sherine Jane Coronel" w:date="2017-08-17T05:00:00Z">
        <w:del w:id="2751" w:author="Marc Adrian  Jimenez" w:date="2017-08-30T01:32:00Z">
          <w:r w:rsidR="00373C91" w:rsidDel="00594B62">
            <w:delText xml:space="preserve"> which is </w:delText>
          </w:r>
          <w:r w:rsidR="00373C91" w:rsidRPr="00F72FD3" w:rsidDel="00594B62">
            <w:delText>more optimal</w:delText>
          </w:r>
        </w:del>
      </w:ins>
      <w:ins w:id="2752" w:author="Joey Bernadette Dela Cruz" w:date="2017-08-17T04:25:00Z">
        <w:del w:id="2753" w:author="Marc Adrian  Jimenez" w:date="2017-08-30T01:32:00Z">
          <w:r w:rsidRPr="00F72FD3" w:rsidDel="00594B62">
            <w:delText xml:space="preserve">. </w:delText>
          </w:r>
        </w:del>
        <w:del w:id="2754" w:author="Marc Adrian  Jimenez" w:date="2017-08-21T02:23:00Z">
          <w:r w:rsidRPr="00F72FD3" w:rsidDel="007F6168">
            <w:delText>According to</w:delText>
          </w:r>
        </w:del>
        <w:del w:id="2755" w:author="Marc Adrian  Jimenez" w:date="2017-08-30T01:32:00Z">
          <w:r w:rsidRPr="00F72FD3" w:rsidDel="00594B62">
            <w:delText xml:space="preserve"> Glyn Williams, the CPU frees up, when an application </w:delText>
          </w:r>
        </w:del>
        <w:del w:id="2756" w:author="Marc Adrian  Jimenez" w:date="2017-08-30T12:22:00Z">
          <w:r w:rsidRPr="00F72FD3" w:rsidDel="0032006F">
            <w:delText>offload</w:delText>
          </w:r>
        </w:del>
        <w:del w:id="2757" w:author="Marc Adrian  Jimenez" w:date="2017-08-30T01:32:00Z">
          <w:r w:rsidRPr="00F72FD3" w:rsidDel="00594B62">
            <w:delText xml:space="preserve"> all rendering to the GPU, allowing the CPU to work on other tasks. </w:delText>
          </w:r>
        </w:del>
      </w:ins>
      <w:ins w:id="2758" w:author="Joey Bernadette Dela Cruz" w:date="2017-08-17T05:08:00Z">
        <w:del w:id="2759" w:author="Marc Adrian  Jimenez" w:date="2017-08-30T01:32:00Z">
          <w:r w:rsidR="004E31D2" w:rsidDel="00594B62">
            <w:delText xml:space="preserve"> </w:delText>
          </w:r>
        </w:del>
      </w:ins>
      <w:ins w:id="2760" w:author="Joey Bernadette Dela Cruz" w:date="2017-08-17T05:06:00Z">
        <w:del w:id="2761" w:author="Marc Adrian  Jimenez" w:date="2017-08-30T01:32:00Z">
          <w:r w:rsidR="00460A10" w:rsidRPr="00460A10" w:rsidDel="00594B62">
            <w:delText>Applications, especially games, and user interface of smartphones today rely on Graphical Processing Unit</w:delText>
          </w:r>
        </w:del>
      </w:ins>
      <w:ins w:id="2762" w:author="Sherine Jane Coronel" w:date="2017-08-17T05:11:00Z">
        <w:del w:id="2763" w:author="Marc Adrian  Jimenez" w:date="2017-08-30T01:32:00Z">
          <w:r w:rsidR="000415CD" w:rsidDel="00594B62">
            <w:delText xml:space="preserve"> </w:delText>
          </w:r>
        </w:del>
      </w:ins>
      <w:ins w:id="2764" w:author="Joey Bernadette Dela Cruz" w:date="2017-08-17T05:06:00Z">
        <w:del w:id="2765" w:author="Marc Adrian  Jimenez" w:date="2017-08-30T01:32:00Z">
          <w:r w:rsidR="00460A10" w:rsidRPr="00460A10" w:rsidDel="00594B62">
            <w:delText xml:space="preserve">(GPU) </w:delText>
          </w:r>
        </w:del>
      </w:ins>
      <w:ins w:id="2766" w:author="Sherine Jane Coronel" w:date="2017-08-17T05:11:00Z">
        <w:del w:id="2767" w:author="Marc Adrian  Jimenez" w:date="2017-08-30T01:32:00Z">
          <w:r w:rsidR="000415CD" w:rsidDel="00594B62">
            <w:delText xml:space="preserve">since </w:delText>
          </w:r>
        </w:del>
      </w:ins>
      <w:ins w:id="2768" w:author="Joey Bernadette Dela Cruz" w:date="2017-08-17T05:06:00Z">
        <w:del w:id="2769" w:author="Marc Adrian  Jimenez" w:date="2017-08-30T01:32:00Z">
          <w:r w:rsidR="00460A10" w:rsidRPr="00460A10" w:rsidDel="00594B62">
            <w:delText xml:space="preserve">because as said earlier, this is the hardware that defines the quality </w:delText>
          </w:r>
          <w:r w:rsidR="00460A10" w:rsidDel="00594B62">
            <w:delText xml:space="preserve">of the smartphone's graphics. </w:delText>
          </w:r>
        </w:del>
      </w:ins>
      <w:ins w:id="2770" w:author="Joey Bernadette Dela Cruz" w:date="2017-08-17T05:09:00Z">
        <w:del w:id="2771" w:author="Marc Adrian  Jimenez" w:date="2017-08-30T01:32:00Z">
          <w:r w:rsidR="00460A10" w:rsidDel="00594B62">
            <w:delText>Furthermore,</w:delText>
          </w:r>
        </w:del>
      </w:ins>
      <w:ins w:id="2772" w:author="Joey Bernadette Dela Cruz" w:date="2017-08-17T05:06:00Z">
        <w:del w:id="2773" w:author="Marc Adrian  Jimenez" w:date="2017-08-30T01:32:00Z">
          <w:r w:rsidR="00460A10" w:rsidRPr="00460A10" w:rsidDel="00594B62">
            <w:delText xml:space="preserve"> if the GPU of the phone cannot handle a certain application or game, this would cause the GPU to not function properly and overheat</w:delText>
          </w:r>
        </w:del>
      </w:ins>
      <w:ins w:id="2774" w:author="Sherine Jane Coronel" w:date="2017-08-17T05:12:00Z">
        <w:del w:id="2775" w:author="Marc Adrian  Jimenez" w:date="2017-08-30T01:32:00Z">
          <w:r w:rsidR="000415CD" w:rsidDel="00594B62">
            <w:delText xml:space="preserve"> that might </w:delText>
          </w:r>
        </w:del>
      </w:ins>
      <w:ins w:id="2776" w:author="Joey Bernadette Dela Cruz" w:date="2017-08-17T05:06:00Z">
        <w:del w:id="2777" w:author="Marc Adrian  Jimenez" w:date="2017-08-30T01:32:00Z">
          <w:r w:rsidR="00460A10" w:rsidRPr="00460A10" w:rsidDel="00594B62">
            <w:delText xml:space="preserve"> and this can affect the touch screen</w:delText>
          </w:r>
        </w:del>
      </w:ins>
      <w:ins w:id="2778" w:author="Sherine Jane Coronel" w:date="2017-08-17T05:12:00Z">
        <w:del w:id="2779" w:author="Marc Adrian  Jimenez" w:date="2017-08-30T01:32:00Z">
          <w:r w:rsidR="000415CD" w:rsidDel="00594B62">
            <w:delText>’</w:delText>
          </w:r>
        </w:del>
      </w:ins>
      <w:ins w:id="2780" w:author="Joey Bernadette Dela Cruz" w:date="2017-08-17T05:06:00Z">
        <w:del w:id="2781" w:author="Marc Adrian  Jimenez" w:date="2017-08-30T01:32:00Z">
          <w:r w:rsidR="00460A10" w:rsidRPr="00460A10" w:rsidDel="00594B62">
            <w:delText>'s responsiveness in the application.</w:delText>
          </w:r>
        </w:del>
      </w:ins>
      <w:ins w:id="2782" w:author="Sherine Jane Coronel" w:date="2017-08-17T03:42:00Z">
        <w:del w:id="2783" w:author="Marc Adrian  Jimenez" w:date="2017-08-30T01:32:00Z">
          <w:r w:rsidR="004E31D2" w:rsidDel="00594B62">
            <w:delText xml:space="preserve"> </w:delText>
          </w:r>
        </w:del>
      </w:ins>
      <w:ins w:id="2784" w:author="Sherine Jane Coronel" w:date="2017-08-17T03:43:00Z">
        <w:del w:id="2785" w:author="Marc Adrian  Jimenez" w:date="2017-08-30T01:32:00Z">
          <w:r w:rsidR="004E31D2" w:rsidDel="00594B62">
            <w:delText>which might</w:delText>
          </w:r>
        </w:del>
      </w:ins>
      <w:bookmarkStart w:id="2786" w:name="_Toc491823496"/>
      <w:bookmarkEnd w:id="2786"/>
    </w:p>
    <w:p w14:paraId="14BD3751" w14:textId="1E6072BB" w:rsidR="004F5500" w:rsidRPr="007212BC" w:rsidDel="00AE1E04" w:rsidRDefault="004F5500">
      <w:pPr>
        <w:pStyle w:val="11"/>
        <w:numPr>
          <w:ilvl w:val="0"/>
          <w:numId w:val="0"/>
        </w:numPr>
        <w:ind w:left="792"/>
        <w:rPr>
          <w:del w:id="2787" w:author="Marc Adrian  Jimenez" w:date="2017-08-17T01:25:00Z"/>
        </w:rPr>
        <w:pPrChange w:id="2788" w:author="Marc Adrian  Jimenez" w:date="2017-08-30T02:30:00Z">
          <w:pPr>
            <w:pStyle w:val="111"/>
          </w:pPr>
        </w:pPrChange>
      </w:pPr>
      <w:del w:id="2789" w:author="Marc Adrian  Jimenez" w:date="2017-08-17T01:25:00Z">
        <w:r w:rsidRPr="007212BC" w:rsidDel="00AE1E04">
          <w:delText>Usability Testing</w:delText>
        </w:r>
        <w:bookmarkStart w:id="2790" w:name="_Toc490721391"/>
        <w:bookmarkStart w:id="2791" w:name="_Toc490730215"/>
        <w:bookmarkStart w:id="2792" w:name="_Toc491823497"/>
        <w:bookmarkEnd w:id="2790"/>
        <w:bookmarkEnd w:id="2791"/>
        <w:bookmarkEnd w:id="2792"/>
      </w:del>
    </w:p>
    <w:p w14:paraId="108F9C1F" w14:textId="743CDCD7" w:rsidR="003869D2" w:rsidRPr="007212BC" w:rsidRDefault="004F5500">
      <w:pPr>
        <w:pStyle w:val="11"/>
        <w:numPr>
          <w:ilvl w:val="0"/>
          <w:numId w:val="0"/>
        </w:numPr>
        <w:ind w:left="792"/>
        <w:rPr>
          <w:del w:id="2793" w:author="Marc Adrian  Jimenez" w:date="2017-08-15T18:23:00Z"/>
        </w:rPr>
        <w:pPrChange w:id="2794" w:author="Marc Adrian  Jimenez" w:date="2017-08-30T02:30:00Z">
          <w:pPr>
            <w:ind w:left="1440"/>
          </w:pPr>
        </w:pPrChange>
      </w:pPr>
      <w:del w:id="2795" w:author="Marc Adrian  Jimenez" w:date="2017-08-17T01:25:00Z">
        <w:r w:rsidRPr="001D4E2F" w:rsidDel="00AE1E04">
          <w:tab/>
        </w:r>
        <w:r w:rsidR="00C94E72" w:rsidRPr="001D4E2F" w:rsidDel="00AE1E04">
          <w:delText>Usability in the sense of software engineering refers to the degree</w:delText>
        </w:r>
        <w:r w:rsidR="00560F43" w:rsidRPr="001D4E2F" w:rsidDel="00AE1E04">
          <w:delText xml:space="preserve"> of difficulty</w:delText>
        </w:r>
        <w:r w:rsidR="00C94E72" w:rsidRPr="001D4E2F" w:rsidDel="00AE1E04">
          <w:delText xml:space="preserve"> in which a software can be used</w:delText>
        </w:r>
        <w:r w:rsidR="00704BC5" w:rsidRPr="001D4E2F" w:rsidDel="00AE1E04">
          <w:delText xml:space="preserve"> </w:delText>
        </w:r>
        <w:r w:rsidR="00560F43" w:rsidRPr="001D4E2F" w:rsidDel="00AE1E04">
          <w:delText>to perform prescribed tasks</w:delText>
        </w:r>
        <w:r w:rsidR="000E3675" w:rsidRPr="001D4E2F" w:rsidDel="00AE1E04">
          <w:delText xml:space="preserve"> as well as measuring its effectiveness, efficiency, and satisfaction</w:delText>
        </w:r>
        <w:r w:rsidR="00560F43" w:rsidRPr="001D4E2F" w:rsidDel="00AE1E04">
          <w:delText>.</w:delText>
        </w:r>
        <w:r w:rsidR="00B221B0" w:rsidRPr="001D4E2F" w:rsidDel="00AE1E04">
          <w:delText xml:space="preserve"> Upon the birth of a new smartphone software, there are two types of testing environments used for the testing and evaluation of its touchscreen responsiveness, using the </w:delText>
        </w:r>
        <w:commentRangeStart w:id="2796"/>
        <w:r w:rsidR="00B221B0" w:rsidRPr="001D4E2F" w:rsidDel="00AE1E04">
          <w:delText>mobile device itself and in a virtual testing environment, with the help of emulators and touch sensitive monitors</w:delText>
        </w:r>
        <w:commentRangeEnd w:id="2796"/>
        <w:r w:rsidR="00B221B0" w:rsidRPr="007212BC" w:rsidDel="00AE1E04">
          <w:rPr>
            <w:rStyle w:val="CommentReference"/>
            <w:sz w:val="22"/>
            <w:szCs w:val="22"/>
            <w:rPrChange w:id="2797" w:author="Marc Adrian  Jimenez" w:date="2017-08-17T03:33:00Z">
              <w:rPr>
                <w:rStyle w:val="CommentReference"/>
              </w:rPr>
            </w:rPrChange>
          </w:rPr>
          <w:commentReference w:id="2796"/>
        </w:r>
      </w:del>
      <w:customXmlDelRangeStart w:id="2798" w:author="Marc Adrian  Jimenez" w:date="2017-08-17T01:25:00Z"/>
      <w:sdt>
        <w:sdtPr>
          <w:id w:val="792248047"/>
          <w:citation/>
        </w:sdtPr>
        <w:sdtEndPr/>
        <w:sdtContent>
          <w:customXmlDelRangeEnd w:id="2798"/>
          <w:del w:id="2799" w:author="Marc Adrian  Jimenez" w:date="2017-08-17T01:25:00Z">
            <w:r w:rsidR="00B221B0" w:rsidRPr="001D4E2F" w:rsidDel="00AE1E04">
              <w:fldChar w:fldCharType="begin"/>
            </w:r>
            <w:r w:rsidR="00B221B0" w:rsidRPr="007212BC" w:rsidDel="00AE1E04">
              <w:rPr>
                <w:lang w:eastAsia="en-US"/>
                <w:rPrChange w:id="2800" w:author="Marc Adrian  Jimenez" w:date="2017-08-17T03:33:00Z">
                  <w:rPr>
                    <w:lang w:val="en-PH" w:eastAsia="en-PH"/>
                  </w:rPr>
                </w:rPrChange>
              </w:rPr>
              <w:delInstrText xml:space="preserve"> CITATION Gla1 \l 13321 </w:delInstrText>
            </w:r>
            <w:r w:rsidR="00B221B0" w:rsidRPr="001D4E2F" w:rsidDel="00AE1E04">
              <w:fldChar w:fldCharType="separate"/>
            </w:r>
            <w:r w:rsidR="00365EA5" w:rsidRPr="007212BC" w:rsidDel="00AE1E04">
              <w:rPr>
                <w:lang w:eastAsia="en-US"/>
                <w:rPrChange w:id="2801" w:author="Marc Adrian  Jimenez" w:date="2017-08-17T03:33:00Z">
                  <w:rPr>
                    <w:noProof/>
                    <w:lang w:val="en-PH" w:eastAsia="en-PH"/>
                  </w:rPr>
                </w:rPrChange>
              </w:rPr>
              <w:delText xml:space="preserve"> (Glavinic, Ljubic, &amp; Kukec)</w:delText>
            </w:r>
            <w:r w:rsidR="00B221B0" w:rsidRPr="001D4E2F" w:rsidDel="00AE1E04">
              <w:fldChar w:fldCharType="end"/>
            </w:r>
          </w:del>
          <w:customXmlDelRangeStart w:id="2802" w:author="Marc Adrian  Jimenez" w:date="2017-08-17T01:25:00Z"/>
        </w:sdtContent>
      </w:sdt>
      <w:customXmlDelRangeEnd w:id="2802"/>
      <w:del w:id="2803" w:author="Marc Adrian  Jimenez" w:date="2017-08-17T01:25:00Z">
        <w:r w:rsidR="00B221B0" w:rsidRPr="001D4E2F" w:rsidDel="00AE1E04">
          <w:delText>. Usability issues in certain activities such as the virtual keyboard usage, dragging gestures, visual search and selection arises in touch screen devices.</w:delText>
        </w:r>
      </w:del>
      <w:bookmarkStart w:id="2804" w:name="_Toc490717667"/>
      <w:bookmarkStart w:id="2805" w:name="_Toc490717776"/>
      <w:bookmarkStart w:id="2806" w:name="_Toc490718125"/>
      <w:bookmarkStart w:id="2807" w:name="_Toc490718497"/>
      <w:bookmarkStart w:id="2808" w:name="_Toc490718626"/>
      <w:bookmarkStart w:id="2809" w:name="_Toc490718738"/>
      <w:bookmarkStart w:id="2810" w:name="_Toc490719190"/>
      <w:bookmarkStart w:id="2811" w:name="_Toc490719302"/>
      <w:bookmarkStart w:id="2812" w:name="_Toc490719415"/>
      <w:bookmarkStart w:id="2813" w:name="_Toc490719528"/>
      <w:bookmarkStart w:id="2814" w:name="_Toc490719702"/>
      <w:bookmarkStart w:id="2815" w:name="_Toc490719811"/>
      <w:bookmarkStart w:id="2816" w:name="_Toc490719920"/>
      <w:bookmarkStart w:id="2817" w:name="_Toc490720029"/>
      <w:bookmarkStart w:id="2818" w:name="_Toc490720139"/>
      <w:bookmarkStart w:id="2819" w:name="_Toc490720246"/>
      <w:bookmarkStart w:id="2820" w:name="_Toc490720352"/>
      <w:bookmarkStart w:id="2821" w:name="_Toc490720458"/>
      <w:bookmarkStart w:id="2822" w:name="_Toc490721392"/>
      <w:bookmarkStart w:id="2823" w:name="_Toc490730216"/>
      <w:bookmarkStart w:id="2824" w:name="_Toc491823498"/>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p>
    <w:p w14:paraId="4B6D48FF" w14:textId="77777777" w:rsidR="003869D2" w:rsidRPr="007212BC" w:rsidDel="00AE1E04" w:rsidRDefault="003869D2">
      <w:pPr>
        <w:pStyle w:val="11"/>
        <w:numPr>
          <w:ilvl w:val="0"/>
          <w:numId w:val="0"/>
        </w:numPr>
        <w:ind w:left="792"/>
        <w:rPr>
          <w:del w:id="2825" w:author="Marc Adrian  Jimenez" w:date="2017-08-17T01:25:00Z"/>
        </w:rPr>
        <w:pPrChange w:id="2826" w:author="Marc Adrian  Jimenez" w:date="2017-08-30T02:30:00Z">
          <w:pPr>
            <w:ind w:left="1440"/>
          </w:pPr>
        </w:pPrChange>
      </w:pPr>
      <w:bookmarkStart w:id="2827" w:name="_Toc490717668"/>
      <w:bookmarkStart w:id="2828" w:name="_Toc490717777"/>
      <w:bookmarkStart w:id="2829" w:name="_Toc490718126"/>
      <w:bookmarkStart w:id="2830" w:name="_Toc490718498"/>
      <w:bookmarkStart w:id="2831" w:name="_Toc490718627"/>
      <w:bookmarkStart w:id="2832" w:name="_Toc490718739"/>
      <w:bookmarkStart w:id="2833" w:name="_Toc490719191"/>
      <w:bookmarkStart w:id="2834" w:name="_Toc490719303"/>
      <w:bookmarkStart w:id="2835" w:name="_Toc490719416"/>
      <w:bookmarkStart w:id="2836" w:name="_Toc490719529"/>
      <w:bookmarkStart w:id="2837" w:name="_Toc490719703"/>
      <w:bookmarkStart w:id="2838" w:name="_Toc490719812"/>
      <w:bookmarkStart w:id="2839" w:name="_Toc490719921"/>
      <w:bookmarkStart w:id="2840" w:name="_Toc490720030"/>
      <w:bookmarkStart w:id="2841" w:name="_Toc490720140"/>
      <w:bookmarkStart w:id="2842" w:name="_Toc490720247"/>
      <w:bookmarkStart w:id="2843" w:name="_Toc490720353"/>
      <w:bookmarkStart w:id="2844" w:name="_Toc490720459"/>
      <w:bookmarkStart w:id="2845" w:name="_Toc490721393"/>
      <w:bookmarkStart w:id="2846" w:name="_Toc490730217"/>
      <w:bookmarkStart w:id="2847" w:name="_Toc491823499"/>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0B49298E" w14:textId="77777777" w:rsidR="003869D2" w:rsidRPr="007212BC" w:rsidDel="00AE1E04" w:rsidRDefault="003869D2">
      <w:pPr>
        <w:pStyle w:val="11"/>
        <w:numPr>
          <w:ilvl w:val="0"/>
          <w:numId w:val="0"/>
        </w:numPr>
        <w:ind w:left="792"/>
        <w:rPr>
          <w:del w:id="2848" w:author="Marc Adrian  Jimenez" w:date="2017-08-17T01:25:00Z"/>
        </w:rPr>
        <w:pPrChange w:id="2849" w:author="Marc Adrian  Jimenez" w:date="2017-08-30T02:30:00Z">
          <w:pPr>
            <w:pStyle w:val="111"/>
          </w:pPr>
        </w:pPrChange>
      </w:pPr>
      <w:del w:id="2850" w:author="Marc Adrian  Jimenez" w:date="2017-08-17T01:25:00Z">
        <w:r w:rsidRPr="007212BC" w:rsidDel="00AE1E04">
          <w:delText>Touch Calibration</w:delText>
        </w:r>
        <w:bookmarkStart w:id="2851" w:name="_Toc490717669"/>
        <w:bookmarkStart w:id="2852" w:name="_Toc490717778"/>
        <w:bookmarkStart w:id="2853" w:name="_Toc490718127"/>
        <w:bookmarkStart w:id="2854" w:name="_Toc490718391"/>
        <w:bookmarkStart w:id="2855" w:name="_Toc490718499"/>
        <w:bookmarkStart w:id="2856" w:name="_Toc490718628"/>
        <w:bookmarkStart w:id="2857" w:name="_Toc490718740"/>
        <w:bookmarkStart w:id="2858" w:name="_Toc490719192"/>
        <w:bookmarkStart w:id="2859" w:name="_Toc490719304"/>
        <w:bookmarkStart w:id="2860" w:name="_Toc490719417"/>
        <w:bookmarkStart w:id="2861" w:name="_Toc490719530"/>
        <w:bookmarkStart w:id="2862" w:name="_Toc490719704"/>
        <w:bookmarkStart w:id="2863" w:name="_Toc490719813"/>
        <w:bookmarkStart w:id="2864" w:name="_Toc490719922"/>
        <w:bookmarkStart w:id="2865" w:name="_Toc490720031"/>
        <w:bookmarkStart w:id="2866" w:name="_Toc490720141"/>
        <w:bookmarkStart w:id="2867" w:name="_Toc490720248"/>
        <w:bookmarkStart w:id="2868" w:name="_Toc490720354"/>
        <w:bookmarkStart w:id="2869" w:name="_Toc490720460"/>
        <w:bookmarkStart w:id="2870" w:name="_Toc490721394"/>
        <w:bookmarkStart w:id="2871" w:name="_Toc490730218"/>
        <w:bookmarkStart w:id="2872" w:name="_Toc49182350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del>
    </w:p>
    <w:p w14:paraId="6A2BBE48" w14:textId="75B758AF" w:rsidR="00D415AB" w:rsidRPr="001D4E2F" w:rsidRDefault="003869D2">
      <w:pPr>
        <w:pStyle w:val="11"/>
        <w:numPr>
          <w:ilvl w:val="0"/>
          <w:numId w:val="0"/>
        </w:numPr>
        <w:ind w:left="792"/>
        <w:rPr>
          <w:del w:id="2873" w:author="Marc Adrian  Jimenez" w:date="2017-08-15T13:19:00Z"/>
        </w:rPr>
        <w:pPrChange w:id="2874" w:author="Marc Adrian  Jimenez" w:date="2017-08-30T02:30:00Z">
          <w:pPr>
            <w:pStyle w:val="Heading3"/>
          </w:pPr>
        </w:pPrChange>
      </w:pPr>
      <w:del w:id="2875" w:author="Marc Adrian  Jimenez" w:date="2017-08-17T01:25:00Z">
        <w:r w:rsidRPr="001D4E2F" w:rsidDel="00AE1E04">
          <w:tab/>
        </w:r>
        <w:commentRangeStart w:id="2876"/>
        <w:r w:rsidRPr="001D4E2F" w:rsidDel="00AE1E04">
          <w:delText>The higher number of A</w:delText>
        </w:r>
        <w:r w:rsidR="00D415AB" w:rsidRPr="001D4E2F" w:rsidDel="00AE1E04">
          <w:delText>C</w:delText>
        </w:r>
        <w:r w:rsidRPr="001D4E2F" w:rsidDel="00AE1E04">
          <w:delText>/D</w:delText>
        </w:r>
        <w:r w:rsidR="00D415AB" w:rsidRPr="001D4E2F" w:rsidDel="00AE1E04">
          <w:delText>C</w:delText>
        </w:r>
        <w:r w:rsidRPr="001D4E2F" w:rsidDel="00AE1E04">
          <w:delText xml:space="preserve"> converter bits, the higher touch screen accuracy. However, Liquid Crystal Displays (LCD) doesn’t necessarily need high levels of A/D bits. A/D resolution is computed as N = 2</w:delText>
        </w:r>
        <w:r w:rsidRPr="007212BC" w:rsidDel="00AE1E04">
          <w:rPr>
            <w:rFonts w:eastAsiaTheme="minorHAnsi"/>
            <w:lang w:eastAsia="en-US"/>
            <w:rPrChange w:id="2877" w:author="Marc Adrian  Jimenez" w:date="2017-08-17T03:33:00Z">
              <w:rPr>
                <w:vertAlign w:val="superscript"/>
                <w:lang w:eastAsia="en-PH"/>
              </w:rPr>
            </w:rPrChange>
          </w:rPr>
          <w:delText>M</w:delText>
        </w:r>
        <w:r w:rsidRPr="001D4E2F" w:rsidDel="00AE1E04">
          <w:delText xml:space="preserve"> where M = number of bits; therefore, for a 1920x1080 display, a 11-bit A/D converter is already sufficient. Resistive touch screen</w:delText>
        </w:r>
      </w:del>
      <w:del w:id="2878" w:author="Marc Adrian  Jimenez" w:date="2017-08-16T15:34:00Z">
        <w:r w:rsidRPr="001D4E2F" w:rsidDel="00476791">
          <w:delText xml:space="preserve">s </w:delText>
        </w:r>
      </w:del>
      <w:del w:id="2879" w:author="Marc Adrian  Jimenez" w:date="2017-08-17T01:25:00Z">
        <w:r w:rsidRPr="001D4E2F" w:rsidDel="00AE1E04">
          <w:delText>require</w:delText>
        </w:r>
      </w:del>
      <w:del w:id="2880" w:author="Marc Adrian  Jimenez" w:date="2017-08-16T15:34:00Z">
        <w:r w:rsidRPr="001D4E2F" w:rsidDel="00563019">
          <w:delText>d</w:delText>
        </w:r>
      </w:del>
      <w:del w:id="2881" w:author="Marc Adrian  Jimenez" w:date="2017-08-17T01:25:00Z">
        <w:r w:rsidRPr="001D4E2F" w:rsidDel="00AE1E04">
          <w:delText xml:space="preserve"> frequent calibration as parameters constantly change. The two main factors affecting the touch screen and LCD as stated by Ping-yong and Zhong-wen are the errors in rotation and translation that was introduced upon the installation of the touch screen to the LCD</w:delText>
        </w:r>
        <w:commentRangeEnd w:id="2876"/>
        <w:r w:rsidRPr="001D4E2F" w:rsidDel="00AE1E04">
          <w:delText>, and the fact that the touch screen and LCD are two different physical aspects.</w:delText>
        </w:r>
        <w:r w:rsidRPr="007212BC" w:rsidDel="00AE1E04">
          <w:rPr>
            <w:rStyle w:val="CommentReference"/>
            <w:rFonts w:eastAsiaTheme="minorHAnsi" w:cstheme="minorBidi"/>
            <w:sz w:val="22"/>
            <w:szCs w:val="22"/>
            <w:rPrChange w:id="2882" w:author="Marc Adrian  Jimenez" w:date="2017-08-17T03:33:00Z">
              <w:rPr>
                <w:rStyle w:val="CommentReference"/>
              </w:rPr>
            </w:rPrChange>
          </w:rPr>
          <w:commentReference w:id="2876"/>
        </w:r>
        <w:r w:rsidRPr="001D4E2F" w:rsidDel="00AE1E04">
          <w:delText xml:space="preserve"> Mechanical errors in touchscreen are generated upon installation of touch screen on the LCD, this includes displacement errors and rotation errors</w:delText>
        </w:r>
      </w:del>
      <w:customXmlDelRangeStart w:id="2883" w:author="Marc Adrian  Jimenez" w:date="2017-08-17T01:25:00Z"/>
      <w:sdt>
        <w:sdtPr>
          <w:id w:val="-324358302"/>
          <w:citation/>
        </w:sdtPr>
        <w:sdtEndPr/>
        <w:sdtContent>
          <w:customXmlDelRangeEnd w:id="2883"/>
          <w:del w:id="2884" w:author="Marc Adrian  Jimenez" w:date="2017-08-17T01:25:00Z">
            <w:r w:rsidRPr="001D4E2F" w:rsidDel="00AE1E04">
              <w:fldChar w:fldCharType="begin"/>
            </w:r>
            <w:r w:rsidRPr="007212BC" w:rsidDel="00AE1E04">
              <w:rPr>
                <w:rFonts w:eastAsiaTheme="minorHAnsi"/>
                <w:lang w:eastAsia="en-US"/>
                <w:rPrChange w:id="2885" w:author="Marc Adrian  Jimenez" w:date="2017-08-17T03:33:00Z">
                  <w:rPr>
                    <w:lang w:val="en-PH" w:eastAsia="en-PH"/>
                  </w:rPr>
                </w:rPrChange>
              </w:rPr>
              <w:delInstrText xml:space="preserve"> CITATION Pin14 \l 13321 </w:delInstrText>
            </w:r>
            <w:r w:rsidRPr="001D4E2F" w:rsidDel="00AE1E04">
              <w:fldChar w:fldCharType="separate"/>
            </w:r>
            <w:r w:rsidR="00365EA5" w:rsidRPr="007212BC" w:rsidDel="00AE1E04">
              <w:rPr>
                <w:rFonts w:eastAsiaTheme="minorHAnsi"/>
                <w:lang w:eastAsia="en-US"/>
                <w:rPrChange w:id="2886" w:author="Marc Adrian  Jimenez" w:date="2017-08-17T03:33:00Z">
                  <w:rPr>
                    <w:noProof/>
                    <w:lang w:val="en-PH" w:eastAsia="en-PH"/>
                  </w:rPr>
                </w:rPrChange>
              </w:rPr>
              <w:delText xml:space="preserve"> (Ping-yong &amp; Zhong-wen, 2014)</w:delText>
            </w:r>
            <w:r w:rsidRPr="001D4E2F" w:rsidDel="00AE1E04">
              <w:fldChar w:fldCharType="end"/>
            </w:r>
          </w:del>
          <w:customXmlDelRangeStart w:id="2887" w:author="Marc Adrian  Jimenez" w:date="2017-08-17T01:25:00Z"/>
        </w:sdtContent>
      </w:sdt>
      <w:customXmlDelRangeEnd w:id="2887"/>
      <w:del w:id="2888" w:author="Marc Adrian  Jimenez" w:date="2017-08-17T01:25:00Z">
        <w:r w:rsidRPr="001D4E2F" w:rsidDel="00AE1E04">
          <w:delText>. They proposed a five-point/multi-point calibration algorithm, which is divided into six parts: Initialization, Screen Display, Access of Coordinates, Calculation of Calibration Coefficient, Deviation Correction, Storage of Calibration Coefficient.</w:delText>
        </w:r>
      </w:del>
      <w:bookmarkStart w:id="2889" w:name="_Toc490717670"/>
      <w:bookmarkStart w:id="2890" w:name="_Toc490717779"/>
      <w:bookmarkStart w:id="2891" w:name="_Toc490718128"/>
      <w:bookmarkStart w:id="2892" w:name="_Toc490718500"/>
      <w:bookmarkStart w:id="2893" w:name="_Toc490718629"/>
      <w:bookmarkStart w:id="2894" w:name="_Toc490718741"/>
      <w:bookmarkStart w:id="2895" w:name="_Toc490719193"/>
      <w:bookmarkStart w:id="2896" w:name="_Toc490719305"/>
      <w:bookmarkStart w:id="2897" w:name="_Toc490719418"/>
      <w:bookmarkStart w:id="2898" w:name="_Toc490719531"/>
      <w:bookmarkStart w:id="2899" w:name="_Toc490719705"/>
      <w:bookmarkStart w:id="2900" w:name="_Toc490719814"/>
      <w:bookmarkStart w:id="2901" w:name="_Toc490719923"/>
      <w:bookmarkStart w:id="2902" w:name="_Toc490720032"/>
      <w:bookmarkStart w:id="2903" w:name="_Toc490720142"/>
      <w:bookmarkStart w:id="2904" w:name="_Toc490720249"/>
      <w:bookmarkStart w:id="2905" w:name="_Toc490720355"/>
      <w:bookmarkStart w:id="2906" w:name="_Toc490720461"/>
      <w:bookmarkStart w:id="2907" w:name="_Toc490721395"/>
      <w:bookmarkStart w:id="2908" w:name="_Toc490730219"/>
      <w:bookmarkStart w:id="2909" w:name="_Toc491823501"/>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322F18E7" w14:textId="77777777" w:rsidR="00D415AB" w:rsidRPr="001D4E2F" w:rsidDel="00AE1E04" w:rsidRDefault="00D415AB">
      <w:pPr>
        <w:pStyle w:val="11"/>
        <w:numPr>
          <w:ilvl w:val="0"/>
          <w:numId w:val="0"/>
        </w:numPr>
        <w:ind w:left="792"/>
        <w:rPr>
          <w:del w:id="2910" w:author="Marc Adrian  Jimenez" w:date="2017-08-17T01:25:00Z"/>
        </w:rPr>
        <w:pPrChange w:id="2911" w:author="Marc Adrian  Jimenez" w:date="2017-08-30T02:30:00Z">
          <w:pPr>
            <w:pStyle w:val="Heading3"/>
          </w:pPr>
        </w:pPrChange>
      </w:pPr>
      <w:bookmarkStart w:id="2912" w:name="_Toc490717671"/>
      <w:bookmarkStart w:id="2913" w:name="_Toc490717780"/>
      <w:bookmarkStart w:id="2914" w:name="_Toc490718129"/>
      <w:bookmarkStart w:id="2915" w:name="_Toc490718501"/>
      <w:bookmarkStart w:id="2916" w:name="_Toc490718630"/>
      <w:bookmarkStart w:id="2917" w:name="_Toc490718742"/>
      <w:bookmarkStart w:id="2918" w:name="_Toc490719194"/>
      <w:bookmarkStart w:id="2919" w:name="_Toc490719306"/>
      <w:bookmarkStart w:id="2920" w:name="_Toc490719419"/>
      <w:bookmarkStart w:id="2921" w:name="_Toc490719532"/>
      <w:bookmarkStart w:id="2922" w:name="_Toc490719706"/>
      <w:bookmarkStart w:id="2923" w:name="_Toc490719815"/>
      <w:bookmarkStart w:id="2924" w:name="_Toc490719924"/>
      <w:bookmarkStart w:id="2925" w:name="_Toc490720033"/>
      <w:bookmarkStart w:id="2926" w:name="_Toc490720143"/>
      <w:bookmarkStart w:id="2927" w:name="_Toc490720250"/>
      <w:bookmarkStart w:id="2928" w:name="_Toc490720356"/>
      <w:bookmarkStart w:id="2929" w:name="_Toc490720462"/>
      <w:bookmarkStart w:id="2930" w:name="_Toc490721396"/>
      <w:bookmarkStart w:id="2931" w:name="_Toc490730220"/>
      <w:bookmarkStart w:id="2932" w:name="_Toc491823502"/>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06B21892" w14:textId="6094CC9E" w:rsidR="003869D2" w:rsidRPr="007212BC" w:rsidDel="00AE1E04" w:rsidRDefault="00D415AB">
      <w:pPr>
        <w:pStyle w:val="11"/>
        <w:numPr>
          <w:ilvl w:val="0"/>
          <w:numId w:val="0"/>
        </w:numPr>
        <w:ind w:left="792"/>
        <w:rPr>
          <w:del w:id="2933" w:author="Marc Adrian  Jimenez" w:date="2017-08-17T01:25:00Z"/>
        </w:rPr>
        <w:pPrChange w:id="2934" w:author="Marc Adrian  Jimenez" w:date="2017-08-30T02:30:00Z">
          <w:pPr>
            <w:pStyle w:val="111"/>
          </w:pPr>
        </w:pPrChange>
      </w:pPr>
      <w:del w:id="2935" w:author="Marc Adrian  Jimenez" w:date="2017-08-17T01:25:00Z">
        <w:r w:rsidRPr="007212BC" w:rsidDel="00AE1E04">
          <w:delText>Gesture Recognition</w:delText>
        </w:r>
        <w:bookmarkStart w:id="2936" w:name="_Toc490717672"/>
        <w:bookmarkStart w:id="2937" w:name="_Toc490717781"/>
        <w:bookmarkStart w:id="2938" w:name="_Toc490718130"/>
        <w:bookmarkStart w:id="2939" w:name="_Toc490718392"/>
        <w:bookmarkStart w:id="2940" w:name="_Toc490718502"/>
        <w:bookmarkStart w:id="2941" w:name="_Toc490718631"/>
        <w:bookmarkStart w:id="2942" w:name="_Toc490718743"/>
        <w:bookmarkStart w:id="2943" w:name="_Toc490719195"/>
        <w:bookmarkStart w:id="2944" w:name="_Toc490719307"/>
        <w:bookmarkStart w:id="2945" w:name="_Toc490719420"/>
        <w:bookmarkStart w:id="2946" w:name="_Toc490719533"/>
        <w:bookmarkStart w:id="2947" w:name="_Toc490719707"/>
        <w:bookmarkStart w:id="2948" w:name="_Toc490719816"/>
        <w:bookmarkStart w:id="2949" w:name="_Toc490719925"/>
        <w:bookmarkStart w:id="2950" w:name="_Toc490720034"/>
        <w:bookmarkStart w:id="2951" w:name="_Toc490720144"/>
        <w:bookmarkStart w:id="2952" w:name="_Toc490720251"/>
        <w:bookmarkStart w:id="2953" w:name="_Toc490720357"/>
        <w:bookmarkStart w:id="2954" w:name="_Toc490720463"/>
        <w:bookmarkStart w:id="2955" w:name="_Toc490721397"/>
        <w:bookmarkStart w:id="2956" w:name="_Toc490730221"/>
        <w:bookmarkStart w:id="2957" w:name="_Toc491823503"/>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del>
    </w:p>
    <w:p w14:paraId="1BCC253C" w14:textId="32577B72" w:rsidR="00D415AB" w:rsidRPr="007212BC" w:rsidDel="00AE1E04" w:rsidRDefault="00D415AB">
      <w:pPr>
        <w:pStyle w:val="11"/>
        <w:numPr>
          <w:ilvl w:val="0"/>
          <w:numId w:val="0"/>
        </w:numPr>
        <w:ind w:left="792"/>
        <w:rPr>
          <w:del w:id="2958" w:author="Marc Adrian  Jimenez" w:date="2017-08-17T01:25:00Z"/>
        </w:rPr>
        <w:pPrChange w:id="2959" w:author="Marc Adrian  Jimenez" w:date="2017-08-30T02:30:00Z">
          <w:pPr>
            <w:ind w:left="1440"/>
          </w:pPr>
        </w:pPrChange>
      </w:pPr>
      <w:del w:id="2960" w:author="Marc Adrian  Jimenez" w:date="2017-08-17T01:25:00Z">
        <w:r w:rsidRPr="007212BC" w:rsidDel="00AE1E04">
          <w:tab/>
        </w:r>
        <w:r w:rsidR="00536DC1" w:rsidRPr="007212BC" w:rsidDel="00AE1E04">
          <w:delText>Touch gestures refers to th</w:delText>
        </w:r>
        <w:r w:rsidR="00AE385C" w:rsidRPr="007212BC" w:rsidDel="00AE1E04">
          <w:delText>e movement in a touchscreen using</w:delText>
        </w:r>
        <w:r w:rsidR="00536DC1" w:rsidRPr="007212BC" w:rsidDel="00AE1E04">
          <w:delText xml:space="preserve"> a fin</w:delText>
        </w:r>
        <w:r w:rsidR="00AE385C" w:rsidRPr="007212BC" w:rsidDel="00AE1E04">
          <w:delText>ger, or an object (stylus), and with the rapid innovations in computing devices, most human to computer interactions utilizes these touch gestures</w:delText>
        </w:r>
      </w:del>
      <w:del w:id="2961" w:author="Marc Adrian  Jimenez" w:date="2017-08-15T13:12:00Z">
        <w:r w:rsidR="00AE385C" w:rsidRPr="007212BC" w:rsidDel="00753745">
          <w:delText xml:space="preserve">, which </w:delText>
        </w:r>
      </w:del>
      <w:del w:id="2962" w:author="Marc Adrian  Jimenez" w:date="2017-08-17T01:25:00Z">
        <w:r w:rsidR="00AE385C" w:rsidRPr="007212BC" w:rsidDel="00AE1E04">
          <w:delText>are then categorized into number of fingers used</w:delText>
        </w:r>
        <w:r w:rsidR="00A62E44" w:rsidRPr="007212BC" w:rsidDel="00AE1E04">
          <w:delText>: Single Touch, Double Touch, and Multi Touch</w:delText>
        </w:r>
      </w:del>
      <w:customXmlDelRangeStart w:id="2963" w:author="Marc Adrian  Jimenez" w:date="2017-08-17T01:25:00Z"/>
      <w:sdt>
        <w:sdtPr>
          <w:id w:val="-78440112"/>
          <w:citation/>
        </w:sdtPr>
        <w:sdtEndPr/>
        <w:sdtContent>
          <w:customXmlDelRangeEnd w:id="2963"/>
          <w:del w:id="2964" w:author="Marc Adrian  Jimenez" w:date="2017-08-17T01:25:00Z">
            <w:r w:rsidR="00AE385C" w:rsidRPr="001D4E2F" w:rsidDel="00AE1E04">
              <w:fldChar w:fldCharType="begin"/>
            </w:r>
            <w:r w:rsidR="00AE385C" w:rsidRPr="007212BC" w:rsidDel="00AE1E04">
              <w:rPr>
                <w:rPrChange w:id="2965" w:author="Marc Adrian  Jimenez" w:date="2017-08-17T03:33:00Z">
                  <w:rPr>
                    <w:lang w:val="en-PH"/>
                  </w:rPr>
                </w:rPrChange>
              </w:rPr>
              <w:delInstrText xml:space="preserve"> CITATION Vil10 \l 13321 </w:delInstrText>
            </w:r>
            <w:r w:rsidR="00AE385C" w:rsidRPr="001D4E2F" w:rsidDel="00AE1E04">
              <w:fldChar w:fldCharType="separate"/>
            </w:r>
            <w:r w:rsidR="00365EA5" w:rsidRPr="007212BC" w:rsidDel="00AE1E04">
              <w:rPr>
                <w:rPrChange w:id="2966" w:author="Marc Adrian  Jimenez" w:date="2017-08-17T03:33:00Z">
                  <w:rPr>
                    <w:noProof/>
                    <w:lang w:val="en-PH"/>
                  </w:rPr>
                </w:rPrChange>
              </w:rPr>
              <w:delText xml:space="preserve"> (Villamor, Willis, &amp; Wroblewiski, 2010)</w:delText>
            </w:r>
            <w:r w:rsidR="00AE385C" w:rsidRPr="001D4E2F" w:rsidDel="00AE1E04">
              <w:fldChar w:fldCharType="end"/>
            </w:r>
          </w:del>
          <w:customXmlDelRangeStart w:id="2967" w:author="Marc Adrian  Jimenez" w:date="2017-08-17T01:25:00Z"/>
        </w:sdtContent>
      </w:sdt>
      <w:customXmlDelRangeEnd w:id="2967"/>
      <w:del w:id="2968" w:author="Marc Adrian  Jimenez" w:date="2017-08-17T01:25:00Z">
        <w:r w:rsidR="00AE385C" w:rsidRPr="007212BC" w:rsidDel="00AE1E04">
          <w:delText>.</w:delText>
        </w:r>
        <w:r w:rsidR="00931832" w:rsidRPr="007212BC" w:rsidDel="00AE1E04">
          <w:delText xml:space="preserve"> </w:delText>
        </w:r>
        <w:r w:rsidR="00A62E44" w:rsidRPr="007212BC" w:rsidDel="00AE1E04">
          <w:delText xml:space="preserve">Certain standards were set by the proponents to recognize the different categories </w:delText>
        </w:r>
        <w:r w:rsidR="00E621D0" w:rsidRPr="007212BC" w:rsidDel="00AE1E04">
          <w:delText xml:space="preserve">of touch gestures. When time between pressing a </w:delText>
        </w:r>
        <w:r w:rsidR="0004317B" w:rsidRPr="007212BC" w:rsidDel="00AE1E04">
          <w:delText xml:space="preserve">finger and </w:delText>
        </w:r>
        <w:r w:rsidR="00E621D0" w:rsidRPr="007212BC" w:rsidDel="00AE1E04">
          <w:delText xml:space="preserve">detachment is less than 351ms, and the slide of the finger is greater than 100 pixels vertically, it is recognized as </w:delText>
        </w:r>
        <w:r w:rsidR="00E621D0" w:rsidRPr="007212BC" w:rsidDel="00AE1E04">
          <w:rPr>
            <w:rPrChange w:id="2969" w:author="Marc Adrian  Jimenez" w:date="2017-08-17T03:33:00Z">
              <w:rPr>
                <w:i/>
              </w:rPr>
            </w:rPrChange>
          </w:rPr>
          <w:delText>Flip</w:delText>
        </w:r>
        <w:r w:rsidR="00E621D0" w:rsidRPr="007212BC" w:rsidDel="00AE1E04">
          <w:delText xml:space="preserve">. When the finger moved at least 50 pixels in either direction from the starting point, it is recognized as </w:delText>
        </w:r>
        <w:r w:rsidR="00E621D0" w:rsidRPr="007212BC" w:rsidDel="00AE1E04">
          <w:rPr>
            <w:rPrChange w:id="2970" w:author="Marc Adrian  Jimenez" w:date="2017-08-17T03:33:00Z">
              <w:rPr>
                <w:i/>
              </w:rPr>
            </w:rPrChange>
          </w:rPr>
          <w:delText>Dragging</w:delText>
        </w:r>
        <w:r w:rsidR="00E621D0" w:rsidRPr="007212BC" w:rsidDel="00AE1E04">
          <w:delText xml:space="preserve">. </w:delText>
        </w:r>
        <w:r w:rsidR="00E621D0" w:rsidRPr="007212BC" w:rsidDel="00AE1E04">
          <w:rPr>
            <w:rPrChange w:id="2971" w:author="Marc Adrian  Jimenez" w:date="2017-08-17T03:33:00Z">
              <w:rPr>
                <w:i/>
              </w:rPr>
            </w:rPrChange>
          </w:rPr>
          <w:delText>Double Tapping</w:delText>
        </w:r>
        <w:r w:rsidR="00E621D0" w:rsidRPr="007212BC" w:rsidDel="00AE1E04">
          <w:delText xml:space="preserve"> is recognized when the first finger was pressed not more than 501ms, and the next touch occurs in not more than 50 pixels in any direction.</w:delText>
        </w:r>
        <w:r w:rsidR="00A62E44" w:rsidRPr="007212BC" w:rsidDel="00AE1E04">
          <w:delText xml:space="preserve"> </w:delText>
        </w:r>
      </w:del>
      <w:customXmlDelRangeStart w:id="2972" w:author="Marc Adrian  Jimenez" w:date="2017-08-17T01:25:00Z"/>
      <w:sdt>
        <w:sdtPr>
          <w:id w:val="-1551219058"/>
          <w:citation/>
        </w:sdtPr>
        <w:sdtEndPr/>
        <w:sdtContent>
          <w:customXmlDelRangeEnd w:id="2972"/>
          <w:del w:id="2973" w:author="Marc Adrian  Jimenez" w:date="2017-08-17T01:25:00Z">
            <w:r w:rsidRPr="001D4E2F" w:rsidDel="00AE1E04">
              <w:fldChar w:fldCharType="begin"/>
            </w:r>
            <w:r w:rsidRPr="007212BC" w:rsidDel="00AE1E04">
              <w:rPr>
                <w:rPrChange w:id="2974" w:author="Marc Adrian  Jimenez" w:date="2017-08-17T03:33:00Z">
                  <w:rPr>
                    <w:lang w:val="en-PH"/>
                  </w:rPr>
                </w:rPrChange>
              </w:rPr>
              <w:delInstrText xml:space="preserve"> CITATION Cic13 \l 13321 </w:delInstrText>
            </w:r>
            <w:r w:rsidRPr="001D4E2F" w:rsidDel="00AE1E04">
              <w:fldChar w:fldCharType="separate"/>
            </w:r>
            <w:r w:rsidR="00365EA5" w:rsidRPr="007212BC" w:rsidDel="00AE1E04">
              <w:rPr>
                <w:rPrChange w:id="2975" w:author="Marc Adrian  Jimenez" w:date="2017-08-17T03:33:00Z">
                  <w:rPr>
                    <w:noProof/>
                    <w:lang w:val="en-PH"/>
                  </w:rPr>
                </w:rPrChange>
              </w:rPr>
              <w:delText>(Cichoń, Sobecki, &amp; Szymański, 2013)</w:delText>
            </w:r>
            <w:r w:rsidRPr="001D4E2F" w:rsidDel="00AE1E04">
              <w:fldChar w:fldCharType="end"/>
            </w:r>
          </w:del>
          <w:customXmlDelRangeStart w:id="2976" w:author="Marc Adrian  Jimenez" w:date="2017-08-17T01:25:00Z"/>
        </w:sdtContent>
      </w:sdt>
      <w:customXmlDelRangeEnd w:id="2976"/>
      <w:bookmarkStart w:id="2977" w:name="_Toc490717673"/>
      <w:bookmarkStart w:id="2978" w:name="_Toc490717782"/>
      <w:bookmarkStart w:id="2979" w:name="_Toc490718131"/>
      <w:bookmarkStart w:id="2980" w:name="_Toc490718503"/>
      <w:bookmarkStart w:id="2981" w:name="_Toc490718632"/>
      <w:bookmarkStart w:id="2982" w:name="_Toc490718744"/>
      <w:bookmarkStart w:id="2983" w:name="_Toc490719196"/>
      <w:bookmarkStart w:id="2984" w:name="_Toc490719308"/>
      <w:bookmarkStart w:id="2985" w:name="_Toc490719421"/>
      <w:bookmarkStart w:id="2986" w:name="_Toc490719534"/>
      <w:bookmarkStart w:id="2987" w:name="_Toc490719708"/>
      <w:bookmarkStart w:id="2988" w:name="_Toc490719817"/>
      <w:bookmarkStart w:id="2989" w:name="_Toc490719926"/>
      <w:bookmarkStart w:id="2990" w:name="_Toc490720035"/>
      <w:bookmarkStart w:id="2991" w:name="_Toc490720145"/>
      <w:bookmarkStart w:id="2992" w:name="_Toc490720252"/>
      <w:bookmarkStart w:id="2993" w:name="_Toc490720358"/>
      <w:bookmarkStart w:id="2994" w:name="_Toc490720464"/>
      <w:bookmarkStart w:id="2995" w:name="_Toc490721398"/>
      <w:bookmarkStart w:id="2996" w:name="_Toc490730222"/>
      <w:bookmarkStart w:id="2997" w:name="_Toc491823504"/>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p>
    <w:p w14:paraId="5659685C" w14:textId="326A367E" w:rsidR="00693971" w:rsidRPr="007212BC" w:rsidDel="00AE1E04" w:rsidRDefault="009F67AD">
      <w:pPr>
        <w:pStyle w:val="11"/>
        <w:numPr>
          <w:ilvl w:val="0"/>
          <w:numId w:val="0"/>
        </w:numPr>
        <w:ind w:left="792"/>
        <w:rPr>
          <w:ins w:id="2998" w:author="Joey Bernadette Dela Cruz" w:date="2017-08-17T02:11:00Z"/>
          <w:del w:id="2999" w:author="Marc Adrian  Jimenez" w:date="2017-08-17T01:25:00Z"/>
        </w:rPr>
        <w:pPrChange w:id="3000" w:author="Marc Adrian  Jimenez" w:date="2017-08-30T02:30:00Z">
          <w:pPr>
            <w:ind w:left="1440"/>
          </w:pPr>
        </w:pPrChange>
      </w:pPr>
      <w:del w:id="3001" w:author="Marc Adrian  Jimenez" w:date="2017-08-17T01:25:00Z">
        <w:r w:rsidRPr="00F917EE" w:rsidDel="00AE1E04">
          <w:rPr>
            <w:lang w:val="en-PH"/>
          </w:rPr>
          <mc:AlternateContent>
            <mc:Choice Requires="wpg">
              <w:drawing>
                <wp:anchor distT="0" distB="0" distL="114300" distR="114300" simplePos="0" relativeHeight="251658241" behindDoc="0" locked="0" layoutInCell="1" allowOverlap="1" wp14:anchorId="7B7AD442" wp14:editId="1495EA8F">
                  <wp:simplePos x="0" y="0"/>
                  <wp:positionH relativeFrom="margin">
                    <wp:posOffset>1356360</wp:posOffset>
                  </wp:positionH>
                  <wp:positionV relativeFrom="paragraph">
                    <wp:posOffset>490220</wp:posOffset>
                  </wp:positionV>
                  <wp:extent cx="3284220" cy="4302760"/>
                  <wp:effectExtent l="0" t="0" r="0" b="2540"/>
                  <wp:wrapTopAndBottom/>
                  <wp:docPr id="653926767" name="Group 653926767"/>
                  <wp:cNvGraphicFramePr/>
                  <a:graphic xmlns:a="http://schemas.openxmlformats.org/drawingml/2006/main">
                    <a:graphicData uri="http://schemas.microsoft.com/office/word/2010/wordprocessingGroup">
                      <wpg:wgp>
                        <wpg:cNvGrpSpPr/>
                        <wpg:grpSpPr>
                          <a:xfrm>
                            <a:off x="0" y="0"/>
                            <a:ext cx="3284220" cy="4302760"/>
                            <a:chOff x="0" y="798"/>
                            <a:chExt cx="3285900" cy="4304945"/>
                          </a:xfrm>
                        </wpg:grpSpPr>
                        <pic:pic xmlns:pic="http://schemas.openxmlformats.org/drawingml/2006/picture">
                          <pic:nvPicPr>
                            <pic:cNvPr id="653926753" name="Picture 65392675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898" y="95693"/>
                              <a:ext cx="2367915" cy="4210050"/>
                            </a:xfrm>
                            <a:prstGeom prst="rect">
                              <a:avLst/>
                            </a:prstGeom>
                          </pic:spPr>
                        </pic:pic>
                        <wps:wsp>
                          <wps:cNvPr id="653926757" name="Rectangle 653926757"/>
                          <wps:cNvSpPr/>
                          <wps:spPr>
                            <a:xfrm>
                              <a:off x="0" y="74428"/>
                              <a:ext cx="2414362" cy="104008"/>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58" name="Text Box 653926758"/>
                          <wps:cNvSpPr txBox="1"/>
                          <wps:spPr>
                            <a:xfrm>
                              <a:off x="2579187" y="798"/>
                              <a:ext cx="706713"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4183B" w14:textId="72693721" w:rsidR="00202010" w:rsidRPr="009C02DB" w:rsidRDefault="00202010">
                                <w:pPr>
                                  <w:rPr>
                                    <w:color w:val="C45911" w:themeColor="accent2" w:themeShade="BF"/>
                                    <w:lang w:val="en-PH"/>
                                    <w:rPrChange w:id="3002" w:author="Marc Adrian  Jimenez" w:date="2017-08-16T10:22:00Z">
                                      <w:rPr/>
                                    </w:rPrChange>
                                  </w:rPr>
                                </w:pPr>
                                <w:ins w:id="3003" w:author="Marc Adrian  Jimenez" w:date="2017-08-16T10:20:00Z">
                                  <w:r w:rsidRPr="009C02DB">
                                    <w:rPr>
                                      <w:color w:val="C45911" w:themeColor="accent2" w:themeShade="BF"/>
                                      <w:lang w:val="en-PH"/>
                                      <w:rPrChange w:id="3004" w:author="Marc Adrian  Jimenez" w:date="2017-08-16T10:22:00Z">
                                        <w:rPr>
                                          <w:lang w:val="en-PH"/>
                                        </w:rPr>
                                      </w:rPrChange>
                                    </w:rPr>
                                    <w:t>Statistics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0" name="Rectangle 653926760"/>
                          <wps:cNvSpPr/>
                          <wps:spPr>
                            <a:xfrm>
                              <a:off x="765544" y="2307265"/>
                              <a:ext cx="193328" cy="181263"/>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1" name="Text Box 653926761"/>
                          <wps:cNvSpPr txBox="1"/>
                          <wps:spPr>
                            <a:xfrm>
                              <a:off x="148856" y="2658140"/>
                              <a:ext cx="752475"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84D" w14:textId="6C5ACC87" w:rsidR="00202010" w:rsidRPr="009C02DB" w:rsidRDefault="00202010" w:rsidP="009C02DB">
                                <w:pPr>
                                  <w:rPr>
                                    <w:color w:val="C45911" w:themeColor="accent2" w:themeShade="BF"/>
                                    <w:lang w:val="en-PH"/>
                                    <w:rPrChange w:id="3005" w:author="Marc Adrian  Jimenez" w:date="2017-08-16T10:22:00Z">
                                      <w:rPr/>
                                    </w:rPrChange>
                                  </w:rPr>
                                </w:pPr>
                                <w:ins w:id="3006" w:author="Marc Adrian  Jimenez" w:date="2017-08-16T10:25:00Z">
                                  <w:r>
                                    <w:rPr>
                                      <w:color w:val="C45911" w:themeColor="accent2" w:themeShade="BF"/>
                                      <w:lang w:val="en-PH"/>
                                    </w:rPr>
                                    <w:t>Crosshair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3" name="Straight Arrow Connector 653926763"/>
                          <wps:cNvCnPr/>
                          <wps:spPr>
                            <a:xfrm flipV="1">
                              <a:off x="520996" y="2519916"/>
                              <a:ext cx="203200" cy="184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653926764" name="Oval 653926764"/>
                          <wps:cNvSpPr/>
                          <wps:spPr>
                            <a:xfrm rot="19786174">
                              <a:off x="871870" y="1850065"/>
                              <a:ext cx="1324045" cy="22902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5" name="Text Box 653926765"/>
                          <wps:cNvSpPr txBox="1"/>
                          <wps:spPr>
                            <a:xfrm>
                              <a:off x="2360428" y="1467293"/>
                              <a:ext cx="872034"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82D8D" w14:textId="6267CFE6" w:rsidR="00202010" w:rsidRPr="009C02DB" w:rsidRDefault="00202010" w:rsidP="009C02DB">
                                <w:pPr>
                                  <w:rPr>
                                    <w:color w:val="C45911" w:themeColor="accent2" w:themeShade="BF"/>
                                    <w:lang w:val="en-PH"/>
                                    <w:rPrChange w:id="3007" w:author="Marc Adrian  Jimenez" w:date="2017-08-16T10:22:00Z">
                                      <w:rPr/>
                                    </w:rPrChange>
                                  </w:rPr>
                                </w:pPr>
                                <w:ins w:id="3008" w:author="Marc Adrian  Jimenez" w:date="2017-08-16T10:28:00Z">
                                  <w:r>
                                    <w:rPr>
                                      <w:color w:val="C45911" w:themeColor="accent2" w:themeShade="BF"/>
                                      <w:lang w:val="en-PH"/>
                                    </w:rPr>
                                    <w:t>Touch Trail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6" name="Straight Arrow Connector 653926766"/>
                          <wps:cNvCnPr/>
                          <wps:spPr>
                            <a:xfrm flipH="1">
                              <a:off x="2137144" y="1605516"/>
                              <a:ext cx="310287"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AD442" id="Group 653926767" o:spid="_x0000_s1026" style="position:absolute;left:0;text-align:left;margin-left:106.8pt;margin-top:38.6pt;width:258.6pt;height:338.8pt;z-index:251658241;mso-position-horizontal-relative:margin;mso-width-relative:margin;mso-height-relative:margin" coordorigin=",7" coordsize="32859,4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926753" o:spid="_x0000_s1027" type="#_x0000_t75" style="position:absolute;left:318;top:956;width:23680;height:4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">
                    <v:imagedata r:id="rId21" o:title=""/>
                  </v:shape>
                  <v:rect id="Rectangle 653926757" o:spid="_x0000_s1028" style="position:absolute;top:744;width:24143;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" filled="f" strokecolor="#c45911 [2405]" strokeweight="1.5pt">
                    <v:stroke joinstyle="round"/>
                  </v:rect>
                  <v:shapetype id="_x0000_t202" coordsize="21600,21600" o:spt="202" path="m,l,21600r21600,l21600,xe">
                    <v:stroke joinstyle="miter"/>
                    <v:path gradientshapeok="t" o:connecttype="rect"/>
                  </v:shapetype>
                  <v:shape id="Text Box 653926758" o:spid="_x0000_s1029" type="#_x0000_t202" style="position:absolute;left:25791;top:7;width:706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" filled="f" stroked="f">
                    <v:textbox>
                      <w:txbxContent>
                        <w:p w14:paraId="0724183B" w14:textId="72693721" w:rsidR="00202010" w:rsidRPr="009C02DB" w:rsidRDefault="00202010">
                          <w:pPr>
                            <w:rPr>
                              <w:color w:val="C45911" w:themeColor="accent2" w:themeShade="BF"/>
                              <w:lang w:val="en-PH"/>
                              <w:rPrChange w:id="3009" w:author="Marc Adrian  Jimenez" w:date="2017-08-16T10:22:00Z">
                                <w:rPr/>
                              </w:rPrChange>
                            </w:rPr>
                          </w:pPr>
                          <w:ins w:id="3010" w:author="Marc Adrian  Jimenez" w:date="2017-08-16T10:20:00Z">
                            <w:r w:rsidRPr="009C02DB">
                              <w:rPr>
                                <w:color w:val="C45911" w:themeColor="accent2" w:themeShade="BF"/>
                                <w:lang w:val="en-PH"/>
                                <w:rPrChange w:id="3011" w:author="Marc Adrian  Jimenez" w:date="2017-08-16T10:22:00Z">
                                  <w:rPr>
                                    <w:lang w:val="en-PH"/>
                                  </w:rPr>
                                </w:rPrChange>
                              </w:rPr>
                              <w:t>Statistics</w:t>
                            </w:r>
                          </w:ins>
                        </w:p>
                      </w:txbxContent>
                    </v:textbox>
                  </v:shape>
                  <v:rect id="Rectangle 653926760" o:spid="_x0000_s1030" style="position:absolute;left:7655;top:23072;width:1933;height: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" filled="f" strokecolor="#c45911 [2405]" strokeweight="1.5pt">
                    <v:stroke joinstyle="round"/>
                  </v:rect>
                  <v:shape id="Text Box 653926761" o:spid="_x0000_s1031" type="#_x0000_t202" style="position:absolute;left:1488;top:26581;width:752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" filled="f" stroked="f">
                    <v:textbox>
                      <w:txbxContent>
                        <w:p w14:paraId="185FF84D" w14:textId="6C5ACC87" w:rsidR="00202010" w:rsidRPr="009C02DB" w:rsidRDefault="00202010" w:rsidP="009C02DB">
                          <w:pPr>
                            <w:rPr>
                              <w:color w:val="C45911" w:themeColor="accent2" w:themeShade="BF"/>
                              <w:lang w:val="en-PH"/>
                              <w:rPrChange w:id="3012" w:author="Marc Adrian  Jimenez" w:date="2017-08-16T10:22:00Z">
                                <w:rPr/>
                              </w:rPrChange>
                            </w:rPr>
                          </w:pPr>
                          <w:ins w:id="3013" w:author="Marc Adrian  Jimenez" w:date="2017-08-16T10:25:00Z">
                            <w:r>
                              <w:rPr>
                                <w:color w:val="C45911" w:themeColor="accent2" w:themeShade="BF"/>
                                <w:lang w:val="en-PH"/>
                              </w:rPr>
                              <w:t>Crosshair</w:t>
                            </w:r>
                          </w:ins>
                        </w:p>
                      </w:txbxContent>
                    </v:textbox>
                  </v:shape>
                  <v:shapetype id="_x0000_t32" coordsize="21600,21600" o:spt="32" o:oned="t" path="m,l21600,21600e" filled="f">
                    <v:path arrowok="t" fillok="f" o:connecttype="none"/>
                    <o:lock v:ext="edit" shapetype="t"/>
                  </v:shapetype>
                  <v:shape id="Straight Arrow Connector 653926763" o:spid="_x0000_s1032" type="#_x0000_t32" style="position:absolute;left:5209;top:25199;width:2032;height:1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" strokecolor="#ed7d31 [3205]" strokeweight="1pt">
                    <v:stroke endarrow="block" joinstyle="miter"/>
                  </v:shape>
                  <v:oval id="Oval 653926764" o:spid="_x0000_s1033" style="position:absolute;left:8718;top:18500;width:13241;height:2290;rotation:-19811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" filled="f" strokecolor="#ed7d31 [3205]" strokeweight="1.5pt"/>
                  <v:shape id="Text Box 653926765" o:spid="_x0000_s1034" type="#_x0000_t202" style="position:absolute;left:23604;top:14672;width:8720;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" filled="f" stroked="f">
                    <v:textbox>
                      <w:txbxContent>
                        <w:p w14:paraId="4B082D8D" w14:textId="6267CFE6" w:rsidR="00202010" w:rsidRPr="009C02DB" w:rsidRDefault="00202010" w:rsidP="009C02DB">
                          <w:pPr>
                            <w:rPr>
                              <w:color w:val="C45911" w:themeColor="accent2" w:themeShade="BF"/>
                              <w:lang w:val="en-PH"/>
                              <w:rPrChange w:id="3014" w:author="Marc Adrian  Jimenez" w:date="2017-08-16T10:22:00Z">
                                <w:rPr/>
                              </w:rPrChange>
                            </w:rPr>
                          </w:pPr>
                          <w:ins w:id="3015" w:author="Marc Adrian  Jimenez" w:date="2017-08-16T10:28:00Z">
                            <w:r>
                              <w:rPr>
                                <w:color w:val="C45911" w:themeColor="accent2" w:themeShade="BF"/>
                                <w:lang w:val="en-PH"/>
                              </w:rPr>
                              <w:t>Touch Trail</w:t>
                            </w:r>
                          </w:ins>
                        </w:p>
                      </w:txbxContent>
                    </v:textbox>
                  </v:shape>
                  <v:shape id="Straight Arrow Connector 653926766" o:spid="_x0000_s1035" type="#_x0000_t32" style="position:absolute;left:21371;top:16055;width:31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" strokecolor="#ed7d31 [3205]" strokeweight="1pt">
                    <v:stroke endarrow="block" joinstyle="miter"/>
                  </v:shape>
                  <w10:wrap type="topAndBottom" anchorx="margin"/>
                </v:group>
              </w:pict>
            </mc:Fallback>
          </mc:AlternateContent>
        </w:r>
      </w:del>
      <w:bookmarkStart w:id="3016" w:name="_Toc490717674"/>
      <w:bookmarkStart w:id="3017" w:name="_Toc490717783"/>
      <w:bookmarkStart w:id="3018" w:name="_Toc490718132"/>
      <w:bookmarkStart w:id="3019" w:name="_Toc490718504"/>
      <w:bookmarkStart w:id="3020" w:name="_Toc490718633"/>
      <w:bookmarkStart w:id="3021" w:name="_Toc490718745"/>
      <w:bookmarkStart w:id="3022" w:name="_Toc490719197"/>
      <w:bookmarkStart w:id="3023" w:name="_Toc490719309"/>
      <w:bookmarkStart w:id="3024" w:name="_Toc490719422"/>
      <w:bookmarkStart w:id="3025" w:name="_Toc490719535"/>
      <w:bookmarkStart w:id="3026" w:name="_Toc490719709"/>
      <w:bookmarkStart w:id="3027" w:name="_Toc490719818"/>
      <w:bookmarkStart w:id="3028" w:name="_Toc490719927"/>
      <w:bookmarkStart w:id="3029" w:name="_Toc490720036"/>
      <w:bookmarkStart w:id="3030" w:name="_Toc490720146"/>
      <w:bookmarkStart w:id="3031" w:name="_Toc490720253"/>
      <w:bookmarkStart w:id="3032" w:name="_Toc490720359"/>
      <w:bookmarkStart w:id="3033" w:name="_Toc490720465"/>
      <w:bookmarkStart w:id="3034" w:name="_Toc490721399"/>
      <w:bookmarkStart w:id="3035" w:name="_Toc490730223"/>
      <w:bookmarkStart w:id="3036" w:name="_Toc49182350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4934314E" w14:textId="61278D78" w:rsidR="00367354" w:rsidRPr="007212BC" w:rsidDel="00F811BD" w:rsidRDefault="00367354">
      <w:pPr>
        <w:pStyle w:val="11"/>
        <w:numPr>
          <w:ilvl w:val="0"/>
          <w:numId w:val="0"/>
        </w:numPr>
        <w:ind w:left="792"/>
        <w:rPr>
          <w:del w:id="3037" w:author="Marc Adrian  Jimenez" w:date="2017-08-30T01:32:00Z"/>
        </w:rPr>
        <w:pPrChange w:id="3038" w:author="Marc Adrian  Jimenez" w:date="2017-08-30T02:30:00Z">
          <w:pPr>
            <w:ind w:left="1440"/>
          </w:pPr>
        </w:pPrChange>
      </w:pPr>
      <w:bookmarkStart w:id="3039" w:name="_Toc490717675"/>
      <w:bookmarkStart w:id="3040" w:name="_Toc490717784"/>
      <w:bookmarkStart w:id="3041" w:name="_Toc490718133"/>
      <w:bookmarkStart w:id="3042" w:name="_Toc490718505"/>
      <w:bookmarkStart w:id="3043" w:name="_Toc490718634"/>
      <w:bookmarkStart w:id="3044" w:name="_Toc490718746"/>
      <w:bookmarkStart w:id="3045" w:name="_Toc490719198"/>
      <w:bookmarkStart w:id="3046" w:name="_Toc490719310"/>
      <w:bookmarkStart w:id="3047" w:name="_Toc490719423"/>
      <w:bookmarkStart w:id="3048" w:name="_Toc490719536"/>
      <w:bookmarkStart w:id="3049" w:name="_Toc490719710"/>
      <w:bookmarkStart w:id="3050" w:name="_Toc490719819"/>
      <w:bookmarkStart w:id="3051" w:name="_Toc490719928"/>
      <w:bookmarkStart w:id="3052" w:name="_Toc490720037"/>
      <w:bookmarkStart w:id="3053" w:name="_Toc490720147"/>
      <w:bookmarkStart w:id="3054" w:name="_Toc490720254"/>
      <w:bookmarkStart w:id="3055" w:name="_Toc490720360"/>
      <w:bookmarkStart w:id="3056" w:name="_Toc490720466"/>
      <w:bookmarkStart w:id="3057" w:name="_Toc490721400"/>
      <w:bookmarkStart w:id="3058" w:name="_Toc490730224"/>
      <w:bookmarkStart w:id="3059" w:name="_Toc491823506"/>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14:paraId="2BC8005E" w14:textId="456B1241" w:rsidR="00150F42" w:rsidRPr="001D4E2F" w:rsidDel="00F811BD" w:rsidRDefault="00150F42">
      <w:pPr>
        <w:pStyle w:val="11"/>
        <w:numPr>
          <w:ilvl w:val="0"/>
          <w:numId w:val="0"/>
        </w:numPr>
        <w:ind w:left="792"/>
        <w:rPr>
          <w:del w:id="3060" w:author="Marc Adrian  Jimenez" w:date="2017-08-30T01:32:00Z"/>
          <w:rStyle w:val="apple-converted-space"/>
        </w:rPr>
        <w:pPrChange w:id="3061" w:author="Marc Adrian  Jimenez" w:date="2017-08-30T02:30:00Z">
          <w:pPr/>
        </w:pPrChange>
      </w:pPr>
      <w:bookmarkStart w:id="3062" w:name="_Toc490717676"/>
      <w:bookmarkStart w:id="3063" w:name="_Toc490717785"/>
      <w:bookmarkStart w:id="3064" w:name="_Toc490718134"/>
      <w:bookmarkStart w:id="3065" w:name="_Toc490718506"/>
      <w:bookmarkStart w:id="3066" w:name="_Toc490718635"/>
      <w:bookmarkStart w:id="3067" w:name="_Toc490718747"/>
      <w:bookmarkStart w:id="3068" w:name="_Toc490719199"/>
      <w:bookmarkStart w:id="3069" w:name="_Toc490719311"/>
      <w:bookmarkStart w:id="3070" w:name="_Toc490719424"/>
      <w:bookmarkStart w:id="3071" w:name="_Toc490719537"/>
      <w:bookmarkStart w:id="3072" w:name="_Toc490719711"/>
      <w:bookmarkStart w:id="3073" w:name="_Toc490719820"/>
      <w:bookmarkStart w:id="3074" w:name="_Toc490719929"/>
      <w:bookmarkStart w:id="3075" w:name="_Toc490720038"/>
      <w:bookmarkStart w:id="3076" w:name="_Toc490720148"/>
      <w:bookmarkStart w:id="3077" w:name="_Toc490720255"/>
      <w:bookmarkStart w:id="3078" w:name="_Toc490720361"/>
      <w:bookmarkStart w:id="3079" w:name="_Toc490720467"/>
      <w:bookmarkStart w:id="3080" w:name="_Toc490721401"/>
      <w:bookmarkStart w:id="3081" w:name="_Toc490730225"/>
      <w:bookmarkStart w:id="3082" w:name="_Toc491823507"/>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09B5BEF2" w14:textId="443ADDFC" w:rsidR="00150F42" w:rsidDel="00EC606E" w:rsidRDefault="00150F42">
      <w:pPr>
        <w:pStyle w:val="11"/>
        <w:numPr>
          <w:ilvl w:val="0"/>
          <w:numId w:val="0"/>
        </w:numPr>
        <w:ind w:left="792"/>
        <w:rPr>
          <w:del w:id="3083" w:author="Marc Adrian  Jimenez" w:date="2017-08-17T08:10:00Z"/>
        </w:rPr>
        <w:pPrChange w:id="3084" w:author="Marc Adrian  Jimenez" w:date="2017-08-30T02:30:00Z">
          <w:pPr>
            <w:ind w:left="792"/>
          </w:pPr>
        </w:pPrChange>
      </w:pPr>
      <w:bookmarkStart w:id="3085" w:name="_Toc479371757"/>
      <w:del w:id="3086" w:author="Marc Adrian  Jimenez" w:date="2017-08-17T07:57:00Z">
        <w:r w:rsidRPr="001D4E2F" w:rsidDel="000162E7">
          <w:delText>Conceptual</w:delText>
        </w:r>
        <w:r w:rsidRPr="00150D4E" w:rsidDel="000162E7">
          <w:delText xml:space="preserve"> Framework</w:delText>
        </w:r>
      </w:del>
      <w:bookmarkStart w:id="3087" w:name="_Toc491823508"/>
      <w:bookmarkEnd w:id="3085"/>
      <w:bookmarkEnd w:id="3087"/>
    </w:p>
    <w:p w14:paraId="4D0BE50C" w14:textId="77777777" w:rsidR="00150F42" w:rsidDel="000162E7" w:rsidRDefault="00150F42">
      <w:pPr>
        <w:pStyle w:val="11"/>
        <w:numPr>
          <w:ilvl w:val="0"/>
          <w:numId w:val="0"/>
        </w:numPr>
        <w:ind w:left="792"/>
        <w:rPr>
          <w:del w:id="3088" w:author="Marc Adrian  Jimenez" w:date="2017-08-17T07:57:00Z"/>
        </w:rPr>
        <w:pPrChange w:id="3089" w:author="Marc Adrian  Jimenez" w:date="2017-08-30T02:30:00Z">
          <w:pPr>
            <w:ind w:left="792"/>
          </w:pPr>
        </w:pPrChange>
      </w:pPr>
      <w:del w:id="3090" w:author="Marc Adrian  Jimenez" w:date="2017-08-17T07:57:00Z">
        <w:r w:rsidDel="000162E7">
          <w:tab/>
        </w:r>
        <w:bookmarkStart w:id="3091" w:name="_Toc490717678"/>
        <w:bookmarkStart w:id="3092" w:name="_Toc490717787"/>
        <w:bookmarkStart w:id="3093" w:name="_Toc490718136"/>
        <w:bookmarkStart w:id="3094" w:name="_Toc490718394"/>
        <w:bookmarkStart w:id="3095" w:name="_Toc490718508"/>
        <w:bookmarkStart w:id="3096" w:name="_Toc490718637"/>
        <w:bookmarkStart w:id="3097" w:name="_Toc490718749"/>
        <w:bookmarkStart w:id="3098" w:name="_Toc490719201"/>
        <w:bookmarkStart w:id="3099" w:name="_Toc490719313"/>
        <w:bookmarkStart w:id="3100" w:name="_Toc490719426"/>
        <w:bookmarkStart w:id="3101" w:name="_Toc490719539"/>
        <w:bookmarkStart w:id="3102" w:name="_Toc490719713"/>
        <w:bookmarkStart w:id="3103" w:name="_Toc490719822"/>
        <w:bookmarkStart w:id="3104" w:name="_Toc490719931"/>
        <w:bookmarkStart w:id="3105" w:name="_Toc490720040"/>
        <w:bookmarkStart w:id="3106" w:name="_Toc491823509"/>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del>
    </w:p>
    <w:p w14:paraId="5C5ECD3B" w14:textId="2162F73F" w:rsidR="00150F42" w:rsidDel="00F811BD" w:rsidRDefault="00C027D8">
      <w:pPr>
        <w:pStyle w:val="11"/>
        <w:numPr>
          <w:ilvl w:val="0"/>
          <w:numId w:val="0"/>
        </w:numPr>
        <w:ind w:left="792"/>
        <w:rPr>
          <w:del w:id="3107" w:author="Marc Adrian  Jimenez" w:date="2017-08-30T01:32:00Z"/>
        </w:rPr>
        <w:pPrChange w:id="3108" w:author="Marc Adrian  Jimenez" w:date="2017-08-30T02:30:00Z">
          <w:pPr>
            <w:ind w:left="792"/>
          </w:pPr>
        </w:pPrChange>
      </w:pPr>
      <w:del w:id="3109" w:author="Marc Adrian  Jimenez" w:date="2017-08-17T08:09:00Z">
        <w:r w:rsidDel="00EC606E">
          <w:rPr>
            <w:lang w:val="en-PH"/>
          </w:rPr>
          <w:drawing>
            <wp:anchor distT="0" distB="0" distL="114300" distR="114300" simplePos="0" relativeHeight="251658240" behindDoc="0" locked="0" layoutInCell="1" allowOverlap="1" wp14:anchorId="301DFD22" wp14:editId="43D7A916">
              <wp:simplePos x="0" y="0"/>
              <wp:positionH relativeFrom="margin">
                <wp:align>center</wp:align>
              </wp:positionH>
              <wp:positionV relativeFrom="paragraph">
                <wp:posOffset>3810</wp:posOffset>
              </wp:positionV>
              <wp:extent cx="3079750" cy="2264410"/>
              <wp:effectExtent l="0" t="0" r="6350" b="2540"/>
              <wp:wrapTopAndBottom/>
              <wp:docPr id="5" name="Picture 5" descr="C:\Users\Marc\AppData\Local\Microsoft\Windows\INetCache\Content.Word\Theoretic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Theoretical Framewo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2264410"/>
                      </a:xfrm>
                      <a:prstGeom prst="rect">
                        <a:avLst/>
                      </a:prstGeom>
                      <a:noFill/>
                      <a:ln>
                        <a:noFill/>
                      </a:ln>
                    </pic:spPr>
                  </pic:pic>
                </a:graphicData>
              </a:graphic>
            </wp:anchor>
          </w:drawing>
        </w:r>
      </w:del>
      <w:bookmarkStart w:id="3110" w:name="_Toc490719314"/>
      <w:bookmarkStart w:id="3111" w:name="_Toc490720041"/>
      <w:bookmarkStart w:id="3112" w:name="_Toc491823510"/>
      <w:bookmarkEnd w:id="3110"/>
      <w:bookmarkEnd w:id="3111"/>
      <w:bookmarkEnd w:id="3112"/>
    </w:p>
    <w:p w14:paraId="413380DF" w14:textId="46857A6C" w:rsidR="00C93631" w:rsidRDefault="00A90AD7">
      <w:pPr>
        <w:ind w:left="792" w:firstLine="648"/>
        <w:rPr>
          <w:ins w:id="3113" w:author="Marc Adrian  Jimenez" w:date="2017-08-30T01:47:00Z"/>
        </w:rPr>
        <w:pPrChange w:id="3114" w:author="Marc Adrian  Jimenez" w:date="2017-08-30T02:14:00Z">
          <w:pPr>
            <w:pStyle w:val="11"/>
          </w:pPr>
        </w:pPrChange>
      </w:pPr>
      <w:ins w:id="3115" w:author="Sherine Jane Coronel" w:date="2017-08-17T06:34:00Z">
        <w:del w:id="3116" w:author="Marc Adrian  Jimenez" w:date="2017-08-17T07:02:00Z">
          <w:r w:rsidDel="0014108C">
            <w:delText>,registerthat s</w:delText>
          </w:r>
        </w:del>
      </w:ins>
      <w:ins w:id="3117" w:author="Sherine Jane Coronel" w:date="2017-08-17T06:35:00Z">
        <w:del w:id="3118" w:author="Marc Adrian  Jimenez" w:date="2017-08-17T07:02:00Z">
          <w:r w:rsidR="00717D95" w:rsidDel="0014108C">
            <w:delText>together</w:delText>
          </w:r>
        </w:del>
      </w:ins>
      <w:ins w:id="3119" w:author="Marc Adrian  Jimenez" w:date="2017-08-30T01:46:00Z">
        <w:r w:rsidR="00E549D9">
          <w:t xml:space="preserve">TUIO is a simple </w:t>
        </w:r>
        <w:r w:rsidR="000B4009" w:rsidRPr="000B4009">
          <w:t>transmission protocol designed for table-top tangible</w:t>
        </w:r>
        <w:r w:rsidR="00361C64">
          <w:t xml:space="preserve"> user interfaces, such as touch</w:t>
        </w:r>
        <w:r w:rsidR="000B4009" w:rsidRPr="000B4009">
          <w:t xml:space="preserve">screens with size ranging from a smartphone to city-wide art installation. It uses </w:t>
        </w:r>
        <w:del w:id="3120" w:author="Sherine Jane Coronel" w:date="2017-08-30T03:00:00Z">
          <w:r w:rsidR="000B4009" w:rsidRPr="000B4009">
            <w:delText>UDP (</w:delText>
          </w:r>
        </w:del>
        <w:r w:rsidR="000B4009" w:rsidRPr="000B4009">
          <w:t>User Datagram Protocol</w:t>
        </w:r>
        <w:del w:id="3121" w:author="Sherine Jane Coronel" w:date="2017-08-30T03:00:00Z">
          <w:r w:rsidR="000B4009" w:rsidRPr="000B4009">
            <w:delText>)</w:delText>
          </w:r>
        </w:del>
        <w:r w:rsidR="000B4009" w:rsidRPr="000B4009">
          <w:t xml:space="preserve"> as transport and </w:t>
        </w:r>
        <w:del w:id="3122" w:author="Sherine Jane Coronel" w:date="2017-08-30T03:00:00Z">
          <w:r w:rsidR="000B4009" w:rsidRPr="000B4009">
            <w:delText>OSC (</w:delText>
          </w:r>
        </w:del>
        <w:r w:rsidR="000B4009" w:rsidRPr="000B4009">
          <w:t xml:space="preserve">Open Sound </w:t>
        </w:r>
      </w:ins>
      <w:ins w:id="3123" w:author="Marc Adrian  Jimenez" w:date="2017-08-30T13:34:00Z">
        <w:r w:rsidR="00AF46EA" w:rsidRPr="000B4009">
          <w:t>Control for</w:t>
        </w:r>
      </w:ins>
      <w:ins w:id="3124" w:author="Marc Adrian  Jimenez" w:date="2017-08-30T01:46:00Z">
        <w:r w:rsidR="000B4009" w:rsidRPr="000B4009">
          <w:t xml:space="preserve"> media. TUIO has the functionality to send touch events and its position, rotation and shape of objects. TUIO is versatile as it is available for many programming languages such as: C++ and Java</w:t>
        </w:r>
      </w:ins>
      <w:ins w:id="3125" w:author="Marc Adrian  Jimenez" w:date="2017-08-30T01:52:00Z">
        <w:r w:rsidR="001E74CF">
          <w:t xml:space="preserve"> </w:t>
        </w:r>
      </w:ins>
      <w:customXmlInsRangeStart w:id="3126" w:author="Marc Adrian  Jimenez" w:date="2017-08-30T01:54:00Z"/>
      <w:sdt>
        <w:sdtPr>
          <w:id w:val="-133559680"/>
          <w:citation/>
        </w:sdtPr>
        <w:sdtEndPr/>
        <w:sdtContent>
          <w:customXmlInsRangeEnd w:id="3126"/>
          <w:ins w:id="3127" w:author="Marc Adrian  Jimenez" w:date="2017-08-30T01:54:00Z">
            <w:r w:rsidR="00F52CCC">
              <w:fldChar w:fldCharType="begin"/>
            </w:r>
            <w:r w:rsidR="00F52CCC">
              <w:rPr>
                <w:lang w:val="en-PH"/>
              </w:rPr>
              <w:instrText xml:space="preserve"> CITATION TUI \l 13321 </w:instrText>
            </w:r>
          </w:ins>
          <w:r w:rsidR="00F52CCC">
            <w:fldChar w:fldCharType="separate"/>
          </w:r>
          <w:r w:rsidR="0012650D" w:rsidRPr="0012650D">
            <w:rPr>
              <w:noProof/>
              <w:lang w:val="en-PH"/>
            </w:rPr>
            <w:t>(TUIO, n.d.)</w:t>
          </w:r>
          <w:ins w:id="3128" w:author="Marc Adrian  Jimenez" w:date="2017-08-30T01:54:00Z">
            <w:r w:rsidR="00F52CCC">
              <w:fldChar w:fldCharType="end"/>
            </w:r>
          </w:ins>
          <w:customXmlInsRangeStart w:id="3129" w:author="Marc Adrian  Jimenez" w:date="2017-08-30T01:54:00Z"/>
        </w:sdtContent>
      </w:sdt>
      <w:customXmlInsRangeEnd w:id="3129"/>
      <w:ins w:id="3130" w:author="Marc Adrian  Jimenez" w:date="2017-08-30T01:46:00Z">
        <w:r w:rsidR="000B4009" w:rsidRPr="000B4009">
          <w:t>.</w:t>
        </w:r>
      </w:ins>
    </w:p>
    <w:p w14:paraId="416AA81F" w14:textId="77777777" w:rsidR="00D956A1" w:rsidRDefault="00CB5727">
      <w:pPr>
        <w:pStyle w:val="11"/>
        <w:rPr>
          <w:ins w:id="3131" w:author="Marc Adrian  Jimenez" w:date="2017-08-30T01:51:00Z"/>
        </w:rPr>
      </w:pPr>
      <w:bookmarkStart w:id="3132" w:name="_Toc491827146"/>
      <w:bookmarkStart w:id="3133" w:name="_Toc491859653"/>
      <w:bookmarkStart w:id="3134" w:name="_Toc491864443"/>
      <w:bookmarkStart w:id="3135" w:name="_Toc491868233"/>
      <w:ins w:id="3136" w:author="Marc Adrian  Jimenez" w:date="2017-08-30T01:51:00Z">
        <w:r>
          <w:t>Java</w:t>
        </w:r>
        <w:bookmarkEnd w:id="3132"/>
        <w:bookmarkEnd w:id="3133"/>
        <w:bookmarkEnd w:id="3134"/>
        <w:bookmarkEnd w:id="3135"/>
      </w:ins>
    </w:p>
    <w:p w14:paraId="2E5D8DFE" w14:textId="5BFFCC97" w:rsidR="006A0407" w:rsidRDefault="00E301CC">
      <w:pPr>
        <w:ind w:left="792" w:firstLine="648"/>
        <w:rPr>
          <w:ins w:id="3137" w:author="Marc Adrian  Jimenez" w:date="2017-08-30T02:07:00Z"/>
        </w:rPr>
        <w:pPrChange w:id="3138" w:author="Marc Adrian  Jimenez" w:date="2017-08-30T02:14:00Z">
          <w:pPr>
            <w:pStyle w:val="11"/>
          </w:pPr>
        </w:pPrChange>
      </w:pPr>
      <w:ins w:id="3139" w:author="Marc Adrian  Jimenez" w:date="2017-08-30T02:22:00Z">
        <w:r>
          <w:t>Java is a</w:t>
        </w:r>
      </w:ins>
      <w:ins w:id="3140" w:author="Marc Adrian  Jimenez" w:date="2017-08-30T02:16:00Z">
        <w:r w:rsidR="009D47F2" w:rsidRPr="009D47F2">
          <w:t xml:space="preserve"> simple, object-oriented, distributed, interpreted, robust, secure, architecture neutral, portable, high-performance, multithreaded, and dynamic language</w:t>
        </w:r>
      </w:ins>
      <w:ins w:id="3141" w:author="Marc Adrian  Jimenez" w:date="2017-08-30T02:17:00Z">
        <w:r w:rsidR="009D47F2">
          <w:t xml:space="preserve"> </w:t>
        </w:r>
      </w:ins>
      <w:customXmlInsRangeStart w:id="3142" w:author="Marc Adrian  Jimenez" w:date="2017-08-30T02:18:00Z"/>
      <w:sdt>
        <w:sdtPr>
          <w:id w:val="2117632096"/>
          <w:citation/>
        </w:sdtPr>
        <w:sdtEndPr/>
        <w:sdtContent>
          <w:customXmlInsRangeEnd w:id="3142"/>
          <w:ins w:id="3143" w:author="Marc Adrian  Jimenez" w:date="2017-08-30T02:18:00Z">
            <w:r w:rsidR="00BD5E59">
              <w:fldChar w:fldCharType="begin"/>
            </w:r>
            <w:r w:rsidR="00BD5E59">
              <w:rPr>
                <w:lang w:val="en-PH"/>
              </w:rPr>
              <w:instrText xml:space="preserve"> CITATION The95 \l 13321 </w:instrText>
            </w:r>
          </w:ins>
          <w:r w:rsidR="00BD5E59">
            <w:fldChar w:fldCharType="separate"/>
          </w:r>
          <w:r w:rsidR="0012650D" w:rsidRPr="0012650D">
            <w:rPr>
              <w:noProof/>
              <w:lang w:val="en-PH"/>
            </w:rPr>
            <w:t>(The Java Language: A White Paper, 1995)</w:t>
          </w:r>
          <w:ins w:id="3144" w:author="Marc Adrian  Jimenez" w:date="2017-08-30T02:18:00Z">
            <w:r w:rsidR="00BD5E59">
              <w:fldChar w:fldCharType="end"/>
            </w:r>
          </w:ins>
          <w:customXmlInsRangeStart w:id="3145" w:author="Marc Adrian  Jimenez" w:date="2017-08-30T02:18:00Z"/>
        </w:sdtContent>
      </w:sdt>
      <w:customXmlInsRangeEnd w:id="3145"/>
      <w:ins w:id="3146" w:author="Marc Adrian  Jimenez" w:date="2017-08-30T02:16:00Z">
        <w:r w:rsidR="009D47F2">
          <w:t>.</w:t>
        </w:r>
      </w:ins>
    </w:p>
    <w:p w14:paraId="642E93A6" w14:textId="77777777" w:rsidR="00F956D3" w:rsidRDefault="006A0407">
      <w:pPr>
        <w:pStyle w:val="11"/>
        <w:rPr>
          <w:ins w:id="3147" w:author="Marc Adrian  Jimenez" w:date="2017-08-30T02:08:00Z"/>
        </w:rPr>
      </w:pPr>
      <w:bookmarkStart w:id="3148" w:name="_Toc491827147"/>
      <w:bookmarkStart w:id="3149" w:name="_Toc491859654"/>
      <w:bookmarkStart w:id="3150" w:name="_Toc491864444"/>
      <w:bookmarkStart w:id="3151" w:name="_Toc491868234"/>
      <w:ins w:id="3152" w:author="Marc Adrian  Jimenez" w:date="2017-08-30T02:07:00Z">
        <w:r>
          <w:t>Fire</w:t>
        </w:r>
      </w:ins>
      <w:ins w:id="3153" w:author="Marc Adrian  Jimenez" w:date="2017-08-30T02:08:00Z">
        <w:r>
          <w:t>base</w:t>
        </w:r>
        <w:bookmarkEnd w:id="3148"/>
        <w:bookmarkEnd w:id="3149"/>
        <w:bookmarkEnd w:id="3150"/>
        <w:bookmarkEnd w:id="3151"/>
      </w:ins>
    </w:p>
    <w:p w14:paraId="278CD439" w14:textId="1BD0334A" w:rsidR="00D97288" w:rsidRPr="003964E4" w:rsidRDefault="00E301CC">
      <w:pPr>
        <w:ind w:left="792" w:firstLine="648"/>
        <w:pPrChange w:id="3154" w:author="Marc Adrian  Jimenez" w:date="2017-08-30T02:24:00Z">
          <w:pPr>
            <w:pStyle w:val="11"/>
          </w:pPr>
        </w:pPrChange>
      </w:pPr>
      <w:ins w:id="3155" w:author="Marc Adrian  Jimenez" w:date="2017-08-30T02:22:00Z">
        <w:r>
          <w:t>Firebase is a</w:t>
        </w:r>
      </w:ins>
      <w:ins w:id="3156" w:author="Marc Adrian  Jimenez" w:date="2017-08-30T02:24:00Z">
        <w:r w:rsidR="0003026F">
          <w:t xml:space="preserve"> </w:t>
        </w:r>
      </w:ins>
      <w:ins w:id="3157" w:author="Marc Adrian  Jimenez" w:date="2017-08-31T23:20:00Z">
        <w:r w:rsidR="0003026F">
          <w:t>G</w:t>
        </w:r>
      </w:ins>
      <w:ins w:id="3158" w:author="Marc Adrian  Jimenez" w:date="2017-08-30T02:24:00Z">
        <w:r w:rsidR="00F32184">
          <w:t xml:space="preserve">oogle provided </w:t>
        </w:r>
      </w:ins>
      <w:ins w:id="3159" w:author="Marc Adrian  Jimenez" w:date="2017-08-30T02:23:00Z">
        <w:r w:rsidR="008569B1">
          <w:t xml:space="preserve">application program interface (API) that is </w:t>
        </w:r>
      </w:ins>
      <w:ins w:id="3160" w:author="Marc Adrian  Jimenez" w:date="2017-08-30T02:26:00Z">
        <w:r w:rsidR="00712A96">
          <w:t xml:space="preserve">deployable on </w:t>
        </w:r>
      </w:ins>
      <w:ins w:id="3161" w:author="Marc Adrian  Jimenez" w:date="2017-08-30T02:25:00Z">
        <w:r w:rsidR="0003026F">
          <w:t>a</w:t>
        </w:r>
      </w:ins>
      <w:ins w:id="3162" w:author="Marc Adrian  Jimenez" w:date="2017-08-31T23:20:00Z">
        <w:r w:rsidR="0003026F">
          <w:t>n A</w:t>
        </w:r>
      </w:ins>
      <w:ins w:id="3163" w:author="Marc Adrian  Jimenez" w:date="2017-08-30T02:25:00Z">
        <w:r w:rsidR="002C53D8">
          <w:t>ndroid, iOS, or web application</w:t>
        </w:r>
      </w:ins>
      <w:ins w:id="3164" w:author="Marc Adrian  Jimenez" w:date="2017-08-30T02:26:00Z">
        <w:r w:rsidR="00712A96">
          <w:t>, serving its back-end with features</w:t>
        </w:r>
      </w:ins>
      <w:ins w:id="3165" w:author="Marc Adrian  Jimenez" w:date="2017-08-30T02:25:00Z">
        <w:r w:rsidR="002C53D8">
          <w:t xml:space="preserve"> </w:t>
        </w:r>
      </w:ins>
      <w:ins w:id="3166" w:author="Marc Adrian  Jimenez" w:date="2017-08-30T02:23:00Z">
        <w:r w:rsidR="00D53121">
          <w:t>such as: analytics, authen</w:t>
        </w:r>
      </w:ins>
      <w:ins w:id="3167" w:author="Marc Adrian  Jimenez" w:date="2017-08-30T02:24:00Z">
        <w:r w:rsidR="00D53121">
          <w:t>tication, messaging, real-time database, storage, etc.</w:t>
        </w:r>
      </w:ins>
      <w:ins w:id="3168" w:author="Marc Adrian  Jimenez" w:date="2017-08-30T02:28:00Z">
        <w:r w:rsidR="00905A45" w:rsidRPr="00905A45">
          <w:t xml:space="preserve"> </w:t>
        </w:r>
      </w:ins>
      <w:customXmlInsRangeStart w:id="3169" w:author="Marc Adrian  Jimenez" w:date="2017-08-30T02:28:00Z"/>
      <w:sdt>
        <w:sdtPr>
          <w:id w:val="-1976911215"/>
          <w:citation/>
        </w:sdtPr>
        <w:sdtEndPr/>
        <w:sdtContent>
          <w:customXmlInsRangeEnd w:id="3169"/>
          <w:ins w:id="3170" w:author="Marc Adrian  Jimenez" w:date="2017-08-30T02:28:00Z">
            <w:r w:rsidR="00905A45">
              <w:fldChar w:fldCharType="begin"/>
            </w:r>
            <w:r w:rsidR="00905A45">
              <w:rPr>
                <w:lang w:val="en-PH"/>
              </w:rPr>
              <w:instrText xml:space="preserve"> CITATION Sin16 \l 13321 </w:instrText>
            </w:r>
            <w:r w:rsidR="00905A45">
              <w:fldChar w:fldCharType="separate"/>
            </w:r>
          </w:ins>
          <w:r w:rsidR="0012650D" w:rsidRPr="0012650D">
            <w:rPr>
              <w:noProof/>
              <w:lang w:val="en-PH"/>
            </w:rPr>
            <w:t>(Singh, 2016)</w:t>
          </w:r>
          <w:ins w:id="3171" w:author="Marc Adrian  Jimenez" w:date="2017-08-30T02:28:00Z">
            <w:r w:rsidR="00905A45">
              <w:fldChar w:fldCharType="end"/>
            </w:r>
          </w:ins>
          <w:customXmlInsRangeStart w:id="3172" w:author="Marc Adrian  Jimenez" w:date="2017-08-30T02:28:00Z"/>
        </w:sdtContent>
      </w:sdt>
      <w:customXmlInsRangeEnd w:id="3172"/>
      <w:ins w:id="3173" w:author="Marc Adrian  Jimenez" w:date="2017-08-30T02:28:00Z">
        <w:r w:rsidR="00905A45" w:rsidDel="00426E26">
          <w:t xml:space="preserve"> </w:t>
        </w:r>
      </w:ins>
      <w:del w:id="3174" w:author="Marc Adrian  Jimenez" w:date="2017-08-16T10:36:00Z">
        <w:r w:rsidR="00A02F43" w:rsidDel="00426E26">
          <w:delText>Virtual Keyboards, Algorithms, and Hardware are the independent variables that affect dependent variable, which is the user satisfaction, 2 moderating variables are introduced, the users’ thumb size and gender.</w:delText>
        </w:r>
      </w:del>
    </w:p>
    <w:p w14:paraId="1C6B11EC" w14:textId="77777777" w:rsidR="00150F42" w:rsidRDefault="00150F42" w:rsidP="00150F42">
      <w:pPr>
        <w:pStyle w:val="11"/>
      </w:pPr>
      <w:bookmarkStart w:id="3175" w:name="_Toc479371758"/>
      <w:bookmarkStart w:id="3176" w:name="_Toc490719315"/>
      <w:bookmarkStart w:id="3177" w:name="_Toc491827148"/>
      <w:bookmarkStart w:id="3178" w:name="_Toc491859655"/>
      <w:bookmarkStart w:id="3179" w:name="_Toc491864445"/>
      <w:bookmarkStart w:id="3180" w:name="_Toc491868235"/>
      <w:r w:rsidRPr="00150D4E">
        <w:t>Definition of Terms</w:t>
      </w:r>
      <w:bookmarkEnd w:id="3175"/>
      <w:bookmarkEnd w:id="3176"/>
      <w:bookmarkEnd w:id="3177"/>
      <w:bookmarkEnd w:id="3178"/>
      <w:bookmarkEnd w:id="3179"/>
      <w:bookmarkEnd w:id="3180"/>
    </w:p>
    <w:p w14:paraId="504B3AC1" w14:textId="77777777" w:rsidR="004D42B7" w:rsidRDefault="00656E24">
      <w:pPr>
        <w:pStyle w:val="ListParagraph"/>
        <w:numPr>
          <w:ilvl w:val="0"/>
          <w:numId w:val="8"/>
        </w:numPr>
        <w:rPr>
          <w:ins w:id="3181" w:author="Marc Adrian  Jimenez" w:date="2017-08-30T23:56:00Z"/>
        </w:rPr>
        <w:pPrChange w:id="3182" w:author="Marc Adrian  Jimenez" w:date="2017-08-30T12:11:00Z">
          <w:pPr>
            <w:spacing w:line="259" w:lineRule="auto"/>
            <w:jc w:val="left"/>
          </w:pPr>
        </w:pPrChange>
      </w:pPr>
      <w:ins w:id="3183" w:author="Marc Adrian  Jimenez" w:date="2017-08-30T12:11:00Z">
        <w:r>
          <w:t xml:space="preserve">Gestures </w:t>
        </w:r>
      </w:ins>
      <w:ins w:id="3184" w:author="Marc Adrian  Jimenez" w:date="2017-08-30T14:59:00Z">
        <w:r w:rsidR="000674EB">
          <w:t>–</w:t>
        </w:r>
      </w:ins>
      <w:ins w:id="3185" w:author="Marc Adrian  Jimenez" w:date="2017-08-30T12:11:00Z">
        <w:r>
          <w:t xml:space="preserve"> </w:t>
        </w:r>
      </w:ins>
      <w:ins w:id="3186" w:author="Marc Adrian  Jimenez" w:date="2017-08-30T14:59:00Z">
        <w:r w:rsidR="000674EB">
          <w:t>how the user interacts with the touchscreen (touch mechanics).</w:t>
        </w:r>
      </w:ins>
    </w:p>
    <w:p w14:paraId="28A10EE2" w14:textId="7476E3F7" w:rsidR="004D42B7" w:rsidRDefault="004D42B7" w:rsidP="004D42B7">
      <w:pPr>
        <w:pStyle w:val="ListParagraph"/>
        <w:numPr>
          <w:ilvl w:val="0"/>
          <w:numId w:val="8"/>
        </w:numPr>
        <w:rPr>
          <w:ins w:id="3187" w:author="Marc Adrian  Jimenez" w:date="2017-08-30T23:56:00Z"/>
        </w:rPr>
      </w:pPr>
      <w:ins w:id="3188" w:author="Marc Adrian  Jimenez" w:date="2017-08-30T23:56:00Z">
        <w:r>
          <w:t>Flip</w:t>
        </w:r>
      </w:ins>
      <w:ins w:id="3189" w:author="Marc Adrian  Jimenez" w:date="2017-08-30T23:57:00Z">
        <w:r>
          <w:t xml:space="preserve"> – </w:t>
        </w:r>
      </w:ins>
      <w:ins w:id="3190" w:author="Marc Adrian  Jimenez" w:date="2017-08-30T23:56:00Z">
        <w:r>
          <w:t>Time between press and detachment is less than 351ms &amp; slide of the finger is bigger than 100 pixels vertically</w:t>
        </w:r>
      </w:ins>
      <w:ins w:id="3191" w:author="Marc Adrian  Jimenez" w:date="2017-08-31T00:04:00Z">
        <w:r w:rsidR="00A0666F" w:rsidRPr="00A0666F">
          <w:t xml:space="preserve"> </w:t>
        </w:r>
      </w:ins>
      <w:customXmlInsRangeStart w:id="3192" w:author="Marc Adrian  Jimenez" w:date="2017-08-31T00:04:00Z"/>
      <w:sdt>
        <w:sdtPr>
          <w:id w:val="-196081998"/>
          <w:citation/>
        </w:sdtPr>
        <w:sdtEndPr/>
        <w:sdtContent>
          <w:customXmlInsRangeEnd w:id="3192"/>
          <w:ins w:id="319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194" w:author="Marc Adrian  Jimenez" w:date="2017-08-31T00:04:00Z">
            <w:r w:rsidR="00A0666F">
              <w:fldChar w:fldCharType="end"/>
            </w:r>
          </w:ins>
          <w:customXmlInsRangeStart w:id="3195" w:author="Marc Adrian  Jimenez" w:date="2017-08-31T00:04:00Z"/>
        </w:sdtContent>
      </w:sdt>
      <w:customXmlInsRangeEnd w:id="3195"/>
      <w:ins w:id="3196" w:author="Marc Adrian  Jimenez" w:date="2017-08-30T23:56:00Z">
        <w:r>
          <w:t>.</w:t>
        </w:r>
      </w:ins>
    </w:p>
    <w:p w14:paraId="45C4B4FD" w14:textId="3B3D2713" w:rsidR="004D42B7" w:rsidRDefault="004D42B7" w:rsidP="004D42B7">
      <w:pPr>
        <w:pStyle w:val="ListParagraph"/>
        <w:numPr>
          <w:ilvl w:val="0"/>
          <w:numId w:val="8"/>
        </w:numPr>
        <w:rPr>
          <w:ins w:id="3197" w:author="Marc Adrian  Jimenez" w:date="2017-08-30T23:56:00Z"/>
        </w:rPr>
      </w:pPr>
      <w:ins w:id="3198" w:author="Marc Adrian  Jimenez" w:date="2017-08-30T23:56:00Z">
        <w:r>
          <w:t>Dragging</w:t>
        </w:r>
      </w:ins>
      <w:ins w:id="3199" w:author="Marc Adrian  Jimenez" w:date="2017-08-30T23:57:00Z">
        <w:r>
          <w:t xml:space="preserve"> – </w:t>
        </w:r>
      </w:ins>
      <w:ins w:id="3200" w:author="Marc Adrian  Jimenez" w:date="2017-08-30T23:56:00Z">
        <w:r>
          <w:t>Finger moved at least 50 pixels in either direction</w:t>
        </w:r>
      </w:ins>
      <w:ins w:id="3201" w:author="Marc Adrian  Jimenez" w:date="2017-08-31T00:04:00Z">
        <w:r w:rsidR="00A0666F">
          <w:t xml:space="preserve"> </w:t>
        </w:r>
      </w:ins>
      <w:customXmlInsRangeStart w:id="3202" w:author="Marc Adrian  Jimenez" w:date="2017-08-31T00:04:00Z"/>
      <w:sdt>
        <w:sdtPr>
          <w:id w:val="1907643767"/>
          <w:citation/>
        </w:sdtPr>
        <w:sdtEndPr/>
        <w:sdtContent>
          <w:customXmlInsRangeEnd w:id="3202"/>
          <w:ins w:id="320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04" w:author="Marc Adrian  Jimenez" w:date="2017-08-31T00:04:00Z">
            <w:r w:rsidR="00A0666F">
              <w:fldChar w:fldCharType="end"/>
            </w:r>
          </w:ins>
          <w:customXmlInsRangeStart w:id="3205" w:author="Marc Adrian  Jimenez" w:date="2017-08-31T00:04:00Z"/>
        </w:sdtContent>
      </w:sdt>
      <w:customXmlInsRangeEnd w:id="3205"/>
      <w:ins w:id="3206" w:author="Marc Adrian  Jimenez" w:date="2017-08-30T23:56:00Z">
        <w:r>
          <w:t>.</w:t>
        </w:r>
      </w:ins>
    </w:p>
    <w:p w14:paraId="2660334A" w14:textId="0628CBF8" w:rsidR="004D42B7" w:rsidRDefault="004D42B7" w:rsidP="004D42B7">
      <w:pPr>
        <w:pStyle w:val="ListParagraph"/>
        <w:numPr>
          <w:ilvl w:val="0"/>
          <w:numId w:val="8"/>
        </w:numPr>
        <w:rPr>
          <w:ins w:id="3207" w:author="Marc Adrian  Jimenez" w:date="2017-08-30T23:56:00Z"/>
        </w:rPr>
      </w:pPr>
      <w:ins w:id="3208" w:author="Marc Adrian  Jimenez" w:date="2017-08-30T23:56:00Z">
        <w:r>
          <w:t>Double Tapping</w:t>
        </w:r>
      </w:ins>
      <w:ins w:id="3209" w:author="Marc Adrian  Jimenez" w:date="2017-08-30T23:57:00Z">
        <w:r>
          <w:t xml:space="preserve"> – </w:t>
        </w:r>
      </w:ins>
      <w:ins w:id="3210" w:author="Marc Adrian  Jimenez" w:date="2017-08-30T23:56:00Z">
        <w:r>
          <w:t xml:space="preserve">first finger was </w:t>
        </w:r>
        <w:r w:rsidR="00525D82">
          <w:t>pressed in less tha</w:t>
        </w:r>
      </w:ins>
      <w:ins w:id="3211" w:author="Marc Adrian  Jimenez" w:date="2017-08-31T00:03:00Z">
        <w:r w:rsidR="00525D82">
          <w:t>n</w:t>
        </w:r>
      </w:ins>
      <w:ins w:id="3212" w:author="Marc Adrian  Jimenez" w:date="2017-08-30T23:56:00Z">
        <w:r>
          <w:t xml:space="preserve"> 501ms &amp; slide of the finger is not more than 50 pixels</w:t>
        </w:r>
      </w:ins>
      <w:ins w:id="3213" w:author="Marc Adrian  Jimenez" w:date="2017-08-31T00:04:00Z">
        <w:r w:rsidR="00A0666F" w:rsidRPr="00A0666F">
          <w:t xml:space="preserve"> </w:t>
        </w:r>
      </w:ins>
      <w:customXmlInsRangeStart w:id="3214" w:author="Marc Adrian  Jimenez" w:date="2017-08-31T00:04:00Z"/>
      <w:sdt>
        <w:sdtPr>
          <w:id w:val="-441538447"/>
          <w:citation/>
        </w:sdtPr>
        <w:sdtEndPr/>
        <w:sdtContent>
          <w:customXmlInsRangeEnd w:id="3214"/>
          <w:ins w:id="3215"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16" w:author="Marc Adrian  Jimenez" w:date="2017-08-31T00:04:00Z">
            <w:r w:rsidR="00A0666F">
              <w:fldChar w:fldCharType="end"/>
            </w:r>
          </w:ins>
          <w:customXmlInsRangeStart w:id="3217" w:author="Marc Adrian  Jimenez" w:date="2017-08-31T00:04:00Z"/>
        </w:sdtContent>
      </w:sdt>
      <w:customXmlInsRangeEnd w:id="3217"/>
      <w:ins w:id="3218" w:author="Marc Adrian  Jimenez" w:date="2017-08-31T00:04:00Z">
        <w:r w:rsidR="00A0666F">
          <w:t>.</w:t>
        </w:r>
      </w:ins>
    </w:p>
    <w:p w14:paraId="539C6E81" w14:textId="2828A6E2" w:rsidR="004D42B7" w:rsidRDefault="004D42B7" w:rsidP="004D42B7">
      <w:pPr>
        <w:pStyle w:val="ListParagraph"/>
        <w:numPr>
          <w:ilvl w:val="0"/>
          <w:numId w:val="8"/>
        </w:numPr>
        <w:rPr>
          <w:ins w:id="3219" w:author="Marc Adrian  Jimenez" w:date="2017-08-30T23:56:00Z"/>
        </w:rPr>
      </w:pPr>
      <w:ins w:id="3220" w:author="Marc Adrian  Jimenez" w:date="2017-08-30T23:56:00Z">
        <w:r>
          <w:lastRenderedPageBreak/>
          <w:t>Tap</w:t>
        </w:r>
      </w:ins>
      <w:ins w:id="3221" w:author="Marc Adrian  Jimenez" w:date="2017-08-30T23:57:00Z">
        <w:r>
          <w:t xml:space="preserve"> – </w:t>
        </w:r>
      </w:ins>
      <w:ins w:id="3222" w:author="Marc Adrian  Jimenez" w:date="2017-08-30T23:56:00Z">
        <w:r>
          <w:t>finger touches the screen for less than 1 second, and did not move for more than 50 pixels</w:t>
        </w:r>
      </w:ins>
      <w:ins w:id="3223" w:author="Marc Adrian  Jimenez" w:date="2017-08-31T00:04:00Z">
        <w:r w:rsidR="00A0666F">
          <w:t xml:space="preserve"> </w:t>
        </w:r>
      </w:ins>
      <w:customXmlInsRangeStart w:id="3224" w:author="Marc Adrian  Jimenez" w:date="2017-08-31T00:04:00Z"/>
      <w:sdt>
        <w:sdtPr>
          <w:id w:val="-1203707746"/>
          <w:citation/>
        </w:sdtPr>
        <w:sdtEndPr/>
        <w:sdtContent>
          <w:customXmlInsRangeEnd w:id="3224"/>
          <w:ins w:id="3225"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26" w:author="Marc Adrian  Jimenez" w:date="2017-08-31T00:04:00Z">
            <w:r w:rsidR="00A0666F">
              <w:fldChar w:fldCharType="end"/>
            </w:r>
          </w:ins>
          <w:customXmlInsRangeStart w:id="3227" w:author="Marc Adrian  Jimenez" w:date="2017-08-31T00:04:00Z"/>
        </w:sdtContent>
      </w:sdt>
      <w:customXmlInsRangeEnd w:id="3227"/>
      <w:ins w:id="3228" w:author="Marc Adrian  Jimenez" w:date="2017-08-30T23:56:00Z">
        <w:r>
          <w:t>.</w:t>
        </w:r>
      </w:ins>
    </w:p>
    <w:p w14:paraId="1D987A43" w14:textId="0B4242CE" w:rsidR="00E27743" w:rsidRDefault="004D42B7">
      <w:pPr>
        <w:pStyle w:val="ListParagraph"/>
        <w:numPr>
          <w:ilvl w:val="0"/>
          <w:numId w:val="8"/>
        </w:numPr>
        <w:rPr>
          <w:ins w:id="3229" w:author="Marc Adrian  Jimenez" w:date="2017-08-30T14:42:00Z"/>
        </w:rPr>
        <w:pPrChange w:id="3230" w:author="Marc Adrian  Jimenez" w:date="2017-08-30T12:11:00Z">
          <w:pPr>
            <w:spacing w:line="259" w:lineRule="auto"/>
            <w:jc w:val="left"/>
          </w:pPr>
        </w:pPrChange>
      </w:pPr>
      <w:ins w:id="3231" w:author="Marc Adrian  Jimenez" w:date="2017-08-30T23:56:00Z">
        <w:r>
          <w:t>Press</w:t>
        </w:r>
      </w:ins>
      <w:ins w:id="3232" w:author="Marc Adrian  Jimenez" w:date="2017-08-30T23:57:00Z">
        <w:r>
          <w:t xml:space="preserve"> – </w:t>
        </w:r>
      </w:ins>
      <w:ins w:id="3233" w:author="Marc Adrian  Jimenez" w:date="2017-08-30T23:56:00Z">
        <w:r>
          <w:t>finger touches the screen for more than 1 second, and did not move for more than 50 pixels</w:t>
        </w:r>
      </w:ins>
      <w:ins w:id="3234" w:author="Marc Adrian  Jimenez" w:date="2017-08-31T00:04:00Z">
        <w:r w:rsidR="00A0666F">
          <w:t xml:space="preserve"> </w:t>
        </w:r>
      </w:ins>
      <w:customXmlInsRangeStart w:id="3235" w:author="Marc Adrian  Jimenez" w:date="2017-08-31T00:04:00Z"/>
      <w:sdt>
        <w:sdtPr>
          <w:id w:val="1647698591"/>
          <w:citation/>
        </w:sdtPr>
        <w:sdtEndPr/>
        <w:sdtContent>
          <w:customXmlInsRangeEnd w:id="3235"/>
          <w:ins w:id="3236"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37" w:author="Marc Adrian  Jimenez" w:date="2017-08-31T00:04:00Z">
            <w:r w:rsidR="00A0666F">
              <w:fldChar w:fldCharType="end"/>
            </w:r>
          </w:ins>
          <w:customXmlInsRangeStart w:id="3238" w:author="Marc Adrian  Jimenez" w:date="2017-08-31T00:04:00Z"/>
        </w:sdtContent>
      </w:sdt>
      <w:customXmlInsRangeEnd w:id="3238"/>
      <w:ins w:id="3239" w:author="Marc Adrian  Jimenez" w:date="2017-08-31T00:04:00Z">
        <w:r w:rsidR="00A0666F">
          <w:t>.</w:t>
        </w:r>
      </w:ins>
    </w:p>
    <w:p w14:paraId="35200F9B" w14:textId="20F5469F" w:rsidR="000673E0" w:rsidDel="00656E24" w:rsidRDefault="00E27743" w:rsidP="004D42B7">
      <w:pPr>
        <w:pStyle w:val="ListParagraph"/>
        <w:numPr>
          <w:ilvl w:val="0"/>
          <w:numId w:val="8"/>
        </w:numPr>
        <w:rPr>
          <w:ins w:id="3240" w:author="Sherine Jane Coronel" w:date="2017-08-17T06:36:00Z"/>
          <w:del w:id="3241" w:author="Marc Adrian  Jimenez" w:date="2017-08-30T12:11:00Z"/>
        </w:rPr>
      </w:pPr>
      <w:ins w:id="3242" w:author="Marc Adrian  Jimenez" w:date="2017-08-30T14:42:00Z">
        <w:r>
          <w:t xml:space="preserve">Noise </w:t>
        </w:r>
      </w:ins>
      <w:ins w:id="3243" w:author="Marc Adrian  Jimenez" w:date="2017-08-30T14:43:00Z">
        <w:r w:rsidR="007B1B74">
          <w:t>– Fluctuation in electric signal.</w:t>
        </w:r>
      </w:ins>
      <w:del w:id="3244" w:author="Marc Adrian  Jimenez" w:date="2017-08-30T12:11:00Z">
        <w:r w:rsidR="00CA4FEB" w:rsidDel="00656E24">
          <w:delText>Virtual Keyboard – Software component that allows the user to enter text</w:delText>
        </w:r>
      </w:del>
      <w:ins w:id="3245" w:author="Joey Bernadette Dela Cruz" w:date="2017-08-17T04:46:00Z">
        <w:del w:id="3246" w:author="Marc Adrian  Jimenez" w:date="2017-08-30T12:11:00Z">
          <w:r w:rsidR="000673E0" w:rsidDel="00656E24">
            <w:delText xml:space="preserve">User Interface – </w:delText>
          </w:r>
        </w:del>
      </w:ins>
      <w:ins w:id="3247" w:author="Joey Bernadette Dela Cruz" w:date="2017-08-17T05:52:00Z">
        <w:del w:id="3248" w:author="Marc Adrian  Jimenez" w:date="2017-08-30T12:11:00Z">
          <w:r w:rsidR="00024818" w:rsidDel="00656E24">
            <w:delText xml:space="preserve">is a way for users to interact visually with their smartphones. </w:delText>
          </w:r>
        </w:del>
      </w:ins>
    </w:p>
    <w:p w14:paraId="269CFF6F" w14:textId="77777777" w:rsidR="004637F3" w:rsidRDefault="004637F3">
      <w:pPr>
        <w:pStyle w:val="ListParagraph"/>
        <w:numPr>
          <w:ilvl w:val="0"/>
          <w:numId w:val="8"/>
        </w:numPr>
        <w:rPr>
          <w:ins w:id="3249" w:author="Marc Adrian  Jimenez" w:date="2017-08-17T10:47:00Z"/>
          <w:rFonts w:eastAsia="Times New Roman" w:cs="Times New Roman"/>
          <w:b/>
          <w:sz w:val="32"/>
          <w:szCs w:val="32"/>
        </w:rPr>
        <w:pPrChange w:id="3250" w:author="Marc Adrian  Jimenez" w:date="2017-08-30T12:11:00Z">
          <w:pPr>
            <w:spacing w:line="259" w:lineRule="auto"/>
            <w:jc w:val="left"/>
          </w:pPr>
        </w:pPrChange>
      </w:pPr>
      <w:ins w:id="3251" w:author="Marc Adrian  Jimenez" w:date="2017-08-17T10:47:00Z">
        <w:r>
          <w:br w:type="page"/>
        </w:r>
      </w:ins>
    </w:p>
    <w:p w14:paraId="0479FA16" w14:textId="3104F7A3" w:rsidR="000673E0" w:rsidDel="00782C32" w:rsidRDefault="00AE7928">
      <w:pPr>
        <w:pStyle w:val="ListParagraph"/>
        <w:ind w:left="1152"/>
        <w:rPr>
          <w:ins w:id="3252" w:author="Joey Bernadette Dela Cruz" w:date="2017-08-17T02:47:00Z"/>
          <w:del w:id="3253" w:author="Marc Adrian  Jimenez" w:date="2017-08-17T08:11:00Z"/>
        </w:rPr>
        <w:pPrChange w:id="3254" w:author="Joey Bernadette Dela Cruz" w:date="2017-08-17T04:46:00Z">
          <w:pPr>
            <w:pStyle w:val="ListParagraph"/>
            <w:numPr>
              <w:numId w:val="8"/>
            </w:numPr>
            <w:ind w:left="1152" w:hanging="360"/>
          </w:pPr>
        </w:pPrChange>
      </w:pPr>
      <w:ins w:id="3255" w:author="Sherine Jane Coronel" w:date="2017-08-17T06:36:00Z">
        <w:del w:id="3256" w:author="Joey Bernadette Dela Cruz" w:date="2017-08-17T07:45:00Z">
          <w:r>
            <w:lastRenderedPageBreak/>
            <w:delText xml:space="preserve">Virtual Keyboard - </w:delText>
          </w:r>
        </w:del>
      </w:ins>
      <w:bookmarkStart w:id="3257" w:name="_Toc490730228"/>
      <w:bookmarkStart w:id="3258" w:name="_Toc491823515"/>
      <w:bookmarkStart w:id="3259" w:name="_Toc491823658"/>
      <w:bookmarkStart w:id="3260" w:name="_Toc491824228"/>
      <w:bookmarkStart w:id="3261" w:name="_Toc491824329"/>
      <w:bookmarkStart w:id="3262" w:name="_Toc491824525"/>
      <w:bookmarkStart w:id="3263" w:name="_Toc491824628"/>
      <w:bookmarkStart w:id="3264" w:name="_Toc491824731"/>
      <w:bookmarkStart w:id="3265" w:name="_Toc491824834"/>
      <w:bookmarkStart w:id="3266" w:name="_Toc491824937"/>
      <w:bookmarkStart w:id="3267" w:name="_Toc491825040"/>
      <w:bookmarkStart w:id="3268" w:name="_Toc491825946"/>
      <w:bookmarkStart w:id="3269" w:name="_Toc491826048"/>
      <w:bookmarkStart w:id="3270" w:name="_Toc491827149"/>
      <w:bookmarkStart w:id="3271" w:name="_Toc491827615"/>
      <w:bookmarkStart w:id="3272" w:name="_Toc491856766"/>
      <w:bookmarkStart w:id="3273" w:name="_Toc491857116"/>
      <w:bookmarkStart w:id="3274" w:name="_Toc491857336"/>
      <w:bookmarkStart w:id="3275" w:name="_Toc491858136"/>
      <w:bookmarkStart w:id="3276" w:name="_Toc491858481"/>
      <w:bookmarkStart w:id="3277" w:name="_Toc491859656"/>
      <w:bookmarkStart w:id="3278" w:name="_Toc491859812"/>
      <w:bookmarkStart w:id="3279" w:name="_Toc491861829"/>
      <w:bookmarkStart w:id="3280" w:name="_Toc491862187"/>
      <w:bookmarkStart w:id="3281" w:name="_Toc491862305"/>
      <w:bookmarkStart w:id="3282" w:name="_Toc491862573"/>
      <w:bookmarkStart w:id="3283" w:name="_Toc491862687"/>
      <w:bookmarkStart w:id="3284" w:name="_Toc491862798"/>
      <w:bookmarkStart w:id="3285" w:name="_Toc491862736"/>
      <w:bookmarkStart w:id="3286" w:name="_Toc491863282"/>
      <w:bookmarkStart w:id="3287" w:name="_Toc491863687"/>
      <w:bookmarkStart w:id="3288" w:name="_Toc491865892"/>
      <w:bookmarkStart w:id="3289" w:name="_Toc491864446"/>
      <w:bookmarkStart w:id="3290" w:name="_Toc491866493"/>
      <w:bookmarkStart w:id="3291" w:name="_Toc491868088"/>
      <w:bookmarkStart w:id="3292" w:name="_Toc49186823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p>
    <w:p w14:paraId="2BE1AA6F" w14:textId="36FE277E" w:rsidR="00150F42" w:rsidRDefault="00150F42" w:rsidP="00C9131C">
      <w:pPr>
        <w:rPr>
          <w:del w:id="3293" w:author="Marc Adrian  Jimenez" w:date="2017-08-16T15:36:00Z"/>
          <w:lang w:eastAsia="en-PH"/>
        </w:rPr>
      </w:pPr>
      <w:del w:id="3294" w:author="Marc Adrian  Jimenez" w:date="2017-08-16T15:36:00Z">
        <w:r w:rsidDel="00BE7711">
          <w:rPr>
            <w:lang w:eastAsia="en-PH"/>
          </w:rPr>
          <w:br w:type="page"/>
        </w:r>
      </w:del>
    </w:p>
    <w:p w14:paraId="3BF44266" w14:textId="2B9D918F" w:rsidR="00150F42" w:rsidRPr="00275869" w:rsidDel="004637F3" w:rsidRDefault="00150F42">
      <w:pPr>
        <w:pStyle w:val="ListParagraph"/>
        <w:ind w:left="1152"/>
        <w:rPr>
          <w:del w:id="3295" w:author="Marc Adrian  Jimenez" w:date="2017-08-17T10:46:00Z"/>
          <w:rFonts w:asciiTheme="majorHAnsi" w:eastAsiaTheme="majorEastAsia" w:hAnsiTheme="majorHAnsi" w:cstheme="majorBidi"/>
          <w:color w:val="2F5496" w:themeColor="accent1" w:themeShade="BF"/>
          <w:sz w:val="26"/>
          <w:szCs w:val="26"/>
          <w:lang w:eastAsia="en-PH"/>
        </w:rPr>
        <w:pPrChange w:id="3296" w:author="Marc Adrian  Jimenez" w:date="2017-08-17T08:11:00Z">
          <w:pPr/>
        </w:pPrChange>
      </w:pPr>
      <w:bookmarkStart w:id="3297" w:name="_Toc479371759"/>
      <w:del w:id="3298" w:author="Marc Adrian  Jimenez" w:date="2017-08-16T15:36:00Z">
        <w:r>
          <w:rPr>
            <w:lang w:eastAsia="en-PH"/>
          </w:rPr>
          <w:br w:type="page"/>
        </w:r>
      </w:del>
      <w:bookmarkStart w:id="3299" w:name="_Toc490730229"/>
      <w:bookmarkEnd w:id="3299"/>
    </w:p>
    <w:p w14:paraId="0B54261D" w14:textId="77777777" w:rsidR="00150F42" w:rsidRDefault="00150F42" w:rsidP="00DF17DD">
      <w:pPr>
        <w:pStyle w:val="ChapterName"/>
        <w:numPr>
          <w:ilvl w:val="0"/>
          <w:numId w:val="6"/>
        </w:numPr>
        <w:jc w:val="left"/>
        <w:rPr>
          <w:noProof/>
          <w:lang w:eastAsia="en-PH"/>
        </w:rPr>
      </w:pPr>
      <w:bookmarkStart w:id="3300" w:name="_Toc490719316"/>
      <w:bookmarkStart w:id="3301" w:name="_Toc491827150"/>
      <w:bookmarkStart w:id="3302" w:name="_Toc491859657"/>
      <w:bookmarkStart w:id="3303" w:name="_Toc491864447"/>
      <w:bookmarkStart w:id="3304" w:name="_Toc491868237"/>
      <w:r w:rsidRPr="00150D4E">
        <w:rPr>
          <w:noProof/>
          <w:lang w:eastAsia="en-PH"/>
        </w:rPr>
        <w:t>Design and Methodology</w:t>
      </w:r>
      <w:bookmarkStart w:id="3305" w:name="_Toc479371674"/>
      <w:bookmarkStart w:id="3306" w:name="_Toc479371709"/>
      <w:bookmarkStart w:id="3307" w:name="_Toc479371760"/>
      <w:bookmarkStart w:id="3308" w:name="_Toc479371832"/>
      <w:bookmarkStart w:id="3309" w:name="_Toc479371910"/>
      <w:bookmarkStart w:id="3310" w:name="_Toc479372153"/>
      <w:bookmarkStart w:id="3311" w:name="_Toc479372685"/>
      <w:bookmarkStart w:id="3312" w:name="_Toc479373783"/>
      <w:bookmarkEnd w:id="3297"/>
      <w:bookmarkEnd w:id="3300"/>
      <w:bookmarkEnd w:id="3301"/>
      <w:bookmarkEnd w:id="3302"/>
      <w:bookmarkEnd w:id="3303"/>
      <w:bookmarkEnd w:id="3304"/>
      <w:bookmarkEnd w:id="3305"/>
      <w:bookmarkEnd w:id="3306"/>
      <w:bookmarkEnd w:id="3307"/>
      <w:bookmarkEnd w:id="3308"/>
      <w:bookmarkEnd w:id="3309"/>
      <w:bookmarkEnd w:id="3310"/>
      <w:bookmarkEnd w:id="3311"/>
      <w:bookmarkEnd w:id="3312"/>
    </w:p>
    <w:p w14:paraId="3646EC72" w14:textId="77777777" w:rsidR="00150F42" w:rsidRPr="00275869"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3313" w:name="_Toc479376299"/>
      <w:bookmarkStart w:id="3314" w:name="_Toc479376338"/>
      <w:bookmarkStart w:id="3315" w:name="_Toc479376396"/>
      <w:bookmarkStart w:id="3316" w:name="_Toc479445041"/>
      <w:bookmarkStart w:id="3317" w:name="_Toc489875023"/>
      <w:bookmarkStart w:id="3318" w:name="_Toc490416371"/>
      <w:bookmarkStart w:id="3319" w:name="_Toc490434793"/>
      <w:bookmarkStart w:id="3320" w:name="_Toc490539417"/>
      <w:bookmarkStart w:id="3321" w:name="_Toc490539558"/>
      <w:bookmarkStart w:id="3322" w:name="_Toc490566132"/>
      <w:bookmarkStart w:id="3323" w:name="_Toc490593547"/>
      <w:bookmarkStart w:id="3324" w:name="_Toc490717682"/>
      <w:bookmarkStart w:id="3325" w:name="_Toc490717791"/>
      <w:bookmarkStart w:id="3326" w:name="_Toc490718140"/>
      <w:bookmarkStart w:id="3327" w:name="_Toc490718398"/>
      <w:bookmarkStart w:id="3328" w:name="_Toc490718512"/>
      <w:bookmarkStart w:id="3329" w:name="_Toc490718641"/>
      <w:bookmarkStart w:id="3330" w:name="_Toc490718753"/>
      <w:bookmarkStart w:id="3331" w:name="_Toc490719205"/>
      <w:bookmarkStart w:id="3332" w:name="_Toc490719317"/>
      <w:bookmarkStart w:id="3333" w:name="_Toc490719430"/>
      <w:bookmarkStart w:id="3334" w:name="_Toc490719543"/>
      <w:bookmarkStart w:id="3335" w:name="_Toc490719717"/>
      <w:bookmarkStart w:id="3336" w:name="_Toc490719826"/>
      <w:bookmarkStart w:id="3337" w:name="_Toc490719935"/>
      <w:bookmarkStart w:id="3338" w:name="_Toc490720045"/>
      <w:bookmarkStart w:id="3339" w:name="_Toc490720152"/>
      <w:bookmarkStart w:id="3340" w:name="_Toc490720259"/>
      <w:bookmarkStart w:id="3341" w:name="_Toc490720365"/>
      <w:bookmarkStart w:id="3342" w:name="_Toc490720471"/>
      <w:bookmarkStart w:id="3343" w:name="_Toc490721405"/>
      <w:bookmarkStart w:id="3344" w:name="_Toc490730231"/>
      <w:bookmarkStart w:id="3345" w:name="_Toc491823517"/>
      <w:bookmarkStart w:id="3346" w:name="_Toc491823660"/>
      <w:bookmarkStart w:id="3347" w:name="_Toc491824230"/>
      <w:bookmarkStart w:id="3348" w:name="_Toc491824331"/>
      <w:bookmarkStart w:id="3349" w:name="_Toc491824424"/>
      <w:bookmarkStart w:id="3350" w:name="_Toc491824527"/>
      <w:bookmarkStart w:id="3351" w:name="_Toc491824630"/>
      <w:bookmarkStart w:id="3352" w:name="_Toc491824733"/>
      <w:bookmarkStart w:id="3353" w:name="_Toc491824836"/>
      <w:bookmarkStart w:id="3354" w:name="_Toc491824939"/>
      <w:bookmarkStart w:id="3355" w:name="_Toc491825042"/>
      <w:bookmarkStart w:id="3356" w:name="_Toc491825948"/>
      <w:bookmarkStart w:id="3357" w:name="_Toc491826050"/>
      <w:bookmarkStart w:id="3358" w:name="_Toc491827151"/>
      <w:bookmarkStart w:id="3359" w:name="_Toc491827617"/>
      <w:bookmarkStart w:id="3360" w:name="_Toc491856768"/>
      <w:bookmarkStart w:id="3361" w:name="_Toc491857118"/>
      <w:bookmarkStart w:id="3362" w:name="_Toc491857338"/>
      <w:bookmarkStart w:id="3363" w:name="_Toc491858138"/>
      <w:bookmarkStart w:id="3364" w:name="_Toc491858483"/>
      <w:bookmarkStart w:id="3365" w:name="_Toc491859658"/>
      <w:bookmarkStart w:id="3366" w:name="_Toc491859814"/>
      <w:bookmarkStart w:id="3367" w:name="_Toc491861831"/>
      <w:bookmarkStart w:id="3368" w:name="_Toc491862189"/>
      <w:bookmarkStart w:id="3369" w:name="_Toc491862307"/>
      <w:bookmarkStart w:id="3370" w:name="_Toc491862484"/>
      <w:bookmarkStart w:id="3371" w:name="_Toc491862575"/>
      <w:bookmarkStart w:id="3372" w:name="_Toc491862689"/>
      <w:bookmarkStart w:id="3373" w:name="_Toc491862800"/>
      <w:bookmarkStart w:id="3374" w:name="_Toc491862738"/>
      <w:bookmarkStart w:id="3375" w:name="_Toc491862951"/>
      <w:bookmarkStart w:id="3376" w:name="_Toc491863284"/>
      <w:bookmarkStart w:id="3377" w:name="_Toc491863689"/>
      <w:bookmarkStart w:id="3378" w:name="_Toc491865894"/>
      <w:bookmarkStart w:id="3379" w:name="_Toc491864448"/>
      <w:bookmarkStart w:id="3380" w:name="_Toc491866495"/>
      <w:bookmarkStart w:id="3381" w:name="_Toc491868090"/>
      <w:bookmarkStart w:id="3382" w:name="_Toc491868238"/>
      <w:bookmarkStart w:id="3383" w:name="_Toc479371761"/>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p>
    <w:p w14:paraId="65DE82A1" w14:textId="77777777" w:rsidR="002860B5" w:rsidRDefault="002860B5" w:rsidP="002860B5">
      <w:pPr>
        <w:pStyle w:val="11"/>
        <w:rPr>
          <w:ins w:id="3384" w:author="Joey Bernadette Dela Cruz" w:date="2017-08-16T16:52:00Z"/>
        </w:rPr>
      </w:pPr>
      <w:bookmarkStart w:id="3385" w:name="_Toc490719318"/>
      <w:bookmarkStart w:id="3386" w:name="_Toc491827152"/>
      <w:bookmarkStart w:id="3387" w:name="_Toc491859659"/>
      <w:bookmarkStart w:id="3388" w:name="_Toc491864449"/>
      <w:bookmarkStart w:id="3389" w:name="_Toc491868239"/>
      <w:ins w:id="3390" w:author="Joey Bernadette Dela Cruz" w:date="2017-08-16T16:52:00Z">
        <w:r>
          <w:t>Requirement Analysis</w:t>
        </w:r>
        <w:bookmarkEnd w:id="3385"/>
        <w:bookmarkEnd w:id="3386"/>
        <w:bookmarkEnd w:id="3387"/>
        <w:bookmarkEnd w:id="3388"/>
        <w:bookmarkEnd w:id="3389"/>
      </w:ins>
    </w:p>
    <w:p w14:paraId="37E742EF" w14:textId="0A69ADFD" w:rsidR="002860B5" w:rsidDel="008435E6" w:rsidRDefault="002860B5">
      <w:pPr>
        <w:ind w:left="792" w:firstLine="648"/>
        <w:rPr>
          <w:del w:id="3391" w:author="Marc Adrian  Jimenez" w:date="2017-08-30T14:32:00Z"/>
        </w:rPr>
        <w:pPrChange w:id="3392" w:author="Marc Adrian  Jimenez" w:date="2017-08-30T14:32:00Z">
          <w:pPr>
            <w:ind w:left="792"/>
          </w:pPr>
        </w:pPrChange>
      </w:pPr>
      <w:ins w:id="3393" w:author="Joey Bernadette Dela Cruz" w:date="2017-08-16T16:52:00Z">
        <w:del w:id="3394" w:author="Sherine Jane Coronel" w:date="2017-08-30T12:30:00Z">
          <w:r w:rsidRPr="005837A6" w:rsidDel="005837A6">
            <w:tab/>
          </w:r>
        </w:del>
      </w:ins>
      <w:ins w:id="3395" w:author="Sherine Jane Coronel" w:date="2017-08-30T12:30:00Z">
        <w:r w:rsidR="005837A6" w:rsidRPr="005837A6">
          <w:t>The developers are going to make an application specifically a game which contains multiple gestures such as: Tap, Double Tap, Flip, Drag, and Press. These gestures intend to obtain data such as coordinates, time, touch size, and touch amplitude. The user will conduct the gesture named Tap firstly by tapping five randomly displayed objects that shows up at a time. Second, almost the same as the first one but the only difference is that the user must double tap the randomly placed objects which appears also appears at a time. Third one is where the user must perform the gesture named Flip.</w:t>
        </w:r>
      </w:ins>
      <w:ins w:id="3396" w:author="Sherine Jane Coronel" w:date="2017-08-30T12:32:00Z">
        <w:r w:rsidR="00F65487">
          <w:t xml:space="preserve"> </w:t>
        </w:r>
      </w:ins>
      <w:ins w:id="3397" w:author="Sherine Jane Coronel" w:date="2017-08-30T12:30:00Z">
        <w:r w:rsidR="005837A6" w:rsidRPr="005837A6">
          <w:t>This is where the user must flip five specified locations in the canvas. The fourth one is where the participants must select and move the target object by dragging it to another location of the canvas. The user will be given five objects to drag and five locations to move the target object. Lastly</w:t>
        </w:r>
      </w:ins>
      <w:ins w:id="3398" w:author="Sherine Jane Coronel" w:date="2017-08-30T12:33:00Z">
        <w:r w:rsidR="00F65487">
          <w:t>,</w:t>
        </w:r>
      </w:ins>
      <w:ins w:id="3399" w:author="Sherine Jane Coronel" w:date="2017-08-30T12:30:00Z">
        <w:r w:rsidR="005837A6" w:rsidRPr="005837A6">
          <w:t xml:space="preserve"> the gesture named Press. The user will be instructed to press his thumb to randomly displayed objects. Each object mentioned will have a limited appearance in terms of time.</w:t>
        </w:r>
      </w:ins>
      <w:ins w:id="3400" w:author="Joey Bernadette Dela Cruz" w:date="2017-08-16T16:52:00Z">
        <w:del w:id="3401" w:author="Sherine Jane Coronel" w:date="2017-08-30T12:30:00Z">
          <w:r>
            <w:delText>The researchers</w:delText>
          </w:r>
          <w:r w:rsidRPr="003A04ED">
            <w:delText xml:space="preserve"> are going to conduct a series of tests to gather data from the respondents. The first test </w:delText>
          </w:r>
        </w:del>
        <w:del w:id="3402" w:author="Sherine Jane Coronel" w:date="2017-08-17T05:22:00Z">
          <w:r w:rsidRPr="003A04ED">
            <w:delText>contains</w:delText>
          </w:r>
        </w:del>
        <w:del w:id="3403" w:author="Sherine Jane Coronel" w:date="2017-08-30T12:30:00Z">
          <w:r w:rsidRPr="005837A6" w:rsidDel="005837A6">
            <w:delText xml:space="preserve"> a</w:delText>
          </w:r>
        </w:del>
        <w:del w:id="3404" w:author="Sherine Jane Coronel" w:date="2017-08-17T05:22:00Z">
          <w:r w:rsidRPr="005837A6" w:rsidDel="00727F6B">
            <w:delText>n</w:delText>
          </w:r>
        </w:del>
        <w:del w:id="3405" w:author="Sherine Jane Coronel" w:date="2017-08-30T12:30:00Z">
          <w:r w:rsidRPr="003A04ED">
            <w:delText xml:space="preserve"> application where it displays </w:delText>
          </w:r>
        </w:del>
        <w:del w:id="3406" w:author="Sherine Jane Coronel" w:date="2017-08-17T05:23:00Z">
          <w:r w:rsidRPr="003A04ED">
            <w:delText>an object randomly</w:delText>
          </w:r>
        </w:del>
        <w:del w:id="3407" w:author="Sherine Jane Coronel" w:date="2017-08-30T12:30:00Z">
          <w:r w:rsidRPr="005837A6" w:rsidDel="005837A6">
            <w:delText xml:space="preserve"> </w:delText>
          </w:r>
          <w:r w:rsidRPr="003A04ED">
            <w:delText xml:space="preserve">at a time, while the user's objective is to hit the objects </w:delText>
          </w:r>
        </w:del>
        <w:del w:id="3408" w:author="Sherine Jane Coronel" w:date="2017-08-17T05:24:00Z">
          <w:r w:rsidRPr="003A04ED">
            <w:delText xml:space="preserve">as </w:delText>
          </w:r>
        </w:del>
        <w:del w:id="3409" w:author="Sherine Jane Coronel" w:date="2017-08-30T12:30:00Z">
          <w:r w:rsidRPr="005837A6" w:rsidDel="005837A6">
            <w:delText>accurate</w:delText>
          </w:r>
        </w:del>
        <w:del w:id="3410" w:author="Sherine Jane Coronel" w:date="2017-08-17T05:24:00Z">
          <w:r w:rsidRPr="005837A6" w:rsidDel="00E33311">
            <w:delText>ly</w:delText>
          </w:r>
          <w:r w:rsidRPr="003A04ED">
            <w:delText>,</w:delText>
          </w:r>
        </w:del>
        <w:del w:id="3411" w:author="Sherine Jane Coronel" w:date="2017-08-30T12:30:00Z">
          <w:r w:rsidRPr="003A04ED">
            <w:delText xml:space="preserve"> and </w:delText>
          </w:r>
          <w:r w:rsidRPr="005837A6" w:rsidDel="005837A6">
            <w:delText>efficient</w:delText>
          </w:r>
        </w:del>
        <w:del w:id="3412" w:author="Sherine Jane Coronel" w:date="2017-08-17T05:24:00Z">
          <w:r w:rsidRPr="005837A6" w:rsidDel="00E33311">
            <w:delText>ly</w:delText>
          </w:r>
        </w:del>
        <w:del w:id="3413" w:author="Sherine Jane Coronel" w:date="2017-08-30T12:30:00Z">
          <w:r w:rsidRPr="003A04ED">
            <w:delText xml:space="preserve"> as possible.  The second test is somehow </w:delText>
          </w:r>
          <w:r w:rsidRPr="003A04ED" w:rsidDel="007F6168">
            <w:delText>similar to</w:delText>
          </w:r>
        </w:del>
      </w:ins>
      <w:ins w:id="3414" w:author="Marc Adrian  Jimenez" w:date="2017-08-21T02:23:00Z">
        <w:del w:id="3415" w:author="Sherine Jane Coronel" w:date="2017-08-30T12:30:00Z">
          <w:r w:rsidR="007F6168" w:rsidRPr="003A04ED">
            <w:delText>like</w:delText>
          </w:r>
        </w:del>
      </w:ins>
      <w:ins w:id="3416" w:author="Joey Bernadette Dela Cruz" w:date="2017-08-16T16:52:00Z">
        <w:del w:id="3417" w:author="Sherine Jane Coronel" w:date="2017-08-30T12:30:00Z">
          <w:r w:rsidRPr="003A04ED">
            <w:delText xml:space="preserve"> the first one but the object that the user must target is surrounded by multiple distractions. The third test is where the participants must repetitively hit the given targets which are randomly placed near the edges of the canvas. The fourth one is where the participants must select and move the target object by dragging it to another location of the canvas. The fifth test is where the participants must be as fast and accurate at using the keypad.  The last </w:delText>
          </w:r>
        </w:del>
        <w:del w:id="3418" w:author="Sherine Jane Coronel" w:date="2017-08-17T05:26:00Z">
          <w:r w:rsidRPr="003A04ED">
            <w:delText>or sixth test</w:delText>
          </w:r>
        </w:del>
        <w:del w:id="3419" w:author="Sherine Jane Coronel" w:date="2017-08-30T12:30:00Z">
          <w:r w:rsidRPr="003A04ED">
            <w:delText xml:space="preserve"> contains a circle on the canvas which the participants must trace. </w:delText>
          </w:r>
          <w:r w:rsidRPr="005837A6" w:rsidDel="005837A6">
            <w:delText>These</w:delText>
          </w:r>
          <w:r w:rsidRPr="003A04ED">
            <w:delText xml:space="preserve"> tests intend to obtain data such as the accuracy, speed, error ratio, and response time which are essential in defining the factors relevant to the </w:delText>
          </w:r>
        </w:del>
        <w:del w:id="3420" w:author="Sherine Jane Coronel" w:date="2017-08-17T05:26:00Z">
          <w:r w:rsidRPr="003A04ED">
            <w:delText>H</w:delText>
          </w:r>
        </w:del>
        <w:del w:id="3421" w:author="Sherine Jane Coronel" w:date="2017-08-30T12:30:00Z">
          <w:r w:rsidRPr="003A04ED">
            <w:delText xml:space="preserve">istory entity </w:delText>
          </w:r>
        </w:del>
        <w:del w:id="3422" w:author="Sherine Jane Coronel" w:date="2017-08-17T05:26:00Z">
          <w:r w:rsidRPr="005837A6">
            <w:delText>in the paper’s</w:delText>
          </w:r>
        </w:del>
        <w:del w:id="3423" w:author="Sherine Jane Coronel" w:date="2017-08-30T12:30:00Z">
          <w:r w:rsidRPr="003A04ED">
            <w:delText xml:space="preserve"> diagrams.</w:delText>
          </w:r>
        </w:del>
      </w:ins>
    </w:p>
    <w:p w14:paraId="13448274" w14:textId="77777777" w:rsidR="008435E6" w:rsidRPr="00556A03" w:rsidRDefault="008435E6">
      <w:pPr>
        <w:ind w:left="792" w:firstLine="648"/>
        <w:rPr>
          <w:ins w:id="3424" w:author="Marc Adrian  Jimenez" w:date="2017-08-30T14:32:00Z"/>
          <w:lang w:eastAsia="en-PH"/>
        </w:rPr>
        <w:pPrChange w:id="3425" w:author="Sherine Jane Coronel" w:date="2017-08-30T13:07:00Z">
          <w:pPr>
            <w:ind w:left="792"/>
          </w:pPr>
        </w:pPrChange>
      </w:pPr>
    </w:p>
    <w:p w14:paraId="539F31FC" w14:textId="3C095BCE" w:rsidR="002860B5" w:rsidRPr="00A86113" w:rsidRDefault="002860B5">
      <w:pPr>
        <w:pStyle w:val="11"/>
        <w:rPr>
          <w:ins w:id="3426" w:author="Joey Bernadette Dela Cruz" w:date="2017-08-16T16:52:00Z"/>
        </w:rPr>
        <w:pPrChange w:id="3427" w:author="Marc Adrian  Jimenez" w:date="2017-08-30T14:32:00Z">
          <w:pPr>
            <w:ind w:left="792"/>
          </w:pPr>
        </w:pPrChange>
      </w:pPr>
      <w:bookmarkStart w:id="3428" w:name="_Toc490719319"/>
      <w:bookmarkStart w:id="3429" w:name="_Toc491827153"/>
      <w:bookmarkStart w:id="3430" w:name="_Toc491859660"/>
      <w:bookmarkStart w:id="3431" w:name="_Toc491864450"/>
      <w:bookmarkStart w:id="3432" w:name="_Toc491868240"/>
      <w:ins w:id="3433" w:author="Joey Bernadette Dela Cruz" w:date="2017-08-16T16:52:00Z">
        <w:r>
          <w:lastRenderedPageBreak/>
          <w:t>Requirement Documentation</w:t>
        </w:r>
        <w:bookmarkEnd w:id="3428"/>
        <w:bookmarkEnd w:id="3429"/>
        <w:bookmarkEnd w:id="3430"/>
        <w:bookmarkEnd w:id="3431"/>
        <w:bookmarkEnd w:id="3432"/>
      </w:ins>
    </w:p>
    <w:p w14:paraId="1D4D75ED" w14:textId="290C59FD" w:rsidR="002860B5" w:rsidDel="008435E6" w:rsidRDefault="002860B5" w:rsidP="002860B5">
      <w:pPr>
        <w:pStyle w:val="11"/>
        <w:rPr>
          <w:ins w:id="3434" w:author="Joey Bernadette Dela Cruz" w:date="2017-08-16T16:52:00Z"/>
          <w:del w:id="3435" w:author="Marc Adrian  Jimenez" w:date="2017-08-30T14:32:00Z"/>
        </w:rPr>
      </w:pPr>
      <w:bookmarkStart w:id="3436" w:name="_Toc490719320"/>
      <w:bookmarkStart w:id="3437" w:name="_Toc491827154"/>
      <w:bookmarkStart w:id="3438" w:name="_Toc491859661"/>
      <w:bookmarkStart w:id="3439" w:name="_Toc491864451"/>
      <w:ins w:id="3440" w:author="Joey Bernadette Dela Cruz" w:date="2017-08-16T16:52:00Z">
        <w:del w:id="3441" w:author="Marc Adrian  Jimenez" w:date="2017-08-30T14:32:00Z">
          <w:r w:rsidDel="008435E6">
            <w:delText>Gap Analysis</w:delText>
          </w:r>
          <w:bookmarkStart w:id="3442" w:name="_Toc491868093"/>
          <w:bookmarkStart w:id="3443" w:name="_Toc491868241"/>
          <w:bookmarkEnd w:id="3436"/>
          <w:bookmarkEnd w:id="3437"/>
          <w:bookmarkEnd w:id="3438"/>
          <w:bookmarkEnd w:id="3439"/>
          <w:bookmarkEnd w:id="3442"/>
          <w:bookmarkEnd w:id="3443"/>
        </w:del>
      </w:ins>
    </w:p>
    <w:p w14:paraId="3FB1D5B9" w14:textId="467BCFCB" w:rsidR="002860B5" w:rsidRPr="00F65487" w:rsidDel="008435E6" w:rsidRDefault="002860B5" w:rsidP="002860B5">
      <w:pPr>
        <w:ind w:left="792"/>
        <w:rPr>
          <w:ins w:id="3444" w:author="Joey Bernadette Dela Cruz" w:date="2017-08-16T16:52:00Z"/>
          <w:del w:id="3445" w:author="Marc Adrian  Jimenez" w:date="2017-08-30T14:32:00Z"/>
          <w:strike/>
          <w:lang w:eastAsia="en-PH"/>
          <w:rPrChange w:id="3446" w:author="Sherine Jane Coronel" w:date="2017-08-30T13:07:00Z">
            <w:rPr>
              <w:ins w:id="3447" w:author="Joey Bernadette Dela Cruz" w:date="2017-08-16T16:52:00Z"/>
              <w:del w:id="3448" w:author="Marc Adrian  Jimenez" w:date="2017-08-30T14:32:00Z"/>
              <w:lang w:eastAsia="en-PH"/>
            </w:rPr>
          </w:rPrChange>
        </w:rPr>
      </w:pPr>
      <w:ins w:id="3449" w:author="Joey Bernadette Dela Cruz" w:date="2017-08-16T16:52:00Z">
        <w:del w:id="3450" w:author="Marc Adrian  Jimenez" w:date="2017-08-30T14:32:00Z">
          <w:r w:rsidDel="008435E6">
            <w:rPr>
              <w:lang w:eastAsia="en-PH"/>
            </w:rPr>
            <w:tab/>
          </w:r>
          <w:r w:rsidRPr="00F65487" w:rsidDel="008435E6">
            <w:rPr>
              <w:strike/>
              <w:lang w:eastAsia="en-PH"/>
              <w:rPrChange w:id="3451" w:author="Sherine Jane Coronel" w:date="2017-08-30T13:07:00Z">
                <w:rPr>
                  <w:lang w:eastAsia="en-PH"/>
                </w:rPr>
              </w:rPrChange>
            </w:rPr>
            <w:delText>The researchers’ current prototype working features are Perform</w:delText>
          </w:r>
        </w:del>
      </w:ins>
      <w:ins w:id="3452" w:author="Sherine Jane Coronel" w:date="2017-08-17T05:35:00Z">
        <w:del w:id="3453" w:author="Marc Adrian  Jimenez" w:date="2017-08-30T14:32:00Z">
          <w:r w:rsidR="0051193F" w:rsidRPr="00F65487" w:rsidDel="008435E6">
            <w:rPr>
              <w:strike/>
              <w:lang w:eastAsia="en-PH"/>
              <w:rPrChange w:id="3454" w:author="Sherine Jane Coronel" w:date="2017-08-30T13:07:00Z">
                <w:rPr>
                  <w:lang w:eastAsia="en-PH"/>
                </w:rPr>
              </w:rPrChange>
            </w:rPr>
            <w:delText>perform</w:delText>
          </w:r>
        </w:del>
      </w:ins>
      <w:ins w:id="3455" w:author="Joey Bernadette Dela Cruz" w:date="2017-08-16T16:52:00Z">
        <w:del w:id="3456" w:author="Marc Adrian  Jimenez" w:date="2017-08-30T14:32:00Z">
          <w:r w:rsidRPr="00F65487" w:rsidDel="008435E6">
            <w:rPr>
              <w:strike/>
              <w:lang w:eastAsia="en-PH"/>
              <w:rPrChange w:id="3457" w:author="Sherine Jane Coronel" w:date="2017-08-30T13:07:00Z">
                <w:rPr>
                  <w:lang w:eastAsia="en-PH"/>
                </w:rPr>
              </w:rPrChange>
            </w:rPr>
            <w:delText xml:space="preserve"> </w:delText>
          </w:r>
        </w:del>
      </w:ins>
      <w:ins w:id="3458" w:author="Sherine Jane Coronel" w:date="2017-08-17T05:35:00Z">
        <w:del w:id="3459" w:author="Marc Adrian  Jimenez" w:date="2017-08-30T14:32:00Z">
          <w:r w:rsidR="0051193F" w:rsidRPr="00F65487" w:rsidDel="008435E6">
            <w:rPr>
              <w:strike/>
              <w:lang w:eastAsia="en-PH"/>
              <w:rPrChange w:id="3460" w:author="Sherine Jane Coronel" w:date="2017-08-30T13:07:00Z">
                <w:rPr>
                  <w:lang w:eastAsia="en-PH"/>
                </w:rPr>
              </w:rPrChange>
            </w:rPr>
            <w:delText>c</w:delText>
          </w:r>
        </w:del>
      </w:ins>
      <w:ins w:id="3461" w:author="Joey Bernadette Dela Cruz" w:date="2017-08-16T16:52:00Z">
        <w:del w:id="3462" w:author="Marc Adrian  Jimenez" w:date="2017-08-30T14:32:00Z">
          <w:r w:rsidRPr="00F65487" w:rsidDel="008435E6">
            <w:rPr>
              <w:strike/>
              <w:lang w:eastAsia="en-PH"/>
              <w:rPrChange w:id="3463" w:author="Sherine Jane Coronel" w:date="2017-08-30T13:07:00Z">
                <w:rPr>
                  <w:lang w:eastAsia="en-PH"/>
                </w:rPr>
              </w:rPrChange>
            </w:rPr>
            <w:delText>Calibration and Report</w:delText>
          </w:r>
        </w:del>
      </w:ins>
      <w:ins w:id="3464" w:author="Sherine Jane Coronel" w:date="2017-08-17T05:35:00Z">
        <w:del w:id="3465" w:author="Marc Adrian  Jimenez" w:date="2017-08-30T14:32:00Z">
          <w:r w:rsidR="0051193F" w:rsidRPr="00F65487" w:rsidDel="008435E6">
            <w:rPr>
              <w:strike/>
              <w:lang w:eastAsia="en-PH"/>
              <w:rPrChange w:id="3466" w:author="Sherine Jane Coronel" w:date="2017-08-30T13:07:00Z">
                <w:rPr>
                  <w:lang w:eastAsia="en-PH"/>
                </w:rPr>
              </w:rPrChange>
            </w:rPr>
            <w:delText>send feedback</w:delText>
          </w:r>
        </w:del>
      </w:ins>
      <w:ins w:id="3467" w:author="Joey Bernadette Dela Cruz" w:date="2017-08-16T16:52:00Z">
        <w:del w:id="3468" w:author="Marc Adrian  Jimenez" w:date="2017-08-30T14:32:00Z">
          <w:r w:rsidRPr="00F65487" w:rsidDel="008435E6">
            <w:rPr>
              <w:strike/>
              <w:lang w:eastAsia="en-PH"/>
              <w:rPrChange w:id="3469" w:author="Sherine Jane Coronel" w:date="2017-08-30T13:07:00Z">
                <w:rPr>
                  <w:lang w:eastAsia="en-PH"/>
                </w:rPr>
              </w:rPrChange>
            </w:rPr>
            <w:delText xml:space="preserve">. Although these features are working, there are still missing parts of it. One of the missing parts that is supposed to be included in the system is a database for all the data to put into. Currently, the calibration tests being performed are not </w:delText>
          </w:r>
        </w:del>
      </w:ins>
      <w:ins w:id="3470" w:author="Sherine Jane Coronel" w:date="2017-08-17T05:37:00Z">
        <w:del w:id="3471" w:author="Marc Adrian  Jimenez" w:date="2017-08-30T14:32:00Z">
          <w:r w:rsidR="0051193F" w:rsidRPr="00F65487" w:rsidDel="008435E6">
            <w:rPr>
              <w:strike/>
              <w:lang w:eastAsia="en-PH"/>
              <w:rPrChange w:id="3472" w:author="Sherine Jane Coronel" w:date="2017-08-30T13:07:00Z">
                <w:rPr>
                  <w:lang w:eastAsia="en-PH"/>
                </w:rPr>
              </w:rPrChange>
            </w:rPr>
            <w:delText xml:space="preserve">yet </w:delText>
          </w:r>
        </w:del>
      </w:ins>
      <w:ins w:id="3473" w:author="Joey Bernadette Dela Cruz" w:date="2017-08-16T16:52:00Z">
        <w:del w:id="3474" w:author="Marc Adrian  Jimenez" w:date="2017-08-30T14:32:00Z">
          <w:r w:rsidRPr="00F65487" w:rsidDel="008435E6">
            <w:rPr>
              <w:strike/>
              <w:lang w:eastAsia="en-PH"/>
              <w:rPrChange w:id="3475" w:author="Sherine Jane Coronel" w:date="2017-08-30T13:07:00Z">
                <w:rPr>
                  <w:lang w:eastAsia="en-PH"/>
                </w:rPr>
              </w:rPrChange>
            </w:rPr>
            <w:delText>stored in a database, the calibration results are just shown on the screen.</w:delText>
          </w:r>
          <w:bookmarkStart w:id="3476" w:name="_Toc491868094"/>
          <w:bookmarkStart w:id="3477" w:name="_Toc491868242"/>
          <w:bookmarkEnd w:id="3476"/>
          <w:bookmarkEnd w:id="3477"/>
        </w:del>
      </w:ins>
    </w:p>
    <w:p w14:paraId="497172EC" w14:textId="1E4BEA21" w:rsidR="00946259" w:rsidRPr="00946259" w:rsidRDefault="002860B5">
      <w:pPr>
        <w:pStyle w:val="11"/>
        <w:rPr>
          <w:ins w:id="3478" w:author="Joey Bernadette Dela Cruz" w:date="2017-08-16T22:37:00Z"/>
        </w:rPr>
        <w:pPrChange w:id="3479" w:author="Joey Bernadette Dela Cruz" w:date="2017-08-16T22:37:00Z">
          <w:pPr>
            <w:pStyle w:val="ListParagraph"/>
            <w:numPr>
              <w:numId w:val="1"/>
            </w:numPr>
            <w:ind w:left="360" w:hanging="360"/>
          </w:pPr>
        </w:pPrChange>
      </w:pPr>
      <w:bookmarkStart w:id="3480" w:name="_Toc490719321"/>
      <w:bookmarkStart w:id="3481" w:name="_Toc491827155"/>
      <w:bookmarkStart w:id="3482" w:name="_Toc491859662"/>
      <w:bookmarkStart w:id="3483" w:name="_Toc491864452"/>
      <w:bookmarkStart w:id="3484" w:name="_Toc491868243"/>
      <w:ins w:id="3485" w:author="Joey Bernadette Dela Cruz" w:date="2017-08-16T16:52:00Z">
        <w:r>
          <w:t xml:space="preserve">Design of </w:t>
        </w:r>
      </w:ins>
      <w:ins w:id="3486" w:author="Marc Adrian  Jimenez" w:date="2017-08-21T02:25:00Z">
        <w:r w:rsidR="007F6168">
          <w:t>S</w:t>
        </w:r>
      </w:ins>
      <w:ins w:id="3487" w:author="Joey Bernadette Dela Cruz" w:date="2017-08-16T16:52:00Z">
        <w:del w:id="3488" w:author="Marc Adrian  Jimenez" w:date="2017-08-21T02:25:00Z">
          <w:r w:rsidDel="007F6168">
            <w:delText>s</w:delText>
          </w:r>
        </w:del>
        <w:r>
          <w:t>oftware, Systems, Products, and Processe</w:t>
        </w:r>
      </w:ins>
      <w:bookmarkEnd w:id="3480"/>
      <w:ins w:id="3489" w:author="Marc Adrian  Jimenez" w:date="2017-08-21T02:25:00Z">
        <w:r w:rsidR="007F6168">
          <w:t>s</w:t>
        </w:r>
      </w:ins>
      <w:bookmarkEnd w:id="3481"/>
      <w:bookmarkEnd w:id="3482"/>
      <w:bookmarkEnd w:id="3483"/>
      <w:bookmarkEnd w:id="3484"/>
    </w:p>
    <w:p w14:paraId="20529D3B" w14:textId="4443EF6E" w:rsidR="00946259" w:rsidRDefault="00946259">
      <w:pPr>
        <w:pStyle w:val="ListParagraph"/>
        <w:keepNext/>
        <w:ind w:left="567"/>
        <w:rPr>
          <w:ins w:id="3490" w:author="Joey Bernadette Dela Cruz" w:date="2017-08-16T22:37:00Z"/>
        </w:rPr>
        <w:pPrChange w:id="3491" w:author="Joey Bernadette Dela Cruz" w:date="2017-08-16T22:38:00Z">
          <w:pPr>
            <w:pStyle w:val="ListParagraph"/>
            <w:keepNext/>
            <w:numPr>
              <w:numId w:val="1"/>
            </w:numPr>
            <w:ind w:left="360" w:hanging="360"/>
          </w:pPr>
        </w:pPrChange>
      </w:pPr>
      <w:ins w:id="3492" w:author="Joey Bernadette Dela Cruz" w:date="2017-08-16T22:37:00Z">
        <w:r>
          <w:rPr>
            <w:noProof/>
            <w:lang w:val="en-PH" w:eastAsia="en-PH"/>
          </w:rPr>
          <w:drawing>
            <wp:inline distT="0" distB="0" distL="0" distR="0" wp14:anchorId="308BEEC6" wp14:editId="0353FA33">
              <wp:extent cx="1728000" cy="2941200"/>
              <wp:effectExtent l="0" t="0" r="5715" b="0"/>
              <wp:docPr id="44" name="Picture 44" descr="C:\Users\Jobie\AppData\Local\Microsoft\Windows\INetCache\Content.Word\Terms and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bie\AppData\Local\Microsoft\Windows\INetCache\Content.Word\Terms and Condi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941200"/>
                      </a:xfrm>
                      <a:prstGeom prst="rect">
                        <a:avLst/>
                      </a:prstGeom>
                      <a:noFill/>
                      <a:ln>
                        <a:noFill/>
                      </a:ln>
                    </pic:spPr>
                  </pic:pic>
                </a:graphicData>
              </a:graphic>
            </wp:inline>
          </w:drawing>
        </w:r>
        <w:r>
          <w:rPr>
            <w:lang w:eastAsia="en-PH"/>
          </w:rPr>
          <w:t xml:space="preserve">             </w:t>
        </w:r>
      </w:ins>
    </w:p>
    <w:p w14:paraId="1C669D94" w14:textId="4F01B494" w:rsidR="00946259" w:rsidRDefault="00946259">
      <w:pPr>
        <w:pStyle w:val="Caption"/>
        <w:rPr>
          <w:ins w:id="3493" w:author="Joey Bernadette Dela Cruz" w:date="2017-08-16T22:37:00Z"/>
        </w:rPr>
        <w:pPrChange w:id="3494" w:author="Joey Bernadette Dela Cruz" w:date="2017-08-16T22:38:00Z">
          <w:pPr>
            <w:pStyle w:val="Caption"/>
            <w:numPr>
              <w:numId w:val="1"/>
            </w:numPr>
            <w:ind w:left="360" w:hanging="360"/>
          </w:pPr>
        </w:pPrChange>
      </w:pPr>
      <w:ins w:id="3495" w:author="Joey Bernadette Dela Cruz" w:date="2017-08-16T22:37:00Z">
        <w:r>
          <w:t xml:space="preserve">    </w:t>
        </w:r>
      </w:ins>
      <w:ins w:id="3496" w:author="Joey Bernadette Dela Cruz" w:date="2017-08-16T22:39:00Z">
        <w:r>
          <w:t xml:space="preserve">            </w:t>
        </w:r>
      </w:ins>
      <w:ins w:id="3497" w:author="Joey Bernadette Dela Cruz" w:date="2017-08-16T22:37:00Z">
        <w:r>
          <w:t xml:space="preserve"> Figure </w:t>
        </w:r>
        <w:r>
          <w:fldChar w:fldCharType="begin"/>
        </w:r>
        <w:r>
          <w:instrText xml:space="preserve"> SEQ Figure \* ARABIC </w:instrText>
        </w:r>
        <w:r>
          <w:fldChar w:fldCharType="separate"/>
        </w:r>
        <w:r>
          <w:rPr>
            <w:noProof/>
          </w:rPr>
          <w:t>3</w:t>
        </w:r>
        <w:r>
          <w:fldChar w:fldCharType="end"/>
        </w:r>
        <w:r>
          <w:t>: Terms and Conditions</w:t>
        </w:r>
      </w:ins>
    </w:p>
    <w:p w14:paraId="27B7F2A3" w14:textId="77777777" w:rsidR="00946259" w:rsidRDefault="00946259">
      <w:pPr>
        <w:pStyle w:val="ListParagraph"/>
        <w:keepNext/>
        <w:ind w:left="567"/>
        <w:rPr>
          <w:ins w:id="3498" w:author="Joey Bernadette Dela Cruz" w:date="2017-08-16T22:37:00Z"/>
        </w:rPr>
        <w:pPrChange w:id="3499" w:author="Joey Bernadette Dela Cruz" w:date="2017-08-16T22:38:00Z">
          <w:pPr>
            <w:pStyle w:val="ListParagraph"/>
            <w:keepNext/>
            <w:numPr>
              <w:numId w:val="1"/>
            </w:numPr>
            <w:ind w:left="360" w:hanging="360"/>
          </w:pPr>
        </w:pPrChange>
      </w:pPr>
      <w:ins w:id="3500" w:author="Joey Bernadette Dela Cruz" w:date="2017-08-16T22:37:00Z">
        <w:r>
          <w:rPr>
            <w:noProof/>
            <w:lang w:val="en-PH" w:eastAsia="en-PH"/>
          </w:rPr>
          <w:drawing>
            <wp:inline distT="0" distB="0" distL="0" distR="0" wp14:anchorId="47B228F4" wp14:editId="18D9FBDA">
              <wp:extent cx="1735200" cy="2952000"/>
              <wp:effectExtent l="0" t="0" r="0" b="1270"/>
              <wp:docPr id="45" name="Picture 45" descr="C:\Users\Jobi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bie\AppData\Local\Microsoft\Windows\INetCache\Content.Word\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5200" cy="2952000"/>
                      </a:xfrm>
                      <a:prstGeom prst="rect">
                        <a:avLst/>
                      </a:prstGeom>
                      <a:noFill/>
                      <a:ln>
                        <a:noFill/>
                      </a:ln>
                    </pic:spPr>
                  </pic:pic>
                </a:graphicData>
              </a:graphic>
            </wp:inline>
          </w:drawing>
        </w:r>
      </w:ins>
    </w:p>
    <w:p w14:paraId="56E40FB6" w14:textId="5325AD00" w:rsidR="00946259" w:rsidRDefault="00946259">
      <w:pPr>
        <w:pStyle w:val="Caption"/>
        <w:ind w:left="360"/>
        <w:rPr>
          <w:ins w:id="3501" w:author="Joey Bernadette Dela Cruz" w:date="2017-08-16T22:37:00Z"/>
        </w:rPr>
        <w:pPrChange w:id="3502" w:author="Joey Bernadette Dela Cruz" w:date="2017-08-16T22:38:00Z">
          <w:pPr>
            <w:pStyle w:val="Caption"/>
            <w:numPr>
              <w:numId w:val="1"/>
            </w:numPr>
            <w:ind w:left="360" w:hanging="360"/>
          </w:pPr>
        </w:pPrChange>
      </w:pPr>
      <w:ins w:id="3503" w:author="Joey Bernadette Dela Cruz" w:date="2017-08-16T22:37:00Z">
        <w:r>
          <w:t xml:space="preserve">                Figure </w:t>
        </w:r>
        <w:r>
          <w:fldChar w:fldCharType="begin"/>
        </w:r>
        <w:r>
          <w:instrText xml:space="preserve"> SEQ Figure \* ARABIC </w:instrText>
        </w:r>
        <w:r>
          <w:fldChar w:fldCharType="separate"/>
        </w:r>
        <w:r>
          <w:rPr>
            <w:noProof/>
          </w:rPr>
          <w:t>4</w:t>
        </w:r>
        <w:r>
          <w:fldChar w:fldCharType="end"/>
        </w:r>
        <w:r>
          <w:t>: Homepage</w:t>
        </w:r>
      </w:ins>
    </w:p>
    <w:p w14:paraId="063B9150" w14:textId="4D602B61" w:rsidR="00946259" w:rsidRDefault="00946259">
      <w:pPr>
        <w:pStyle w:val="ListParagraph"/>
        <w:keepNext/>
        <w:ind w:left="567"/>
        <w:rPr>
          <w:ins w:id="3504" w:author="Joey Bernadette Dela Cruz" w:date="2017-08-16T22:37:00Z"/>
        </w:rPr>
        <w:pPrChange w:id="3505" w:author="Joey Bernadette Dela Cruz" w:date="2017-08-16T22:38:00Z">
          <w:pPr>
            <w:pStyle w:val="ListParagraph"/>
            <w:keepNext/>
            <w:numPr>
              <w:numId w:val="1"/>
            </w:numPr>
            <w:ind w:left="360" w:hanging="360"/>
          </w:pPr>
        </w:pPrChange>
      </w:pPr>
      <w:ins w:id="3506" w:author="Joey Bernadette Dela Cruz" w:date="2017-08-16T22:37:00Z">
        <w:r>
          <w:rPr>
            <w:noProof/>
            <w:lang w:val="en-PH" w:eastAsia="en-PH"/>
          </w:rPr>
          <w:lastRenderedPageBreak/>
          <w:drawing>
            <wp:inline distT="0" distB="0" distL="0" distR="0" wp14:anchorId="7D9F9130" wp14:editId="6D91EB13">
              <wp:extent cx="1728000" cy="2948400"/>
              <wp:effectExtent l="0" t="0" r="5715" b="4445"/>
              <wp:docPr id="34" name="Picture 34" descr="C:\Users\Jobie\AppData\Local\Microsoft\Windows\INetCache\Content.Word\Ma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Make Ges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2948400"/>
                      </a:xfrm>
                      <a:prstGeom prst="rect">
                        <a:avLst/>
                      </a:prstGeom>
                      <a:noFill/>
                      <a:ln>
                        <a:noFill/>
                      </a:ln>
                    </pic:spPr>
                  </pic:pic>
                </a:graphicData>
              </a:graphic>
            </wp:inline>
          </w:drawing>
        </w:r>
        <w:r w:rsidRPr="002860B5">
          <w:t xml:space="preserve"> </w:t>
        </w:r>
        <w:del w:id="3507" w:author="Marc Adrian  Jimenez" w:date="2017-08-30T13:40:00Z">
          <w:r w:rsidDel="002A692C">
            <w:rPr>
              <w:noProof/>
              <w:lang w:val="en-PH" w:eastAsia="en-PH"/>
            </w:rPr>
            <w:drawing>
              <wp:inline distT="0" distB="0" distL="0" distR="0" wp14:anchorId="11F435DC" wp14:editId="15B38F53">
                <wp:extent cx="1738800" cy="2952000"/>
                <wp:effectExtent l="0" t="0" r="0" b="1270"/>
                <wp:docPr id="35" name="Picture 35" descr="C:\Users\Jobie\AppData\Local\Microsoft\Windows\INetCache\Content.Word\Fling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Fling Motion Ev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08" w:author="Marc Adrian  Jimenez" w:date="2017-08-30T13:41:00Z">
        <w:r w:rsidR="000C6564" w:rsidRPr="000C6564">
          <w:t xml:space="preserve"> </w:t>
        </w:r>
        <w:r w:rsidR="000C6564">
          <w:rPr>
            <w:noProof/>
            <w:lang w:val="en-PH" w:eastAsia="en-PH"/>
          </w:rPr>
          <w:drawing>
            <wp:inline distT="0" distB="0" distL="0" distR="0" wp14:anchorId="7DE66AB9" wp14:editId="3D0EF289">
              <wp:extent cx="1727200" cy="2950305"/>
              <wp:effectExtent l="0" t="0" r="6350" b="2540"/>
              <wp:docPr id="4" name="Picture 4" descr="C:\Users\LENOVO_PC\AppData\Local\Microsoft\Windows\INetCache\Content.Word\Si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_PC\AppData\Local\Microsoft\Windows\INetCache\Content.Word\Sing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9391" cy="2954048"/>
                      </a:xfrm>
                      <a:prstGeom prst="rect">
                        <a:avLst/>
                      </a:prstGeom>
                      <a:noFill/>
                      <a:ln>
                        <a:noFill/>
                      </a:ln>
                    </pic:spPr>
                  </pic:pic>
                </a:graphicData>
              </a:graphic>
            </wp:inline>
          </w:drawing>
        </w:r>
      </w:ins>
      <w:ins w:id="3509" w:author="Joey Bernadette Dela Cruz" w:date="2017-08-16T22:37:00Z">
        <w:r w:rsidRPr="002860B5">
          <w:t xml:space="preserve"> </w:t>
        </w:r>
        <w:del w:id="3510" w:author="Marc Adrian  Jimenez" w:date="2017-08-30T13:42:00Z">
          <w:r w:rsidDel="001736B6">
            <w:rPr>
              <w:noProof/>
              <w:lang w:val="en-PH" w:eastAsia="en-PH"/>
            </w:rPr>
            <w:drawing>
              <wp:inline distT="0" distB="0" distL="0" distR="0" wp14:anchorId="32E8003A" wp14:editId="5405C8B1">
                <wp:extent cx="1738800" cy="2952000"/>
                <wp:effectExtent l="0" t="0" r="0" b="1270"/>
                <wp:docPr id="36" name="Picture 36" descr="C:\Users\Jobie\AppData\Local\Microsoft\Windows\INetCache\Content.Word\Doub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Double Ta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11" w:author="Marc Adrian  Jimenez" w:date="2017-08-30T13:42:00Z">
        <w:r w:rsidR="001736B6" w:rsidRPr="001736B6">
          <w:t xml:space="preserve"> </w:t>
        </w:r>
        <w:r w:rsidR="001736B6">
          <w:rPr>
            <w:noProof/>
            <w:lang w:val="en-PH" w:eastAsia="en-PH"/>
          </w:rPr>
          <w:drawing>
            <wp:inline distT="0" distB="0" distL="0" distR="0" wp14:anchorId="26295791" wp14:editId="11BCB861">
              <wp:extent cx="1742440" cy="2962205"/>
              <wp:effectExtent l="0" t="0" r="0" b="0"/>
              <wp:docPr id="6" name="Picture 6" descr="C:\Users\LENOVO_PC\AppData\Local\Microsoft\Windows\INetCache\Content.Word\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_PC\AppData\Local\Microsoft\Windows\INetCache\Content.Word\Dou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799" cy="2983216"/>
                      </a:xfrm>
                      <a:prstGeom prst="rect">
                        <a:avLst/>
                      </a:prstGeom>
                      <a:noFill/>
                      <a:ln>
                        <a:noFill/>
                      </a:ln>
                    </pic:spPr>
                  </pic:pic>
                </a:graphicData>
              </a:graphic>
            </wp:inline>
          </w:drawing>
        </w:r>
      </w:ins>
      <w:ins w:id="3512" w:author="Joey Bernadette Dela Cruz" w:date="2017-08-16T22:37:00Z">
        <w:r w:rsidRPr="002860B5">
          <w:t xml:space="preserve"> </w:t>
        </w:r>
        <w:del w:id="3513" w:author="Marc Adrian  Jimenez" w:date="2017-08-30T13:42:00Z">
          <w:r w:rsidDel="001736B6">
            <w:rPr>
              <w:noProof/>
              <w:lang w:val="en-PH" w:eastAsia="en-PH"/>
            </w:rPr>
            <w:drawing>
              <wp:inline distT="0" distB="0" distL="0" distR="0" wp14:anchorId="609C0CDF" wp14:editId="635C3DB8">
                <wp:extent cx="1717200" cy="2952000"/>
                <wp:effectExtent l="0" t="0" r="0" b="1270"/>
                <wp:docPr id="37" name="Picture 37" descr="C:\Users\Jobie\AppData\Local\Microsoft\Windows\INetCache\Content.Word\Scroll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croll Motion Ev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7200" cy="2952000"/>
                        </a:xfrm>
                        <a:prstGeom prst="rect">
                          <a:avLst/>
                        </a:prstGeom>
                        <a:noFill/>
                        <a:ln>
                          <a:noFill/>
                        </a:ln>
                      </pic:spPr>
                    </pic:pic>
                  </a:graphicData>
                </a:graphic>
              </wp:inline>
            </w:drawing>
          </w:r>
        </w:del>
      </w:ins>
      <w:ins w:id="3514" w:author="Marc Adrian  Jimenez" w:date="2017-08-30T13:43:00Z">
        <w:r w:rsidR="00E96AC5" w:rsidRPr="00E96AC5">
          <w:t xml:space="preserve"> </w:t>
        </w:r>
        <w:r w:rsidR="00E96AC5">
          <w:rPr>
            <w:noProof/>
            <w:lang w:val="en-PH" w:eastAsia="en-PH"/>
          </w:rPr>
          <w:drawing>
            <wp:inline distT="0" distB="0" distL="0" distR="0" wp14:anchorId="65350CDB" wp14:editId="7CB640A8">
              <wp:extent cx="1718733" cy="2964815"/>
              <wp:effectExtent l="0" t="0" r="0" b="6985"/>
              <wp:docPr id="7" name="Picture 7" descr="C:\Users\LENOVO_PC\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_PC\AppData\Local\Microsoft\Windows\INetCache\Content.Word\Scro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6478" cy="2995426"/>
                      </a:xfrm>
                      <a:prstGeom prst="rect">
                        <a:avLst/>
                      </a:prstGeom>
                      <a:noFill/>
                      <a:ln>
                        <a:noFill/>
                      </a:ln>
                    </pic:spPr>
                  </pic:pic>
                </a:graphicData>
              </a:graphic>
            </wp:inline>
          </w:drawing>
        </w:r>
      </w:ins>
      <w:ins w:id="3515" w:author="Marc Adrian  Jimenez" w:date="2017-08-30T13:44:00Z">
        <w:r w:rsidR="00F456B0">
          <w:t xml:space="preserve">    </w:t>
        </w:r>
      </w:ins>
      <w:ins w:id="3516" w:author="Joey Bernadette Dela Cruz" w:date="2017-08-16T22:37:00Z">
        <w:r w:rsidRPr="002860B5">
          <w:t xml:space="preserve"> </w:t>
        </w:r>
        <w:r>
          <w:t xml:space="preserve"> </w:t>
        </w:r>
      </w:ins>
      <w:ins w:id="3517" w:author="Marc Adrian  Jimenez" w:date="2017-08-30T13:44:00Z">
        <w:r w:rsidR="00F456B0">
          <w:rPr>
            <w:noProof/>
            <w:lang w:val="en-PH" w:eastAsia="en-PH"/>
          </w:rPr>
          <w:drawing>
            <wp:inline distT="0" distB="0" distL="0" distR="0" wp14:anchorId="0AAB9605" wp14:editId="207BD4A5">
              <wp:extent cx="1718733" cy="2995203"/>
              <wp:effectExtent l="0" t="0" r="0" b="0"/>
              <wp:docPr id="9" name="Picture 9" descr="C:\Users\LENOVO_PC\AppData\Local\Microsoft\Windows\INetCache\Content.Word\F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_PC\AppData\Local\Microsoft\Windows\INetCache\Content.Word\Fli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458" cy="3027834"/>
                      </a:xfrm>
                      <a:prstGeom prst="rect">
                        <a:avLst/>
                      </a:prstGeom>
                      <a:noFill/>
                      <a:ln>
                        <a:noFill/>
                      </a:ln>
                    </pic:spPr>
                  </pic:pic>
                </a:graphicData>
              </a:graphic>
            </wp:inline>
          </w:drawing>
        </w:r>
      </w:ins>
      <w:ins w:id="3518" w:author="Joey Bernadette Dela Cruz" w:date="2017-08-16T22:37:00Z">
        <w:r>
          <w:t xml:space="preserve">  </w:t>
        </w:r>
      </w:ins>
      <w:ins w:id="3519" w:author="Marc Adrian  Jimenez" w:date="2017-08-30T13:45:00Z">
        <w:r w:rsidR="00F456B0">
          <w:t xml:space="preserve">   </w:t>
        </w:r>
      </w:ins>
      <w:ins w:id="3520" w:author="Joey Bernadette Dela Cruz" w:date="2017-08-16T22:37:00Z">
        <w:r>
          <w:t xml:space="preserve"> </w:t>
        </w:r>
        <w:del w:id="3521" w:author="Marc Adrian  Jimenez" w:date="2017-08-30T13:43:00Z">
          <w:r w:rsidDel="005B3636">
            <w:rPr>
              <w:noProof/>
              <w:lang w:val="en-PH" w:eastAsia="en-PH"/>
            </w:rPr>
            <w:drawing>
              <wp:inline distT="0" distB="0" distL="0" distR="0" wp14:anchorId="60413127" wp14:editId="639CE5B1">
                <wp:extent cx="1731600" cy="2952000"/>
                <wp:effectExtent l="0" t="0" r="2540" b="1270"/>
                <wp:docPr id="38" name="Picture 38" descr="C:\Users\Jobie\AppData\Local\Microsoft\Windows\INetCache\Content.Word\Sing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Single T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600" cy="2952000"/>
                        </a:xfrm>
                        <a:prstGeom prst="rect">
                          <a:avLst/>
                        </a:prstGeom>
                        <a:noFill/>
                        <a:ln>
                          <a:noFill/>
                        </a:ln>
                      </pic:spPr>
                    </pic:pic>
                  </a:graphicData>
                </a:graphic>
              </wp:inline>
            </w:drawing>
          </w:r>
        </w:del>
      </w:ins>
      <w:ins w:id="3522" w:author="Marc Adrian  Jimenez" w:date="2017-08-30T13:43:00Z">
        <w:r w:rsidR="005B3636" w:rsidRPr="005B3636">
          <w:t xml:space="preserve"> </w:t>
        </w:r>
        <w:r w:rsidR="005B3636">
          <w:rPr>
            <w:noProof/>
            <w:lang w:val="en-PH" w:eastAsia="en-PH"/>
          </w:rPr>
          <w:drawing>
            <wp:inline distT="0" distB="0" distL="0" distR="0" wp14:anchorId="26D76800" wp14:editId="1F52A616">
              <wp:extent cx="1667933" cy="2986405"/>
              <wp:effectExtent l="0" t="0" r="8890" b="4445"/>
              <wp:docPr id="8" name="Picture 8" descr="C:\Users\LENOVO_PC\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_PC\AppData\Local\Microsoft\Windows\INetCache\Content.Word\Circ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1829" cy="3029190"/>
                      </a:xfrm>
                      <a:prstGeom prst="rect">
                        <a:avLst/>
                      </a:prstGeom>
                      <a:noFill/>
                      <a:ln>
                        <a:noFill/>
                      </a:ln>
                    </pic:spPr>
                  </pic:pic>
                </a:graphicData>
              </a:graphic>
            </wp:inline>
          </w:drawing>
        </w:r>
      </w:ins>
    </w:p>
    <w:p w14:paraId="36425586" w14:textId="2FDD2B9C" w:rsidR="00946259" w:rsidRDefault="00946259">
      <w:pPr>
        <w:pStyle w:val="Caption"/>
        <w:ind w:left="360"/>
        <w:rPr>
          <w:ins w:id="3523" w:author="Joey Bernadette Dela Cruz" w:date="2017-08-16T22:37:00Z"/>
        </w:rPr>
        <w:pPrChange w:id="3524" w:author="Joey Bernadette Dela Cruz" w:date="2017-08-17T03:47:00Z">
          <w:pPr>
            <w:pStyle w:val="Caption"/>
            <w:numPr>
              <w:numId w:val="1"/>
            </w:numPr>
            <w:ind w:left="360" w:hanging="360"/>
          </w:pPr>
        </w:pPrChange>
      </w:pPr>
      <w:ins w:id="3525" w:author="Joey Bernadette Dela Cruz" w:date="2017-08-16T22:37:00Z">
        <w:r>
          <w:t xml:space="preserve">                                                                    </w:t>
        </w:r>
        <w:r w:rsidR="00213450">
          <w:t xml:space="preserve">               </w:t>
        </w:r>
        <w:r>
          <w:t xml:space="preserve"> Figure </w:t>
        </w:r>
        <w:r>
          <w:fldChar w:fldCharType="begin"/>
        </w:r>
        <w:r>
          <w:instrText xml:space="preserve"> SEQ Figure \* ARABIC </w:instrText>
        </w:r>
        <w:r>
          <w:fldChar w:fldCharType="separate"/>
        </w:r>
        <w:r>
          <w:rPr>
            <w:noProof/>
          </w:rPr>
          <w:t>5</w:t>
        </w:r>
        <w:r>
          <w:fldChar w:fldCharType="end"/>
        </w:r>
        <w:r>
          <w:t>: Gestures</w:t>
        </w:r>
      </w:ins>
    </w:p>
    <w:p w14:paraId="29D7B6A5" w14:textId="77777777" w:rsidR="00946259" w:rsidRDefault="00946259">
      <w:pPr>
        <w:pStyle w:val="ListParagraph"/>
        <w:keepNext/>
        <w:ind w:left="567"/>
        <w:rPr>
          <w:ins w:id="3526" w:author="Joey Bernadette Dela Cruz" w:date="2017-08-16T22:37:00Z"/>
        </w:rPr>
        <w:pPrChange w:id="3527" w:author="Joey Bernadette Dela Cruz" w:date="2017-08-16T22:38:00Z">
          <w:pPr>
            <w:pStyle w:val="ListParagraph"/>
            <w:keepNext/>
            <w:numPr>
              <w:numId w:val="1"/>
            </w:numPr>
            <w:ind w:left="360" w:hanging="360"/>
          </w:pPr>
        </w:pPrChange>
      </w:pPr>
      <w:ins w:id="3528" w:author="Joey Bernadette Dela Cruz" w:date="2017-08-16T22:37:00Z">
        <w:r>
          <w:rPr>
            <w:noProof/>
            <w:lang w:val="en-PH" w:eastAsia="en-PH"/>
          </w:rPr>
          <w:lastRenderedPageBreak/>
          <w:drawing>
            <wp:inline distT="0" distB="0" distL="0" distR="0" wp14:anchorId="7E889464" wp14:editId="58B1B165">
              <wp:extent cx="1738800" cy="2952000"/>
              <wp:effectExtent l="0" t="0" r="0" b="1270"/>
              <wp:docPr id="39" name="Picture 39" descr="C:\Users\Jobie\AppData\Local\Microsoft\Windows\INetCache\Content.Word\Recu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Recurri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p>
    <w:p w14:paraId="53869DEC" w14:textId="19D19C29" w:rsidR="00946259" w:rsidRDefault="00946259">
      <w:pPr>
        <w:pStyle w:val="Caption"/>
        <w:ind w:left="360"/>
        <w:rPr>
          <w:ins w:id="3529" w:author="Joey Bernadette Dela Cruz" w:date="2017-08-16T22:37:00Z"/>
        </w:rPr>
        <w:pPrChange w:id="3530" w:author="Joey Bernadette Dela Cruz" w:date="2017-08-16T22:38:00Z">
          <w:pPr>
            <w:pStyle w:val="Caption"/>
            <w:numPr>
              <w:numId w:val="1"/>
            </w:numPr>
            <w:ind w:left="360" w:hanging="360"/>
          </w:pPr>
        </w:pPrChange>
      </w:pPr>
      <w:ins w:id="3531" w:author="Joey Bernadette Dela Cruz" w:date="2017-08-16T22:37:00Z">
        <w:r>
          <w:t xml:space="preserve">           Figure </w:t>
        </w:r>
        <w:r>
          <w:fldChar w:fldCharType="begin"/>
        </w:r>
        <w:r>
          <w:instrText xml:space="preserve"> SEQ Figure \* ARABIC </w:instrText>
        </w:r>
        <w:r>
          <w:fldChar w:fldCharType="separate"/>
        </w:r>
        <w:r>
          <w:rPr>
            <w:noProof/>
          </w:rPr>
          <w:t>6</w:t>
        </w:r>
        <w:r>
          <w:fldChar w:fldCharType="end"/>
        </w:r>
        <w:r>
          <w:t xml:space="preserve">: Recurring </w:t>
        </w:r>
      </w:ins>
    </w:p>
    <w:p w14:paraId="6E655999" w14:textId="77777777" w:rsidR="00946259" w:rsidRDefault="00946259">
      <w:pPr>
        <w:pStyle w:val="ListParagraph"/>
        <w:keepNext/>
        <w:ind w:left="567"/>
        <w:rPr>
          <w:ins w:id="3532" w:author="Joey Bernadette Dela Cruz" w:date="2017-08-16T22:37:00Z"/>
        </w:rPr>
        <w:pPrChange w:id="3533" w:author="Joey Bernadette Dela Cruz" w:date="2017-08-16T22:38:00Z">
          <w:pPr>
            <w:pStyle w:val="ListParagraph"/>
            <w:keepNext/>
            <w:numPr>
              <w:numId w:val="1"/>
            </w:numPr>
            <w:ind w:left="360" w:hanging="360"/>
          </w:pPr>
        </w:pPrChange>
      </w:pPr>
      <w:ins w:id="3534" w:author="Joey Bernadette Dela Cruz" w:date="2017-08-16T22:37:00Z">
        <w:r>
          <w:rPr>
            <w:noProof/>
            <w:lang w:val="en-PH" w:eastAsia="en-PH"/>
          </w:rPr>
          <w:drawing>
            <wp:inline distT="0" distB="0" distL="0" distR="0" wp14:anchorId="33EF4D47" wp14:editId="7E74719C">
              <wp:extent cx="1738800" cy="2952000"/>
              <wp:effectExtent l="0" t="0" r="0" b="1270"/>
              <wp:docPr id="40" name="Picture 40" descr="C:\Users\Jobie\AppData\Local\Microsoft\Windows\INetCache\Content.Word\Sen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end Feedba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r>
          <w:t xml:space="preserve">  </w:t>
        </w:r>
        <w:r>
          <w:rPr>
            <w:noProof/>
            <w:lang w:val="en-PH" w:eastAsia="en-PH"/>
          </w:rPr>
          <w:drawing>
            <wp:inline distT="0" distB="0" distL="0" distR="0" wp14:anchorId="54375F30" wp14:editId="6B4B9578">
              <wp:extent cx="1728000" cy="2952000"/>
              <wp:effectExtent l="0" t="0" r="5715" b="1270"/>
              <wp:docPr id="41" name="Picture 41" descr="C:\Users\Jobie\AppData\Local\Microsoft\Windows\INetCache\Content.Word\Feedback 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bie\AppData\Local\Microsoft\Windows\INetCache\Content.Word\Feedback Submitt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2952000"/>
                      </a:xfrm>
                      <a:prstGeom prst="rect">
                        <a:avLst/>
                      </a:prstGeom>
                      <a:noFill/>
                      <a:ln>
                        <a:noFill/>
                      </a:ln>
                    </pic:spPr>
                  </pic:pic>
                </a:graphicData>
              </a:graphic>
            </wp:inline>
          </w:drawing>
        </w:r>
      </w:ins>
    </w:p>
    <w:p w14:paraId="412B2DE1" w14:textId="72C9DABB" w:rsidR="00946259" w:rsidRPr="002F6457" w:rsidDel="00615E39" w:rsidRDefault="00946259">
      <w:pPr>
        <w:pStyle w:val="Caption"/>
        <w:tabs>
          <w:tab w:val="left" w:pos="720"/>
          <w:tab w:val="left" w:pos="1440"/>
          <w:tab w:val="left" w:pos="2160"/>
          <w:tab w:val="left" w:pos="2880"/>
          <w:tab w:val="left" w:pos="3600"/>
          <w:tab w:val="left" w:pos="4320"/>
        </w:tabs>
        <w:rPr>
          <w:ins w:id="3535" w:author="Joey Bernadette Dela Cruz" w:date="2017-08-16T22:37:00Z"/>
          <w:del w:id="3536" w:author="Marc Adrian  Jimenez" w:date="2017-08-17T00:07:00Z"/>
        </w:rPr>
        <w:pPrChange w:id="3537" w:author="Joey Bernadette Dela Cruz" w:date="2017-08-16T22:38:00Z">
          <w:pPr>
            <w:pStyle w:val="Caption"/>
            <w:numPr>
              <w:numId w:val="1"/>
            </w:numPr>
            <w:ind w:left="360" w:hanging="360"/>
          </w:pPr>
        </w:pPrChange>
      </w:pPr>
      <w:ins w:id="3538" w:author="Joey Bernadette Dela Cruz" w:date="2017-08-16T22:37:00Z">
        <w:r>
          <w:t xml:space="preserve">             </w:t>
        </w:r>
        <w:r w:rsidR="000700F2">
          <w:t xml:space="preserve">                               </w:t>
        </w:r>
        <w:r>
          <w:t xml:space="preserve">     </w:t>
        </w:r>
      </w:ins>
      <w:ins w:id="3539" w:author="Joey Bernadette Dela Cruz" w:date="2017-08-17T03:44:00Z">
        <w:r w:rsidR="000674C0">
          <w:t xml:space="preserve">  </w:t>
        </w:r>
      </w:ins>
      <w:ins w:id="3540" w:author="Joey Bernadette Dela Cruz" w:date="2017-08-16T22:37:00Z">
        <w:r>
          <w:t xml:space="preserve">Figure </w:t>
        </w:r>
        <w:r>
          <w:fldChar w:fldCharType="begin"/>
        </w:r>
        <w:r>
          <w:instrText xml:space="preserve"> SEQ Figure \* ARABIC </w:instrText>
        </w:r>
        <w:r>
          <w:fldChar w:fldCharType="separate"/>
        </w:r>
        <w:r>
          <w:rPr>
            <w:noProof/>
          </w:rPr>
          <w:t>7</w:t>
        </w:r>
        <w:r>
          <w:fldChar w:fldCharType="end"/>
        </w:r>
        <w:r>
          <w:t>: Send Feedback</w:t>
        </w:r>
      </w:ins>
      <w:ins w:id="3541" w:author="Joey Bernadette Dela Cruz" w:date="2017-08-17T05:44:00Z">
        <w:r w:rsidR="004140B2">
          <w:t xml:space="preserve">     </w:t>
        </w:r>
      </w:ins>
    </w:p>
    <w:p w14:paraId="58AE859A" w14:textId="77777777" w:rsidR="00946259" w:rsidRPr="00A63E8A" w:rsidDel="00615E39" w:rsidRDefault="00946259">
      <w:pPr>
        <w:pStyle w:val="Heading2"/>
        <w:rPr>
          <w:ins w:id="3542" w:author="Joey Bernadette Dela Cruz" w:date="2017-08-16T16:52:00Z"/>
          <w:del w:id="3543" w:author="Marc Adrian  Jimenez" w:date="2017-08-17T00:07:00Z"/>
        </w:rPr>
        <w:pPrChange w:id="3544" w:author="Joey Bernadette Dela Cruz" w:date="2017-08-16T22:37:00Z">
          <w:pPr>
            <w:pStyle w:val="11"/>
          </w:pPr>
        </w:pPrChange>
      </w:pPr>
    </w:p>
    <w:p w14:paraId="04A8BF02" w14:textId="77777777" w:rsidR="00456FB5" w:rsidRDefault="002860B5">
      <w:pPr>
        <w:pStyle w:val="Caption"/>
        <w:tabs>
          <w:tab w:val="left" w:pos="5740"/>
        </w:tabs>
        <w:rPr>
          <w:ins w:id="3545" w:author="Joey Bernadette Dela Cruz" w:date="2017-08-17T05:45:00Z"/>
          <w:lang w:eastAsia="en-PH"/>
        </w:rPr>
        <w:pPrChange w:id="3546" w:author="Joey Bernadette Dela Cruz" w:date="2017-08-17T05:45:00Z">
          <w:pPr>
            <w:keepNext/>
            <w:ind w:left="709"/>
          </w:pPr>
        </w:pPrChange>
      </w:pPr>
      <w:ins w:id="3547" w:author="Joey Bernadette Dela Cruz" w:date="2017-08-16T16:52:00Z">
        <w:del w:id="3548" w:author="Marc Adrian  Jimenez" w:date="2017-08-17T00:07:00Z">
          <w:r>
            <w:rPr>
              <w:lang w:eastAsia="en-PH"/>
            </w:rPr>
            <w:tab/>
          </w:r>
        </w:del>
      </w:ins>
      <w:ins w:id="3549" w:author="Joey Bernadette Dela Cruz" w:date="2017-08-17T05:45:00Z">
        <w:r w:rsidR="004140B2">
          <w:rPr>
            <w:lang w:eastAsia="en-PH"/>
          </w:rPr>
          <w:tab/>
        </w:r>
      </w:ins>
    </w:p>
    <w:p w14:paraId="523903EE" w14:textId="44F681DB" w:rsidR="004140B2" w:rsidRDefault="005837A6">
      <w:pPr>
        <w:spacing w:line="259" w:lineRule="auto"/>
        <w:jc w:val="left"/>
        <w:rPr>
          <w:ins w:id="3550" w:author="Joey Bernadette Dela Cruz" w:date="2017-08-17T05:45:00Z"/>
          <w:lang w:eastAsia="en-PH"/>
        </w:rPr>
        <w:pPrChange w:id="3551" w:author="Sherine Jane Coronel" w:date="2017-08-30T12:31:00Z">
          <w:pPr>
            <w:keepNext/>
            <w:ind w:left="709"/>
          </w:pPr>
        </w:pPrChange>
      </w:pPr>
      <w:bookmarkStart w:id="3552" w:name="_Toc490719322"/>
      <w:bookmarkStart w:id="3553" w:name="_Toc491827156"/>
      <w:ins w:id="3554" w:author="Sherine Jane Coronel" w:date="2017-08-30T12:31:00Z">
        <w:r>
          <w:rPr>
            <w:lang w:eastAsia="en-PH"/>
          </w:rPr>
          <w:br w:type="page"/>
        </w:r>
      </w:ins>
    </w:p>
    <w:p w14:paraId="2AA175CD" w14:textId="78AB0A61" w:rsidR="004140B2" w:rsidRDefault="004140B2">
      <w:pPr>
        <w:pStyle w:val="11"/>
        <w:rPr>
          <w:ins w:id="3555" w:author="Sherine Jane Coronel" w:date="2017-08-30T12:12:00Z"/>
        </w:rPr>
        <w:pPrChange w:id="3556" w:author="Joey Bernadette Dela Cruz" w:date="2017-08-17T05:46:00Z">
          <w:pPr>
            <w:keepNext/>
            <w:ind w:left="709"/>
          </w:pPr>
        </w:pPrChange>
      </w:pPr>
      <w:bookmarkStart w:id="3557" w:name="_Toc491859663"/>
      <w:bookmarkStart w:id="3558" w:name="_Toc491864453"/>
      <w:bookmarkStart w:id="3559" w:name="_Toc491868244"/>
      <w:ins w:id="3560" w:author="Joey Bernadette Dela Cruz" w:date="2017-08-17T05:48:00Z">
        <w:r>
          <w:lastRenderedPageBreak/>
          <w:t>Development and Testing</w:t>
        </w:r>
        <w:bookmarkEnd w:id="3552"/>
        <w:bookmarkEnd w:id="3553"/>
        <w:bookmarkEnd w:id="3557"/>
        <w:bookmarkEnd w:id="3558"/>
        <w:bookmarkEnd w:id="3559"/>
        <w:r>
          <w:t xml:space="preserve"> </w:t>
        </w:r>
      </w:ins>
    </w:p>
    <w:p w14:paraId="16577DEB" w14:textId="62EA20EA" w:rsidR="00E43188" w:rsidRPr="005837A6" w:rsidRDefault="00E43188">
      <w:pPr>
        <w:ind w:left="720" w:firstLine="720"/>
        <w:rPr>
          <w:ins w:id="3561" w:author="Joey Bernadette Dela Cruz" w:date="2017-08-17T05:46:00Z"/>
        </w:rPr>
        <w:pPrChange w:id="3562" w:author="Sherine Jane Coronel" w:date="2017-08-30T12:13:00Z">
          <w:pPr>
            <w:keepNext/>
            <w:ind w:left="709"/>
          </w:pPr>
        </w:pPrChange>
      </w:pPr>
      <w:bookmarkStart w:id="3563" w:name="_Toc490719323"/>
      <w:bookmarkStart w:id="3564" w:name="_Toc491827157"/>
      <w:ins w:id="3565" w:author="Sherine Jane Coronel" w:date="2017-08-30T12:12:00Z">
        <w:r w:rsidRPr="005837A6">
          <w:t>The prototype will be created by using Android Studio mainly because it provides the fastest tools for building applications on every type of Android device. The prototype would enable various users that downloaded the application to perform the gestures in their specific hardware and software components which in return, the researchers would get the data from the results of the user’s performance based on their device components to solidify the assumption that the factors stated affects the touchscreen system.</w:t>
        </w:r>
      </w:ins>
    </w:p>
    <w:p w14:paraId="31CF86B9" w14:textId="0FB00340" w:rsidR="004140B2" w:rsidRDefault="004140B2">
      <w:pPr>
        <w:pStyle w:val="11"/>
        <w:rPr>
          <w:ins w:id="3566" w:author="Joey Bernadette Dela Cruz" w:date="2017-08-17T05:46:00Z"/>
        </w:rPr>
        <w:pPrChange w:id="3567" w:author="Joey Bernadette Dela Cruz" w:date="2017-08-17T05:46:00Z">
          <w:pPr>
            <w:keepNext/>
            <w:ind w:left="709"/>
          </w:pPr>
        </w:pPrChange>
      </w:pPr>
      <w:bookmarkStart w:id="3568" w:name="_Toc491859664"/>
      <w:bookmarkStart w:id="3569" w:name="_Toc491864454"/>
      <w:bookmarkStart w:id="3570" w:name="_Toc491868245"/>
      <w:ins w:id="3571" w:author="Joey Bernadette Dela Cruz" w:date="2017-08-17T05:46:00Z">
        <w:r>
          <w:t>Description of Prototype</w:t>
        </w:r>
        <w:bookmarkEnd w:id="3563"/>
        <w:bookmarkEnd w:id="3564"/>
        <w:bookmarkEnd w:id="3568"/>
        <w:bookmarkEnd w:id="3569"/>
        <w:bookmarkEnd w:id="3570"/>
        <w:r>
          <w:t xml:space="preserve"> </w:t>
        </w:r>
      </w:ins>
    </w:p>
    <w:p w14:paraId="0601B3D9" w14:textId="26BC8277" w:rsidR="001D7E4E" w:rsidRDefault="00C17FAB">
      <w:pPr>
        <w:ind w:left="720" w:firstLine="720"/>
        <w:rPr>
          <w:ins w:id="3572" w:author="Marc Adrian  Jimenez" w:date="2017-08-17T06:43:00Z"/>
          <w:del w:id="3573" w:author="Sherine Jane Coronel" w:date="2017-08-30T12:11:00Z"/>
        </w:rPr>
        <w:pPrChange w:id="3574" w:author="Sherine Jane Coronel" w:date="2017-08-30T13:07:00Z">
          <w:pPr>
            <w:pStyle w:val="ListParagraph"/>
            <w:ind w:firstLine="720"/>
          </w:pPr>
        </w:pPrChange>
      </w:pPr>
      <w:ins w:id="3575" w:author="Sherine Jane Coronel" w:date="2017-08-30T12:11:00Z">
        <w:r w:rsidRPr="005837A6">
          <w:t xml:space="preserve">The prototype was developed from Android Studio and works on </w:t>
        </w:r>
        <w:del w:id="3576" w:author="Marc Adrian  Jimenez" w:date="2017-08-30T13:34:00Z">
          <w:r w:rsidRPr="005837A6" w:rsidDel="008E0F4F">
            <w:delText>HoneyComb</w:delText>
          </w:r>
        </w:del>
      </w:ins>
      <w:ins w:id="3577" w:author="Marc Adrian  Jimenez" w:date="2017-08-30T13:34:00Z">
        <w:r w:rsidR="008E0F4F" w:rsidRPr="005837A6">
          <w:t>Honeycomb</w:t>
        </w:r>
      </w:ins>
      <w:ins w:id="3578" w:author="Sherine Jane Coronel" w:date="2017-08-30T12:11:00Z">
        <w:r w:rsidRPr="005837A6">
          <w:t xml:space="preserve"> version of Android operating system. The prototype operates like a game where the users are given multiple objectives. Its main function is to gather the performance of the </w:t>
        </w:r>
        <w:r w:rsidR="00DF5259" w:rsidRPr="005837A6">
          <w:rPr>
            <w:rPrChange w:id="3579" w:author="Sherine Jane Coronel" w:date="2017-08-30T12:34:00Z">
              <w:rPr>
                <w:sz w:val="24"/>
                <w:szCs w:val="24"/>
              </w:rPr>
            </w:rPrChange>
          </w:rPr>
          <w:t>users from their phone</w:t>
        </w:r>
        <w:r w:rsidRPr="005837A6">
          <w:t> in order to provide insights that may help the researchers to prove that the factors stated affects the touchscreen system.</w:t>
        </w:r>
        <w:r w:rsidRPr="005837A6" w:rsidDel="00C17FAB">
          <w:t xml:space="preserve"> </w:t>
        </w:r>
      </w:ins>
      <w:ins w:id="3580" w:author="Joey Bernadette Dela Cruz" w:date="2017-08-17T05:47:00Z">
        <w:del w:id="3581" w:author="Sherine Jane Coronel" w:date="2017-08-30T12:11:00Z">
          <w:r w:rsidR="004140B2">
            <w:delText xml:space="preserve">This prototype’s main function is to calibrate the user’s smartphone touch register to its optimal form. Each calibration result alters or adapts the smartphone’s system depending on the results gathered from the user. The main features that this application have are the following: Report, Check History, and the most important, Perform Calibration. In Report, the users can send their feedbacks in support to </w:delText>
          </w:r>
          <w:r w:rsidR="004140B2" w:rsidDel="003F1A79">
            <w:delText>strengthening</w:delText>
          </w:r>
        </w:del>
      </w:ins>
      <w:ins w:id="3582" w:author="Marc Adrian  Jimenez" w:date="2017-08-30T15:36:00Z">
        <w:del w:id="3583" w:author="Sherine Jane Coronel" w:date="2017-08-30T12:11:00Z">
          <w:r w:rsidR="003F1A79">
            <w:delText>strengthen</w:delText>
          </w:r>
        </w:del>
      </w:ins>
      <w:ins w:id="3584" w:author="Joey Bernadette Dela Cruz" w:date="2017-08-17T05:47:00Z">
        <w:del w:id="3585" w:author="Sherine Jane Coronel" w:date="2017-08-30T12:11:00Z">
          <w:r w:rsidR="004140B2">
            <w:delText xml:space="preserve"> the effectiveness of the application. In Check History, the user can select their past calibration results </w:delText>
          </w:r>
          <w:r w:rsidR="004140B2" w:rsidDel="007F6168">
            <w:delText>in order to</w:delText>
          </w:r>
        </w:del>
      </w:ins>
      <w:ins w:id="3586" w:author="Marc Adrian  Jimenez" w:date="2017-08-21T02:24:00Z">
        <w:del w:id="3587" w:author="Sherine Jane Coronel" w:date="2017-08-30T12:11:00Z">
          <w:r w:rsidR="007F6168">
            <w:delText>to</w:delText>
          </w:r>
        </w:del>
      </w:ins>
      <w:ins w:id="3588" w:author="Joey Bernadette Dela Cruz" w:date="2017-08-17T05:47:00Z">
        <w:del w:id="3589" w:author="Sherine Jane Coronel" w:date="2017-08-30T12:11:00Z">
          <w:r w:rsidR="004140B2">
            <w:delText xml:space="preserve"> apply it to the smartphone’s system. In Perform Calibration, the user will perform gestures to process the calibration.</w:delText>
          </w:r>
        </w:del>
      </w:ins>
    </w:p>
    <w:p w14:paraId="0248699D" w14:textId="77777777" w:rsidR="001D7E4E" w:rsidRDefault="001D7E4E">
      <w:pPr>
        <w:ind w:left="720" w:firstLine="720"/>
        <w:rPr>
          <w:ins w:id="3590" w:author="Marc Adrian  Jimenez" w:date="2017-08-17T06:43:00Z"/>
        </w:rPr>
        <w:pPrChange w:id="3591" w:author="Sherine Jane Coronel" w:date="2017-08-30T13:07:00Z">
          <w:pPr>
            <w:spacing w:line="259" w:lineRule="auto"/>
            <w:jc w:val="left"/>
          </w:pPr>
        </w:pPrChange>
      </w:pPr>
      <w:ins w:id="3592" w:author="Marc Adrian  Jimenez" w:date="2017-08-17T06:43:00Z">
        <w:r>
          <w:br w:type="page"/>
        </w:r>
      </w:ins>
    </w:p>
    <w:p w14:paraId="267450F2" w14:textId="22CE3461" w:rsidR="004140B2" w:rsidDel="001D7E4E" w:rsidRDefault="004140B2">
      <w:pPr>
        <w:pStyle w:val="ListParagraph"/>
        <w:ind w:firstLine="720"/>
        <w:rPr>
          <w:ins w:id="3593" w:author="Joey Bernadette Dela Cruz" w:date="2017-08-17T05:47:00Z"/>
          <w:del w:id="3594" w:author="Marc Adrian  Jimenez" w:date="2017-08-17T06:43:00Z"/>
        </w:rPr>
        <w:pPrChange w:id="3595" w:author="Joey Bernadette Dela Cruz" w:date="2017-08-17T05:47:00Z">
          <w:pPr>
            <w:pStyle w:val="ListParagraph"/>
            <w:numPr>
              <w:numId w:val="1"/>
            </w:numPr>
            <w:ind w:left="360" w:hanging="360"/>
          </w:pPr>
        </w:pPrChange>
      </w:pPr>
      <w:bookmarkStart w:id="3596" w:name="_Toc490717689"/>
      <w:bookmarkStart w:id="3597" w:name="_Toc490717798"/>
      <w:bookmarkStart w:id="3598" w:name="_Toc490718147"/>
      <w:bookmarkStart w:id="3599" w:name="_Toc490718519"/>
      <w:bookmarkStart w:id="3600" w:name="_Toc490718648"/>
      <w:bookmarkStart w:id="3601" w:name="_Toc490718760"/>
      <w:bookmarkStart w:id="3602" w:name="_Toc490719212"/>
      <w:bookmarkStart w:id="3603" w:name="_Toc490719324"/>
      <w:bookmarkStart w:id="3604" w:name="_Toc490719437"/>
      <w:bookmarkStart w:id="3605" w:name="_Toc490719550"/>
      <w:bookmarkStart w:id="3606" w:name="_Toc490719724"/>
      <w:bookmarkStart w:id="3607" w:name="_Toc490719833"/>
      <w:bookmarkStart w:id="3608" w:name="_Toc490719942"/>
      <w:bookmarkStart w:id="3609" w:name="_Toc490720052"/>
      <w:bookmarkStart w:id="3610" w:name="_Toc490720159"/>
      <w:bookmarkStart w:id="3611" w:name="_Toc490720266"/>
      <w:bookmarkStart w:id="3612" w:name="_Toc490720372"/>
      <w:bookmarkStart w:id="3613" w:name="_Toc490720478"/>
      <w:bookmarkStart w:id="3614" w:name="_Toc490721412"/>
      <w:bookmarkStart w:id="3615" w:name="_Toc490730238"/>
      <w:bookmarkStart w:id="3616" w:name="_Toc491823524"/>
      <w:bookmarkStart w:id="3617" w:name="_Toc491823667"/>
      <w:bookmarkStart w:id="3618" w:name="_Toc491824237"/>
      <w:bookmarkStart w:id="3619" w:name="_Toc491824338"/>
      <w:bookmarkStart w:id="3620" w:name="_Toc491824534"/>
      <w:bookmarkStart w:id="3621" w:name="_Toc491824637"/>
      <w:bookmarkStart w:id="3622" w:name="_Toc491824740"/>
      <w:bookmarkStart w:id="3623" w:name="_Toc491824843"/>
      <w:bookmarkStart w:id="3624" w:name="_Toc491824946"/>
      <w:bookmarkStart w:id="3625" w:name="_Toc491825049"/>
      <w:bookmarkStart w:id="3626" w:name="_Toc491825955"/>
      <w:bookmarkStart w:id="3627" w:name="_Toc491826057"/>
      <w:bookmarkStart w:id="3628" w:name="_Toc491827158"/>
      <w:bookmarkStart w:id="3629" w:name="_Toc491827624"/>
      <w:bookmarkStart w:id="3630" w:name="_Toc491856775"/>
      <w:bookmarkStart w:id="3631" w:name="_Toc491857125"/>
      <w:bookmarkStart w:id="3632" w:name="_Toc491857345"/>
      <w:bookmarkStart w:id="3633" w:name="_Toc491858145"/>
      <w:bookmarkStart w:id="3634" w:name="_Toc491858490"/>
      <w:bookmarkStart w:id="3635" w:name="_Toc491859665"/>
      <w:bookmarkStart w:id="3636" w:name="_Toc491859821"/>
      <w:bookmarkStart w:id="3637" w:name="_Toc491861838"/>
      <w:bookmarkStart w:id="3638" w:name="_Toc491862196"/>
      <w:bookmarkStart w:id="3639" w:name="_Toc491862314"/>
      <w:bookmarkStart w:id="3640" w:name="_Toc491862582"/>
      <w:bookmarkStart w:id="3641" w:name="_Toc491862696"/>
      <w:bookmarkStart w:id="3642" w:name="_Toc491862807"/>
      <w:bookmarkStart w:id="3643" w:name="_Toc491862745"/>
      <w:bookmarkStart w:id="3644" w:name="_Toc491863291"/>
      <w:bookmarkStart w:id="3645" w:name="_Toc491863696"/>
      <w:bookmarkStart w:id="3646" w:name="_Toc491865901"/>
      <w:bookmarkStart w:id="3647" w:name="_Toc491864455"/>
      <w:bookmarkStart w:id="3648" w:name="_Toc491866502"/>
      <w:bookmarkStart w:id="3649" w:name="_Toc491868098"/>
      <w:bookmarkStart w:id="3650" w:name="_Toc491868246"/>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p>
    <w:p w14:paraId="6E797009" w14:textId="3EF29504" w:rsidR="004140B2" w:rsidRPr="004140B2" w:rsidDel="001D7E4E" w:rsidRDefault="004140B2">
      <w:pPr>
        <w:pStyle w:val="Heading2"/>
        <w:rPr>
          <w:ins w:id="3651" w:author="Joey Bernadette Dela Cruz" w:date="2017-08-16T16:54:00Z"/>
          <w:del w:id="3652" w:author="Marc Adrian  Jimenez" w:date="2017-08-17T06:43:00Z"/>
          <w:lang w:eastAsia="en-PH"/>
          <w:rPrChange w:id="3653" w:author="Joey Bernadette Dela Cruz" w:date="2017-08-17T05:46:00Z">
            <w:rPr>
              <w:ins w:id="3654" w:author="Joey Bernadette Dela Cruz" w:date="2017-08-16T16:54:00Z"/>
              <w:del w:id="3655" w:author="Marc Adrian  Jimenez" w:date="2017-08-17T06:43:00Z"/>
            </w:rPr>
          </w:rPrChange>
        </w:rPr>
        <w:pPrChange w:id="3656" w:author="Joey Bernadette Dela Cruz" w:date="2017-08-17T05:46:00Z">
          <w:pPr>
            <w:keepNext/>
            <w:ind w:left="709"/>
          </w:pPr>
        </w:pPrChange>
      </w:pPr>
      <w:bookmarkStart w:id="3657" w:name="_Toc490717690"/>
      <w:bookmarkStart w:id="3658" w:name="_Toc490717799"/>
      <w:bookmarkStart w:id="3659" w:name="_Toc490718148"/>
      <w:bookmarkStart w:id="3660" w:name="_Toc490718405"/>
      <w:bookmarkStart w:id="3661" w:name="_Toc490718520"/>
      <w:bookmarkStart w:id="3662" w:name="_Toc490718649"/>
      <w:bookmarkStart w:id="3663" w:name="_Toc490718761"/>
      <w:bookmarkStart w:id="3664" w:name="_Toc490719213"/>
      <w:bookmarkStart w:id="3665" w:name="_Toc490719325"/>
      <w:bookmarkStart w:id="3666" w:name="_Toc490719438"/>
      <w:bookmarkStart w:id="3667" w:name="_Toc490719551"/>
      <w:bookmarkStart w:id="3668" w:name="_Toc490719725"/>
      <w:bookmarkStart w:id="3669" w:name="_Toc490719834"/>
      <w:bookmarkStart w:id="3670" w:name="_Toc490719943"/>
      <w:bookmarkStart w:id="3671" w:name="_Toc490720053"/>
      <w:bookmarkStart w:id="3672" w:name="_Toc490720160"/>
      <w:bookmarkStart w:id="3673" w:name="_Toc490720267"/>
      <w:bookmarkStart w:id="3674" w:name="_Toc490720373"/>
      <w:bookmarkStart w:id="3675" w:name="_Toc490720479"/>
      <w:bookmarkStart w:id="3676" w:name="_Toc490721413"/>
      <w:bookmarkStart w:id="3677" w:name="_Toc490730239"/>
      <w:bookmarkStart w:id="3678" w:name="_Toc491823525"/>
      <w:bookmarkStart w:id="3679" w:name="_Toc491823668"/>
      <w:bookmarkStart w:id="3680" w:name="_Toc491824238"/>
      <w:bookmarkStart w:id="3681" w:name="_Toc491824339"/>
      <w:bookmarkStart w:id="3682" w:name="_Toc491824431"/>
      <w:bookmarkStart w:id="3683" w:name="_Toc491824535"/>
      <w:bookmarkStart w:id="3684" w:name="_Toc491824638"/>
      <w:bookmarkStart w:id="3685" w:name="_Toc491824741"/>
      <w:bookmarkStart w:id="3686" w:name="_Toc491824844"/>
      <w:bookmarkStart w:id="3687" w:name="_Toc491824947"/>
      <w:bookmarkStart w:id="3688" w:name="_Toc491825050"/>
      <w:bookmarkStart w:id="3689" w:name="_Toc491825956"/>
      <w:bookmarkStart w:id="3690" w:name="_Toc491826058"/>
      <w:bookmarkStart w:id="3691" w:name="_Toc491827159"/>
      <w:bookmarkStart w:id="3692" w:name="_Toc491827625"/>
      <w:bookmarkStart w:id="3693" w:name="_Toc491856776"/>
      <w:bookmarkStart w:id="3694" w:name="_Toc491857126"/>
      <w:bookmarkStart w:id="3695" w:name="_Toc491857346"/>
      <w:bookmarkStart w:id="3696" w:name="_Toc491858146"/>
      <w:bookmarkStart w:id="3697" w:name="_Toc491858491"/>
      <w:bookmarkStart w:id="3698" w:name="_Toc491859666"/>
      <w:bookmarkStart w:id="3699" w:name="_Toc491859822"/>
      <w:bookmarkStart w:id="3700" w:name="_Toc491861839"/>
      <w:bookmarkStart w:id="3701" w:name="_Toc491862197"/>
      <w:bookmarkStart w:id="3702" w:name="_Toc491862315"/>
      <w:bookmarkStart w:id="3703" w:name="_Toc491862491"/>
      <w:bookmarkStart w:id="3704" w:name="_Toc491862583"/>
      <w:bookmarkStart w:id="3705" w:name="_Toc491862697"/>
      <w:bookmarkStart w:id="3706" w:name="_Toc491862808"/>
      <w:bookmarkStart w:id="3707" w:name="_Toc491862746"/>
      <w:bookmarkStart w:id="3708" w:name="_Toc491862958"/>
      <w:bookmarkStart w:id="3709" w:name="_Toc491863292"/>
      <w:bookmarkStart w:id="3710" w:name="_Toc491863697"/>
      <w:bookmarkStart w:id="3711" w:name="_Toc491865902"/>
      <w:bookmarkStart w:id="3712" w:name="_Toc491864456"/>
      <w:bookmarkStart w:id="3713" w:name="_Toc491866503"/>
      <w:bookmarkStart w:id="3714" w:name="_Toc491868099"/>
      <w:bookmarkStart w:id="3715" w:name="_Toc491868247"/>
      <w:bookmarkEnd w:id="3383"/>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p>
    <w:p w14:paraId="5128800E" w14:textId="6BB49AE3" w:rsidR="00150F42" w:rsidRPr="00F866AE" w:rsidRDefault="00150F42">
      <w:pPr>
        <w:ind w:left="792"/>
        <w:rPr>
          <w:del w:id="3716" w:author="Joey Bernadette Dela Cruz" w:date="2017-08-16T16:52:00Z"/>
        </w:rPr>
        <w:pPrChange w:id="3717" w:author="Joey Bernadette Dela Cruz" w:date="2017-08-17T00:03:00Z">
          <w:pPr>
            <w:ind w:left="792"/>
            <w:jc w:val="center"/>
          </w:pPr>
        </w:pPrChange>
      </w:pPr>
      <w:del w:id="3718" w:author="Joey Bernadette Dela Cruz" w:date="2017-08-16T16:52:00Z">
        <w:r w:rsidRPr="00150D4E" w:rsidDel="002860B5">
          <w:delText>Nature of Study</w:delText>
        </w:r>
        <w:bookmarkStart w:id="3719" w:name="_Toc490717691"/>
        <w:bookmarkStart w:id="3720" w:name="_Toc490717800"/>
        <w:bookmarkStart w:id="3721" w:name="_Toc490718149"/>
        <w:bookmarkStart w:id="3722" w:name="_Toc490718521"/>
        <w:bookmarkStart w:id="3723" w:name="_Toc490718650"/>
        <w:bookmarkStart w:id="3724" w:name="_Toc490718762"/>
        <w:bookmarkStart w:id="3725" w:name="_Toc490719214"/>
        <w:bookmarkStart w:id="3726" w:name="_Toc490719326"/>
        <w:bookmarkStart w:id="3727" w:name="_Toc490719439"/>
        <w:bookmarkStart w:id="3728" w:name="_Toc490719552"/>
        <w:bookmarkStart w:id="3729" w:name="_Toc490719726"/>
        <w:bookmarkStart w:id="3730" w:name="_Toc490719835"/>
        <w:bookmarkStart w:id="3731" w:name="_Toc490719944"/>
        <w:bookmarkStart w:id="3732" w:name="_Toc490720054"/>
        <w:bookmarkStart w:id="3733" w:name="_Toc490720161"/>
        <w:bookmarkStart w:id="3734" w:name="_Toc490720268"/>
        <w:bookmarkStart w:id="3735" w:name="_Toc490720374"/>
        <w:bookmarkStart w:id="3736" w:name="_Toc490720480"/>
        <w:bookmarkStart w:id="3737" w:name="_Toc490721414"/>
        <w:bookmarkStart w:id="3738" w:name="_Toc490730240"/>
        <w:bookmarkStart w:id="3739" w:name="_Toc491823526"/>
        <w:bookmarkStart w:id="3740" w:name="_Toc491823669"/>
        <w:bookmarkStart w:id="3741" w:name="_Toc491824239"/>
        <w:bookmarkStart w:id="3742" w:name="_Toc491824340"/>
        <w:bookmarkStart w:id="3743" w:name="_Toc491824536"/>
        <w:bookmarkStart w:id="3744" w:name="_Toc491824639"/>
        <w:bookmarkStart w:id="3745" w:name="_Toc491824742"/>
        <w:bookmarkStart w:id="3746" w:name="_Toc491824845"/>
        <w:bookmarkStart w:id="3747" w:name="_Toc491824948"/>
        <w:bookmarkStart w:id="3748" w:name="_Toc491825051"/>
        <w:bookmarkStart w:id="3749" w:name="_Toc491825957"/>
        <w:bookmarkStart w:id="3750" w:name="_Toc491826059"/>
        <w:bookmarkStart w:id="3751" w:name="_Toc491827160"/>
        <w:bookmarkStart w:id="3752" w:name="_Toc491827626"/>
        <w:bookmarkStart w:id="3753" w:name="_Toc491856777"/>
        <w:bookmarkStart w:id="3754" w:name="_Toc491857127"/>
        <w:bookmarkStart w:id="3755" w:name="_Toc491857347"/>
        <w:bookmarkStart w:id="3756" w:name="_Toc491858147"/>
        <w:bookmarkStart w:id="3757" w:name="_Toc491858492"/>
        <w:bookmarkStart w:id="3758" w:name="_Toc491859667"/>
        <w:bookmarkStart w:id="3759" w:name="_Toc491859823"/>
        <w:bookmarkStart w:id="3760" w:name="_Toc491861840"/>
        <w:bookmarkStart w:id="3761" w:name="_Toc491862198"/>
        <w:bookmarkStart w:id="3762" w:name="_Toc491862316"/>
        <w:bookmarkStart w:id="3763" w:name="_Toc491862584"/>
        <w:bookmarkStart w:id="3764" w:name="_Toc491862698"/>
        <w:bookmarkStart w:id="3765" w:name="_Toc491862809"/>
        <w:bookmarkStart w:id="3766" w:name="_Toc491862747"/>
        <w:bookmarkStart w:id="3767" w:name="_Toc491863293"/>
        <w:bookmarkStart w:id="3768" w:name="_Toc491863698"/>
        <w:bookmarkStart w:id="3769" w:name="_Toc491865903"/>
        <w:bookmarkStart w:id="3770" w:name="_Toc491864457"/>
        <w:bookmarkStart w:id="3771" w:name="_Toc491866504"/>
        <w:bookmarkStart w:id="3772" w:name="_Toc491868100"/>
        <w:bookmarkStart w:id="3773" w:name="_Toc49186824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del>
    </w:p>
    <w:p w14:paraId="24A42776" w14:textId="77777777" w:rsidR="00150F42" w:rsidDel="002860B5" w:rsidRDefault="00150F42">
      <w:pPr>
        <w:ind w:left="792"/>
        <w:rPr>
          <w:ins w:id="3774" w:author="Marc Adrian  Jimenez" w:date="2017-08-15T18:23:00Z"/>
          <w:del w:id="3775" w:author="Joey Bernadette Dela Cruz" w:date="2017-08-16T16:52:00Z"/>
        </w:rPr>
        <w:pPrChange w:id="3776" w:author="Joey Bernadette Dela Cruz" w:date="2017-08-16T16:58:00Z">
          <w:pPr>
            <w:ind w:left="792"/>
            <w:jc w:val="center"/>
          </w:pPr>
        </w:pPrChange>
      </w:pPr>
      <w:del w:id="3777" w:author="Joey Bernadette Dela Cruz" w:date="2017-08-16T16:52:00Z">
        <w:r w:rsidDel="002860B5">
          <w:tab/>
        </w:r>
        <w:r w:rsidRPr="00F866AE" w:rsidDel="002860B5">
          <w:delText xml:space="preserve">The researchers </w:delText>
        </w:r>
        <w:r w:rsidDel="002860B5">
          <w:delText xml:space="preserve">are creating </w:delText>
        </w:r>
        <w:r w:rsidRPr="00F866AE" w:rsidDel="002860B5">
          <w:delText xml:space="preserve">a goal-oriented research, focusing on representation to understand the effects of Palmar Hyperhidrosis to the UX when using a smartphone deeply. Under goal-based research, there are two types, representation and generalization. The researchers </w:delText>
        </w:r>
        <w:r w:rsidDel="002860B5">
          <w:delText>are using</w:delText>
        </w:r>
        <w:r w:rsidRPr="00F866AE" w:rsidDel="002860B5">
          <w:delText xml:space="preserve"> representation, </w:delText>
        </w:r>
        <w:r w:rsidDel="002860B5">
          <w:delText>an</w:delText>
        </w:r>
        <w:r w:rsidRPr="00F866AE" w:rsidDel="002860B5">
          <w:delText xml:space="preserve"> in-depth understanding of a certain phenomenon, understanding how factors affect a situation, in our case, </w:delText>
        </w:r>
      </w:del>
      <w:bookmarkStart w:id="3778" w:name="_Toc490717692"/>
      <w:bookmarkStart w:id="3779" w:name="_Toc490717801"/>
      <w:bookmarkStart w:id="3780" w:name="_Toc490718150"/>
      <w:bookmarkStart w:id="3781" w:name="_Toc490718522"/>
      <w:bookmarkStart w:id="3782" w:name="_Toc490718651"/>
      <w:bookmarkStart w:id="3783" w:name="_Toc490718763"/>
      <w:bookmarkStart w:id="3784" w:name="_Toc490719215"/>
      <w:bookmarkStart w:id="3785" w:name="_Toc490719327"/>
      <w:bookmarkStart w:id="3786" w:name="_Toc490719440"/>
      <w:bookmarkStart w:id="3787" w:name="_Toc490719553"/>
      <w:bookmarkStart w:id="3788" w:name="_Toc490719727"/>
      <w:bookmarkStart w:id="3789" w:name="_Toc490719836"/>
      <w:bookmarkStart w:id="3790" w:name="_Toc490719945"/>
      <w:bookmarkStart w:id="3791" w:name="_Toc490720055"/>
      <w:bookmarkStart w:id="3792" w:name="_Toc490720162"/>
      <w:bookmarkStart w:id="3793" w:name="_Toc490720269"/>
      <w:bookmarkStart w:id="3794" w:name="_Toc490720375"/>
      <w:bookmarkStart w:id="3795" w:name="_Toc490720481"/>
      <w:bookmarkStart w:id="3796" w:name="_Toc490721415"/>
      <w:bookmarkStart w:id="3797" w:name="_Toc490730241"/>
      <w:bookmarkStart w:id="3798" w:name="_Toc491823527"/>
      <w:bookmarkStart w:id="3799" w:name="_Toc491823670"/>
      <w:bookmarkStart w:id="3800" w:name="_Toc491824240"/>
      <w:bookmarkStart w:id="3801" w:name="_Toc491824341"/>
      <w:bookmarkStart w:id="3802" w:name="_Toc491824537"/>
      <w:bookmarkStart w:id="3803" w:name="_Toc491824640"/>
      <w:bookmarkStart w:id="3804" w:name="_Toc491824743"/>
      <w:bookmarkStart w:id="3805" w:name="_Toc491824846"/>
      <w:bookmarkStart w:id="3806" w:name="_Toc491824949"/>
      <w:bookmarkStart w:id="3807" w:name="_Toc491825052"/>
      <w:bookmarkStart w:id="3808" w:name="_Toc491825958"/>
      <w:bookmarkStart w:id="3809" w:name="_Toc491826060"/>
      <w:bookmarkStart w:id="3810" w:name="_Toc491827161"/>
      <w:bookmarkStart w:id="3811" w:name="_Toc491827627"/>
      <w:bookmarkStart w:id="3812" w:name="_Toc491856778"/>
      <w:bookmarkStart w:id="3813" w:name="_Toc491857128"/>
      <w:bookmarkStart w:id="3814" w:name="_Toc491857348"/>
      <w:bookmarkStart w:id="3815" w:name="_Toc491858148"/>
      <w:bookmarkStart w:id="3816" w:name="_Toc491858493"/>
      <w:bookmarkStart w:id="3817" w:name="_Toc491859668"/>
      <w:bookmarkStart w:id="3818" w:name="_Toc491859824"/>
      <w:bookmarkStart w:id="3819" w:name="_Toc491861841"/>
      <w:bookmarkStart w:id="3820" w:name="_Toc491862199"/>
      <w:bookmarkStart w:id="3821" w:name="_Toc491862317"/>
      <w:bookmarkStart w:id="3822" w:name="_Toc491862585"/>
      <w:bookmarkStart w:id="3823" w:name="_Toc491862699"/>
      <w:bookmarkStart w:id="3824" w:name="_Toc491862810"/>
      <w:bookmarkStart w:id="3825" w:name="_Toc491862748"/>
      <w:bookmarkStart w:id="3826" w:name="_Toc491863294"/>
      <w:bookmarkStart w:id="3827" w:name="_Toc491863699"/>
      <w:bookmarkStart w:id="3828" w:name="_Toc491865904"/>
      <w:bookmarkStart w:id="3829" w:name="_Toc491864458"/>
      <w:bookmarkStart w:id="3830" w:name="_Toc491866505"/>
      <w:bookmarkStart w:id="3831" w:name="_Toc491868101"/>
      <w:bookmarkStart w:id="3832" w:name="_Toc491868249"/>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p>
    <w:p w14:paraId="488A9CA1" w14:textId="77777777" w:rsidR="00D97288" w:rsidRPr="00556A03" w:rsidDel="002860B5" w:rsidRDefault="00D97288">
      <w:pPr>
        <w:ind w:left="792"/>
        <w:rPr>
          <w:del w:id="3833" w:author="Joey Bernadette Dela Cruz" w:date="2017-08-16T16:52:00Z"/>
          <w:lang w:eastAsia="en-PH"/>
        </w:rPr>
        <w:pPrChange w:id="3834" w:author="Joey Bernadette Dela Cruz" w:date="2017-08-16T16:58:00Z">
          <w:pPr>
            <w:ind w:left="792"/>
            <w:jc w:val="center"/>
          </w:pPr>
        </w:pPrChange>
      </w:pPr>
      <w:bookmarkStart w:id="3835" w:name="_Toc490717693"/>
      <w:bookmarkStart w:id="3836" w:name="_Toc490717802"/>
      <w:bookmarkStart w:id="3837" w:name="_Toc490718151"/>
      <w:bookmarkStart w:id="3838" w:name="_Toc490718523"/>
      <w:bookmarkStart w:id="3839" w:name="_Toc490718652"/>
      <w:bookmarkStart w:id="3840" w:name="_Toc490718764"/>
      <w:bookmarkStart w:id="3841" w:name="_Toc490719216"/>
      <w:bookmarkStart w:id="3842" w:name="_Toc490719328"/>
      <w:bookmarkStart w:id="3843" w:name="_Toc490719441"/>
      <w:bookmarkStart w:id="3844" w:name="_Toc490719554"/>
      <w:bookmarkStart w:id="3845" w:name="_Toc490719728"/>
      <w:bookmarkStart w:id="3846" w:name="_Toc490719837"/>
      <w:bookmarkStart w:id="3847" w:name="_Toc490719946"/>
      <w:bookmarkStart w:id="3848" w:name="_Toc490720056"/>
      <w:bookmarkStart w:id="3849" w:name="_Toc490720163"/>
      <w:bookmarkStart w:id="3850" w:name="_Toc490720270"/>
      <w:bookmarkStart w:id="3851" w:name="_Toc490720376"/>
      <w:bookmarkStart w:id="3852" w:name="_Toc490720482"/>
      <w:bookmarkStart w:id="3853" w:name="_Toc490721416"/>
      <w:bookmarkStart w:id="3854" w:name="_Toc490730242"/>
      <w:bookmarkStart w:id="3855" w:name="_Toc491823528"/>
      <w:bookmarkStart w:id="3856" w:name="_Toc491823671"/>
      <w:bookmarkStart w:id="3857" w:name="_Toc491824241"/>
      <w:bookmarkStart w:id="3858" w:name="_Toc491824342"/>
      <w:bookmarkStart w:id="3859" w:name="_Toc491824538"/>
      <w:bookmarkStart w:id="3860" w:name="_Toc491824641"/>
      <w:bookmarkStart w:id="3861" w:name="_Toc491824744"/>
      <w:bookmarkStart w:id="3862" w:name="_Toc491824847"/>
      <w:bookmarkStart w:id="3863" w:name="_Toc491824950"/>
      <w:bookmarkStart w:id="3864" w:name="_Toc491825053"/>
      <w:bookmarkStart w:id="3865" w:name="_Toc491825959"/>
      <w:bookmarkStart w:id="3866" w:name="_Toc491826061"/>
      <w:bookmarkStart w:id="3867" w:name="_Toc491827162"/>
      <w:bookmarkStart w:id="3868" w:name="_Toc491827628"/>
      <w:bookmarkStart w:id="3869" w:name="_Toc491856779"/>
      <w:bookmarkStart w:id="3870" w:name="_Toc491857129"/>
      <w:bookmarkStart w:id="3871" w:name="_Toc491857349"/>
      <w:bookmarkStart w:id="3872" w:name="_Toc491858149"/>
      <w:bookmarkStart w:id="3873" w:name="_Toc491858494"/>
      <w:bookmarkStart w:id="3874" w:name="_Toc491859669"/>
      <w:bookmarkStart w:id="3875" w:name="_Toc491859825"/>
      <w:bookmarkStart w:id="3876" w:name="_Toc491861842"/>
      <w:bookmarkStart w:id="3877" w:name="_Toc491862200"/>
      <w:bookmarkStart w:id="3878" w:name="_Toc491862318"/>
      <w:bookmarkStart w:id="3879" w:name="_Toc491862586"/>
      <w:bookmarkStart w:id="3880" w:name="_Toc491862700"/>
      <w:bookmarkStart w:id="3881" w:name="_Toc491862811"/>
      <w:bookmarkStart w:id="3882" w:name="_Toc491862749"/>
      <w:bookmarkStart w:id="3883" w:name="_Toc491863295"/>
      <w:bookmarkStart w:id="3884" w:name="_Toc491863700"/>
      <w:bookmarkStart w:id="3885" w:name="_Toc491865905"/>
      <w:bookmarkStart w:id="3886" w:name="_Toc491864459"/>
      <w:bookmarkStart w:id="3887" w:name="_Toc491866506"/>
      <w:bookmarkStart w:id="3888" w:name="_Toc491868102"/>
      <w:bookmarkStart w:id="3889" w:name="_Toc491868250"/>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p>
    <w:p w14:paraId="08A7A043" w14:textId="77777777" w:rsidR="00150F42" w:rsidDel="002860B5" w:rsidRDefault="00150F42">
      <w:pPr>
        <w:ind w:left="792"/>
        <w:rPr>
          <w:del w:id="3890" w:author="Joey Bernadette Dela Cruz" w:date="2017-08-16T16:52:00Z"/>
        </w:rPr>
        <w:pPrChange w:id="3891" w:author="Joey Bernadette Dela Cruz" w:date="2017-08-16T16:58:00Z">
          <w:pPr>
            <w:ind w:left="792"/>
            <w:jc w:val="center"/>
          </w:pPr>
        </w:pPrChange>
      </w:pPr>
      <w:bookmarkStart w:id="3892" w:name="_Toc479371762"/>
      <w:del w:id="3893" w:author="Joey Bernadette Dela Cruz" w:date="2017-08-16T16:52:00Z">
        <w:r w:rsidRPr="00150D4E" w:rsidDel="002860B5">
          <w:delText>Sampling Technique</w:delText>
        </w:r>
        <w:bookmarkStart w:id="3894" w:name="_Toc490717694"/>
        <w:bookmarkStart w:id="3895" w:name="_Toc490717803"/>
        <w:bookmarkStart w:id="3896" w:name="_Toc490718152"/>
        <w:bookmarkStart w:id="3897" w:name="_Toc490718524"/>
        <w:bookmarkStart w:id="3898" w:name="_Toc490718653"/>
        <w:bookmarkStart w:id="3899" w:name="_Toc490718765"/>
        <w:bookmarkStart w:id="3900" w:name="_Toc490719217"/>
        <w:bookmarkStart w:id="3901" w:name="_Toc490719329"/>
        <w:bookmarkStart w:id="3902" w:name="_Toc490719442"/>
        <w:bookmarkStart w:id="3903" w:name="_Toc490719555"/>
        <w:bookmarkStart w:id="3904" w:name="_Toc490719729"/>
        <w:bookmarkStart w:id="3905" w:name="_Toc490719838"/>
        <w:bookmarkStart w:id="3906" w:name="_Toc490719947"/>
        <w:bookmarkStart w:id="3907" w:name="_Toc490720057"/>
        <w:bookmarkStart w:id="3908" w:name="_Toc490720164"/>
        <w:bookmarkStart w:id="3909" w:name="_Toc490720271"/>
        <w:bookmarkStart w:id="3910" w:name="_Toc490720377"/>
        <w:bookmarkStart w:id="3911" w:name="_Toc490720483"/>
        <w:bookmarkStart w:id="3912" w:name="_Toc490721417"/>
        <w:bookmarkStart w:id="3913" w:name="_Toc490730243"/>
        <w:bookmarkStart w:id="3914" w:name="_Toc491823529"/>
        <w:bookmarkStart w:id="3915" w:name="_Toc491823672"/>
        <w:bookmarkStart w:id="3916" w:name="_Toc491824242"/>
        <w:bookmarkStart w:id="3917" w:name="_Toc491824343"/>
        <w:bookmarkStart w:id="3918" w:name="_Toc491824539"/>
        <w:bookmarkStart w:id="3919" w:name="_Toc491824642"/>
        <w:bookmarkStart w:id="3920" w:name="_Toc491824745"/>
        <w:bookmarkStart w:id="3921" w:name="_Toc491824848"/>
        <w:bookmarkStart w:id="3922" w:name="_Toc491824951"/>
        <w:bookmarkStart w:id="3923" w:name="_Toc491825054"/>
        <w:bookmarkStart w:id="3924" w:name="_Toc491825960"/>
        <w:bookmarkStart w:id="3925" w:name="_Toc491826062"/>
        <w:bookmarkStart w:id="3926" w:name="_Toc491827163"/>
        <w:bookmarkStart w:id="3927" w:name="_Toc491827629"/>
        <w:bookmarkStart w:id="3928" w:name="_Toc491856780"/>
        <w:bookmarkStart w:id="3929" w:name="_Toc491857130"/>
        <w:bookmarkStart w:id="3930" w:name="_Toc491857350"/>
        <w:bookmarkStart w:id="3931" w:name="_Toc491858150"/>
        <w:bookmarkStart w:id="3932" w:name="_Toc491858495"/>
        <w:bookmarkStart w:id="3933" w:name="_Toc491859670"/>
        <w:bookmarkStart w:id="3934" w:name="_Toc491859826"/>
        <w:bookmarkStart w:id="3935" w:name="_Toc491861843"/>
        <w:bookmarkStart w:id="3936" w:name="_Toc491862201"/>
        <w:bookmarkStart w:id="3937" w:name="_Toc491862319"/>
        <w:bookmarkStart w:id="3938" w:name="_Toc491862587"/>
        <w:bookmarkStart w:id="3939" w:name="_Toc491862701"/>
        <w:bookmarkStart w:id="3940" w:name="_Toc491862812"/>
        <w:bookmarkStart w:id="3941" w:name="_Toc491862751"/>
        <w:bookmarkStart w:id="3942" w:name="_Toc491863296"/>
        <w:bookmarkStart w:id="3943" w:name="_Toc491863701"/>
        <w:bookmarkStart w:id="3944" w:name="_Toc491865906"/>
        <w:bookmarkStart w:id="3945" w:name="_Toc491864460"/>
        <w:bookmarkStart w:id="3946" w:name="_Toc491866507"/>
        <w:bookmarkStart w:id="3947" w:name="_Toc491868103"/>
        <w:bookmarkStart w:id="3948" w:name="_Toc491868251"/>
        <w:bookmarkEnd w:id="3892"/>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del>
    </w:p>
    <w:p w14:paraId="21BBE0AA" w14:textId="77777777" w:rsidR="00150F42" w:rsidDel="002860B5" w:rsidRDefault="00150F42">
      <w:pPr>
        <w:ind w:left="792"/>
        <w:rPr>
          <w:ins w:id="3949" w:author="Marc Adrian  Jimenez" w:date="2017-08-15T18:23:00Z"/>
          <w:del w:id="3950" w:author="Joey Bernadette Dela Cruz" w:date="2017-08-16T16:52:00Z"/>
          <w:rFonts w:asciiTheme="minorEastAsia" w:eastAsiaTheme="minorEastAsia" w:hAnsiTheme="minorEastAsia" w:cstheme="minorEastAsia"/>
        </w:rPr>
        <w:pPrChange w:id="3951" w:author="Joey Bernadette Dela Cruz" w:date="2017-08-16T16:58:00Z">
          <w:pPr>
            <w:ind w:left="792"/>
            <w:jc w:val="center"/>
          </w:pPr>
        </w:pPrChange>
      </w:pPr>
      <w:del w:id="3952" w:author="Joey Bernadette Dela Cruz" w:date="2017-08-16T16:52:00Z">
        <w:r w:rsidDel="002860B5">
          <w:rPr>
            <w:lang w:eastAsia="en-PH"/>
          </w:rPr>
          <w:tab/>
        </w:r>
      </w:del>
      <w:ins w:id="3953" w:author="Jason Llantos" w:date="2017-08-16T00:52:00Z">
        <w:del w:id="3954" w:author="Joey Bernadette Dela Cruz" w:date="2017-08-16T16:52:00Z">
          <w:r w:rsidDel="002860B5">
            <w:delText xml:space="preserve">The researchers are using </w:delText>
          </w:r>
          <w:r w:rsidR="008916EA" w:rsidDel="002860B5">
            <w:delText>stratified sampling to acquire the sample of the research under discussion. This method belongs to the category of random sampling technique, and works by dividing the population or participants into multiple groups from which are then sampled randomly.</w:delText>
          </w:r>
        </w:del>
      </w:ins>
      <w:del w:id="3955" w:author="Joey Bernadette Dela Cruz" w:date="2017-08-16T16:52:00Z">
        <w:r w:rsidRPr="06626AAF" w:rsidDel="002860B5">
          <w:rPr>
            <w:rFonts w:asciiTheme="minorEastAsia" w:eastAsiaTheme="minorEastAsia" w:hAnsiTheme="minorEastAsia" w:cstheme="minorEastAsia"/>
          </w:rPr>
          <w:delText>The researchers are using snowball sampling to acquire the sample of the research under discussion. This method is also known as referral sampling, which belongs to the category of non-probability sampling technique, is where research participants refer several people who qualifies to take part for a study, or directly recruits them to ease data collection. (Steven Venette, 2013).</w:delText>
        </w:r>
      </w:del>
      <w:bookmarkStart w:id="3956" w:name="_Toc490717695"/>
      <w:bookmarkStart w:id="3957" w:name="_Toc490717804"/>
      <w:bookmarkStart w:id="3958" w:name="_Toc490718153"/>
      <w:bookmarkStart w:id="3959" w:name="_Toc490718525"/>
      <w:bookmarkStart w:id="3960" w:name="_Toc490718654"/>
      <w:bookmarkStart w:id="3961" w:name="_Toc490718766"/>
      <w:bookmarkStart w:id="3962" w:name="_Toc490719218"/>
      <w:bookmarkStart w:id="3963" w:name="_Toc490719330"/>
      <w:bookmarkStart w:id="3964" w:name="_Toc490719443"/>
      <w:bookmarkStart w:id="3965" w:name="_Toc490719556"/>
      <w:bookmarkStart w:id="3966" w:name="_Toc490719730"/>
      <w:bookmarkStart w:id="3967" w:name="_Toc490719839"/>
      <w:bookmarkStart w:id="3968" w:name="_Toc490719948"/>
      <w:bookmarkStart w:id="3969" w:name="_Toc490720058"/>
      <w:bookmarkStart w:id="3970" w:name="_Toc490720165"/>
      <w:bookmarkStart w:id="3971" w:name="_Toc490720272"/>
      <w:bookmarkStart w:id="3972" w:name="_Toc490720378"/>
      <w:bookmarkStart w:id="3973" w:name="_Toc490720484"/>
      <w:bookmarkStart w:id="3974" w:name="_Toc490721418"/>
      <w:bookmarkStart w:id="3975" w:name="_Toc490730244"/>
      <w:bookmarkStart w:id="3976" w:name="_Toc491823530"/>
      <w:bookmarkStart w:id="3977" w:name="_Toc491823673"/>
      <w:bookmarkStart w:id="3978" w:name="_Toc491824243"/>
      <w:bookmarkStart w:id="3979" w:name="_Toc491824344"/>
      <w:bookmarkStart w:id="3980" w:name="_Toc491824540"/>
      <w:bookmarkStart w:id="3981" w:name="_Toc491824643"/>
      <w:bookmarkStart w:id="3982" w:name="_Toc491824746"/>
      <w:bookmarkStart w:id="3983" w:name="_Toc491824849"/>
      <w:bookmarkStart w:id="3984" w:name="_Toc491824952"/>
      <w:bookmarkStart w:id="3985" w:name="_Toc491825055"/>
      <w:bookmarkStart w:id="3986" w:name="_Toc491825961"/>
      <w:bookmarkStart w:id="3987" w:name="_Toc491826063"/>
      <w:bookmarkStart w:id="3988" w:name="_Toc491827164"/>
      <w:bookmarkStart w:id="3989" w:name="_Toc491827630"/>
      <w:bookmarkStart w:id="3990" w:name="_Toc491856781"/>
      <w:bookmarkStart w:id="3991" w:name="_Toc491857131"/>
      <w:bookmarkStart w:id="3992" w:name="_Toc491857351"/>
      <w:bookmarkStart w:id="3993" w:name="_Toc491858151"/>
      <w:bookmarkStart w:id="3994" w:name="_Toc491858496"/>
      <w:bookmarkStart w:id="3995" w:name="_Toc491859671"/>
      <w:bookmarkStart w:id="3996" w:name="_Toc491859827"/>
      <w:bookmarkStart w:id="3997" w:name="_Toc491861844"/>
      <w:bookmarkStart w:id="3998" w:name="_Toc491862202"/>
      <w:bookmarkStart w:id="3999" w:name="_Toc491862320"/>
      <w:bookmarkStart w:id="4000" w:name="_Toc491862588"/>
      <w:bookmarkStart w:id="4001" w:name="_Toc491862702"/>
      <w:bookmarkStart w:id="4002" w:name="_Toc491862813"/>
      <w:bookmarkStart w:id="4003" w:name="_Toc491862863"/>
      <w:bookmarkStart w:id="4004" w:name="_Toc491863297"/>
      <w:bookmarkStart w:id="4005" w:name="_Toc491863702"/>
      <w:bookmarkStart w:id="4006" w:name="_Toc491865907"/>
      <w:bookmarkStart w:id="4007" w:name="_Toc491864461"/>
      <w:bookmarkStart w:id="4008" w:name="_Toc491866508"/>
      <w:bookmarkStart w:id="4009" w:name="_Toc491868104"/>
      <w:bookmarkStart w:id="4010" w:name="_Toc491868252"/>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p>
    <w:p w14:paraId="3FA6A7AF" w14:textId="77777777" w:rsidR="00D97288" w:rsidRPr="00D333B2" w:rsidDel="002860B5" w:rsidRDefault="00D97288">
      <w:pPr>
        <w:ind w:left="792"/>
        <w:rPr>
          <w:del w:id="4011" w:author="Joey Bernadette Dela Cruz" w:date="2017-08-16T16:52:00Z"/>
          <w:lang w:eastAsia="en-PH"/>
        </w:rPr>
        <w:pPrChange w:id="4012" w:author="Joey Bernadette Dela Cruz" w:date="2017-08-16T16:58:00Z">
          <w:pPr>
            <w:ind w:left="792"/>
            <w:jc w:val="center"/>
          </w:pPr>
        </w:pPrChange>
      </w:pPr>
      <w:bookmarkStart w:id="4013" w:name="_Toc490717696"/>
      <w:bookmarkStart w:id="4014" w:name="_Toc490717805"/>
      <w:bookmarkStart w:id="4015" w:name="_Toc490718154"/>
      <w:bookmarkStart w:id="4016" w:name="_Toc490718526"/>
      <w:bookmarkStart w:id="4017" w:name="_Toc490718655"/>
      <w:bookmarkStart w:id="4018" w:name="_Toc490718767"/>
      <w:bookmarkStart w:id="4019" w:name="_Toc490719219"/>
      <w:bookmarkStart w:id="4020" w:name="_Toc490719331"/>
      <w:bookmarkStart w:id="4021" w:name="_Toc490719444"/>
      <w:bookmarkStart w:id="4022" w:name="_Toc490719557"/>
      <w:bookmarkStart w:id="4023" w:name="_Toc490719731"/>
      <w:bookmarkStart w:id="4024" w:name="_Toc490719840"/>
      <w:bookmarkStart w:id="4025" w:name="_Toc490719949"/>
      <w:bookmarkStart w:id="4026" w:name="_Toc490720059"/>
      <w:bookmarkStart w:id="4027" w:name="_Toc490720166"/>
      <w:bookmarkStart w:id="4028" w:name="_Toc490720273"/>
      <w:bookmarkStart w:id="4029" w:name="_Toc490720379"/>
      <w:bookmarkStart w:id="4030" w:name="_Toc490720485"/>
      <w:bookmarkStart w:id="4031" w:name="_Toc490721419"/>
      <w:bookmarkStart w:id="4032" w:name="_Toc490730245"/>
      <w:bookmarkStart w:id="4033" w:name="_Toc491823531"/>
      <w:bookmarkStart w:id="4034" w:name="_Toc491823674"/>
      <w:bookmarkStart w:id="4035" w:name="_Toc491824244"/>
      <w:bookmarkStart w:id="4036" w:name="_Toc491824345"/>
      <w:bookmarkStart w:id="4037" w:name="_Toc491824541"/>
      <w:bookmarkStart w:id="4038" w:name="_Toc491824644"/>
      <w:bookmarkStart w:id="4039" w:name="_Toc491824747"/>
      <w:bookmarkStart w:id="4040" w:name="_Toc491824850"/>
      <w:bookmarkStart w:id="4041" w:name="_Toc491824953"/>
      <w:bookmarkStart w:id="4042" w:name="_Toc491825056"/>
      <w:bookmarkStart w:id="4043" w:name="_Toc491825962"/>
      <w:bookmarkStart w:id="4044" w:name="_Toc491826064"/>
      <w:bookmarkStart w:id="4045" w:name="_Toc491827165"/>
      <w:bookmarkStart w:id="4046" w:name="_Toc491827631"/>
      <w:bookmarkStart w:id="4047" w:name="_Toc491856782"/>
      <w:bookmarkStart w:id="4048" w:name="_Toc491857132"/>
      <w:bookmarkStart w:id="4049" w:name="_Toc491857352"/>
      <w:bookmarkStart w:id="4050" w:name="_Toc491858152"/>
      <w:bookmarkStart w:id="4051" w:name="_Toc491858497"/>
      <w:bookmarkStart w:id="4052" w:name="_Toc491859672"/>
      <w:bookmarkStart w:id="4053" w:name="_Toc491859828"/>
      <w:bookmarkStart w:id="4054" w:name="_Toc491861845"/>
      <w:bookmarkStart w:id="4055" w:name="_Toc491862203"/>
      <w:bookmarkStart w:id="4056" w:name="_Toc491862321"/>
      <w:bookmarkStart w:id="4057" w:name="_Toc491862589"/>
      <w:bookmarkStart w:id="4058" w:name="_Toc491862703"/>
      <w:bookmarkStart w:id="4059" w:name="_Toc491862814"/>
      <w:bookmarkStart w:id="4060" w:name="_Toc491862864"/>
      <w:bookmarkStart w:id="4061" w:name="_Toc491863298"/>
      <w:bookmarkStart w:id="4062" w:name="_Toc491863703"/>
      <w:bookmarkStart w:id="4063" w:name="_Toc491865908"/>
      <w:bookmarkStart w:id="4064" w:name="_Toc491864462"/>
      <w:bookmarkStart w:id="4065" w:name="_Toc491866509"/>
      <w:bookmarkStart w:id="4066" w:name="_Toc491868105"/>
      <w:bookmarkStart w:id="4067" w:name="_Toc491868253"/>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777BBAD0" w14:textId="77777777" w:rsidR="00150F42" w:rsidDel="002860B5" w:rsidRDefault="00150F42">
      <w:pPr>
        <w:ind w:left="792"/>
        <w:rPr>
          <w:del w:id="4068" w:author="Joey Bernadette Dela Cruz" w:date="2017-08-16T16:52:00Z"/>
        </w:rPr>
        <w:pPrChange w:id="4069" w:author="Joey Bernadette Dela Cruz" w:date="2017-08-16T16:58:00Z">
          <w:pPr>
            <w:ind w:left="792"/>
            <w:jc w:val="center"/>
          </w:pPr>
        </w:pPrChange>
      </w:pPr>
      <w:bookmarkStart w:id="4070" w:name="_Toc479371763"/>
      <w:del w:id="4071" w:author="Joey Bernadette Dela Cruz" w:date="2017-08-16T16:52:00Z">
        <w:r w:rsidRPr="00150D4E" w:rsidDel="002860B5">
          <w:delText>Population and Sample</w:delText>
        </w:r>
        <w:bookmarkStart w:id="4072" w:name="_Toc490717697"/>
        <w:bookmarkStart w:id="4073" w:name="_Toc490717806"/>
        <w:bookmarkStart w:id="4074" w:name="_Toc490718155"/>
        <w:bookmarkStart w:id="4075" w:name="_Toc490718527"/>
        <w:bookmarkStart w:id="4076" w:name="_Toc490718656"/>
        <w:bookmarkStart w:id="4077" w:name="_Toc490718768"/>
        <w:bookmarkStart w:id="4078" w:name="_Toc490719220"/>
        <w:bookmarkStart w:id="4079" w:name="_Toc490719332"/>
        <w:bookmarkStart w:id="4080" w:name="_Toc490719445"/>
        <w:bookmarkStart w:id="4081" w:name="_Toc490719558"/>
        <w:bookmarkStart w:id="4082" w:name="_Toc490719732"/>
        <w:bookmarkStart w:id="4083" w:name="_Toc490719841"/>
        <w:bookmarkStart w:id="4084" w:name="_Toc490719950"/>
        <w:bookmarkStart w:id="4085" w:name="_Toc490720060"/>
        <w:bookmarkStart w:id="4086" w:name="_Toc490720167"/>
        <w:bookmarkStart w:id="4087" w:name="_Toc490720274"/>
        <w:bookmarkStart w:id="4088" w:name="_Toc490720380"/>
        <w:bookmarkStart w:id="4089" w:name="_Toc490720486"/>
        <w:bookmarkStart w:id="4090" w:name="_Toc490721420"/>
        <w:bookmarkStart w:id="4091" w:name="_Toc490730246"/>
        <w:bookmarkStart w:id="4092" w:name="_Toc491823532"/>
        <w:bookmarkStart w:id="4093" w:name="_Toc491823675"/>
        <w:bookmarkStart w:id="4094" w:name="_Toc491824245"/>
        <w:bookmarkStart w:id="4095" w:name="_Toc491824346"/>
        <w:bookmarkStart w:id="4096" w:name="_Toc491824542"/>
        <w:bookmarkStart w:id="4097" w:name="_Toc491824645"/>
        <w:bookmarkStart w:id="4098" w:name="_Toc491824748"/>
        <w:bookmarkStart w:id="4099" w:name="_Toc491824851"/>
        <w:bookmarkStart w:id="4100" w:name="_Toc491824954"/>
        <w:bookmarkStart w:id="4101" w:name="_Toc491825057"/>
        <w:bookmarkStart w:id="4102" w:name="_Toc491825963"/>
        <w:bookmarkStart w:id="4103" w:name="_Toc491826065"/>
        <w:bookmarkStart w:id="4104" w:name="_Toc491827166"/>
        <w:bookmarkStart w:id="4105" w:name="_Toc491827632"/>
        <w:bookmarkStart w:id="4106" w:name="_Toc491856783"/>
        <w:bookmarkStart w:id="4107" w:name="_Toc491857133"/>
        <w:bookmarkStart w:id="4108" w:name="_Toc491857353"/>
        <w:bookmarkStart w:id="4109" w:name="_Toc491858153"/>
        <w:bookmarkStart w:id="4110" w:name="_Toc491858498"/>
        <w:bookmarkStart w:id="4111" w:name="_Toc491859673"/>
        <w:bookmarkStart w:id="4112" w:name="_Toc491859829"/>
        <w:bookmarkStart w:id="4113" w:name="_Toc491861846"/>
        <w:bookmarkStart w:id="4114" w:name="_Toc491862204"/>
        <w:bookmarkStart w:id="4115" w:name="_Toc491862322"/>
        <w:bookmarkStart w:id="4116" w:name="_Toc491862590"/>
        <w:bookmarkStart w:id="4117" w:name="_Toc491862704"/>
        <w:bookmarkStart w:id="4118" w:name="_Toc491862815"/>
        <w:bookmarkStart w:id="4119" w:name="_Toc491862865"/>
        <w:bookmarkStart w:id="4120" w:name="_Toc491863299"/>
        <w:bookmarkStart w:id="4121" w:name="_Toc491863704"/>
        <w:bookmarkStart w:id="4122" w:name="_Toc491865909"/>
        <w:bookmarkStart w:id="4123" w:name="_Toc491864463"/>
        <w:bookmarkStart w:id="4124" w:name="_Toc491866510"/>
        <w:bookmarkStart w:id="4125" w:name="_Toc491868106"/>
        <w:bookmarkStart w:id="4126" w:name="_Toc491868254"/>
        <w:bookmarkEnd w:id="4070"/>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del>
    </w:p>
    <w:p w14:paraId="60BAC063" w14:textId="77777777" w:rsidR="00150F42" w:rsidDel="002860B5" w:rsidRDefault="00150F42">
      <w:pPr>
        <w:ind w:left="792"/>
        <w:rPr>
          <w:ins w:id="4127" w:author="Marc Adrian  Jimenez" w:date="2017-08-15T18:23:00Z"/>
          <w:del w:id="4128" w:author="Joey Bernadette Dela Cruz" w:date="2017-08-16T16:52:00Z"/>
          <w:rFonts w:asciiTheme="minorEastAsia" w:eastAsiaTheme="minorEastAsia" w:hAnsiTheme="minorEastAsia" w:cstheme="minorEastAsia"/>
        </w:rPr>
        <w:pPrChange w:id="4129" w:author="Joey Bernadette Dela Cruz" w:date="2017-08-16T16:58:00Z">
          <w:pPr>
            <w:ind w:left="792"/>
            <w:jc w:val="center"/>
          </w:pPr>
        </w:pPrChange>
      </w:pPr>
      <w:del w:id="4130" w:author="Joey Bernadette Dela Cruz" w:date="2017-08-16T16:52:00Z">
        <w:r w:rsidDel="002860B5">
          <w:rPr>
            <w:lang w:eastAsia="en-PH"/>
          </w:rPr>
          <w:tab/>
        </w:r>
      </w:del>
      <w:ins w:id="4131" w:author="Jason Llantos" w:date="2017-08-16T00:52:00Z">
        <w:del w:id="4132" w:author="Joey Bernadette Dela Cruz" w:date="2017-08-16T16:52:00Z">
          <w:r w:rsidDel="002860B5">
            <w:delText xml:space="preserve">The population of interest for this study are </w:delText>
          </w:r>
          <w:r w:rsidR="008916EA" w:rsidDel="002860B5">
            <w:delText>the individuals residing in Metro Manila who have concerns or problems regarding touchscreen responsiveness.</w:delText>
          </w:r>
        </w:del>
      </w:ins>
      <w:del w:id="4133" w:author="Joey Bernadette Dela Cruz" w:date="2017-08-16T16:52:00Z">
        <w:r w:rsidRPr="06626AAF" w:rsidDel="002860B5">
          <w:rPr>
            <w:rFonts w:asciiTheme="minorEastAsia" w:eastAsiaTheme="minorEastAsia" w:hAnsiTheme="minorEastAsia" w:cstheme="minorEastAsia"/>
          </w:rPr>
          <w:delText>The population of interest for this study are individuals residing in Metro Manila that owns a smartphone and experiences Palmar Hyperhidrosis.</w:delText>
        </w:r>
      </w:del>
      <w:bookmarkStart w:id="4134" w:name="_Toc490717698"/>
      <w:bookmarkStart w:id="4135" w:name="_Toc490717807"/>
      <w:bookmarkStart w:id="4136" w:name="_Toc490718156"/>
      <w:bookmarkStart w:id="4137" w:name="_Toc490718528"/>
      <w:bookmarkStart w:id="4138" w:name="_Toc490718657"/>
      <w:bookmarkStart w:id="4139" w:name="_Toc490718769"/>
      <w:bookmarkStart w:id="4140" w:name="_Toc490719221"/>
      <w:bookmarkStart w:id="4141" w:name="_Toc490719333"/>
      <w:bookmarkStart w:id="4142" w:name="_Toc490719446"/>
      <w:bookmarkStart w:id="4143" w:name="_Toc490719559"/>
      <w:bookmarkStart w:id="4144" w:name="_Toc490719733"/>
      <w:bookmarkStart w:id="4145" w:name="_Toc490719842"/>
      <w:bookmarkStart w:id="4146" w:name="_Toc490719951"/>
      <w:bookmarkStart w:id="4147" w:name="_Toc490720061"/>
      <w:bookmarkStart w:id="4148" w:name="_Toc490720168"/>
      <w:bookmarkStart w:id="4149" w:name="_Toc490720275"/>
      <w:bookmarkStart w:id="4150" w:name="_Toc490720381"/>
      <w:bookmarkStart w:id="4151" w:name="_Toc490720487"/>
      <w:bookmarkStart w:id="4152" w:name="_Toc490721421"/>
      <w:bookmarkStart w:id="4153" w:name="_Toc490730247"/>
      <w:bookmarkStart w:id="4154" w:name="_Toc491823533"/>
      <w:bookmarkStart w:id="4155" w:name="_Toc491823676"/>
      <w:bookmarkStart w:id="4156" w:name="_Toc491824246"/>
      <w:bookmarkStart w:id="4157" w:name="_Toc491824347"/>
      <w:bookmarkStart w:id="4158" w:name="_Toc491824543"/>
      <w:bookmarkStart w:id="4159" w:name="_Toc491824646"/>
      <w:bookmarkStart w:id="4160" w:name="_Toc491824749"/>
      <w:bookmarkStart w:id="4161" w:name="_Toc491824852"/>
      <w:bookmarkStart w:id="4162" w:name="_Toc491824955"/>
      <w:bookmarkStart w:id="4163" w:name="_Toc491825058"/>
      <w:bookmarkStart w:id="4164" w:name="_Toc491825964"/>
      <w:bookmarkStart w:id="4165" w:name="_Toc491826066"/>
      <w:bookmarkStart w:id="4166" w:name="_Toc491827167"/>
      <w:bookmarkStart w:id="4167" w:name="_Toc491827633"/>
      <w:bookmarkStart w:id="4168" w:name="_Toc491856784"/>
      <w:bookmarkStart w:id="4169" w:name="_Toc491857134"/>
      <w:bookmarkStart w:id="4170" w:name="_Toc491857354"/>
      <w:bookmarkStart w:id="4171" w:name="_Toc491858154"/>
      <w:bookmarkStart w:id="4172" w:name="_Toc491858499"/>
      <w:bookmarkStart w:id="4173" w:name="_Toc491859674"/>
      <w:bookmarkStart w:id="4174" w:name="_Toc491859830"/>
      <w:bookmarkStart w:id="4175" w:name="_Toc491861847"/>
      <w:bookmarkStart w:id="4176" w:name="_Toc491862205"/>
      <w:bookmarkStart w:id="4177" w:name="_Toc491862323"/>
      <w:bookmarkStart w:id="4178" w:name="_Toc491862591"/>
      <w:bookmarkStart w:id="4179" w:name="_Toc491862705"/>
      <w:bookmarkStart w:id="4180" w:name="_Toc491862816"/>
      <w:bookmarkStart w:id="4181" w:name="_Toc491862866"/>
      <w:bookmarkStart w:id="4182" w:name="_Toc491863300"/>
      <w:bookmarkStart w:id="4183" w:name="_Toc491863705"/>
      <w:bookmarkStart w:id="4184" w:name="_Toc491865910"/>
      <w:bookmarkStart w:id="4185" w:name="_Toc491864464"/>
      <w:bookmarkStart w:id="4186" w:name="_Toc491866511"/>
      <w:bookmarkStart w:id="4187" w:name="_Toc491868107"/>
      <w:bookmarkStart w:id="4188" w:name="_Toc491868255"/>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p>
    <w:p w14:paraId="7773757F" w14:textId="77777777" w:rsidR="00D97288" w:rsidRPr="00F75C13" w:rsidDel="002860B5" w:rsidRDefault="00D97288">
      <w:pPr>
        <w:ind w:left="792"/>
        <w:rPr>
          <w:del w:id="4189" w:author="Joey Bernadette Dela Cruz" w:date="2017-08-16T16:52:00Z"/>
          <w:lang w:eastAsia="en-PH"/>
        </w:rPr>
        <w:pPrChange w:id="4190" w:author="Joey Bernadette Dela Cruz" w:date="2017-08-16T16:58:00Z">
          <w:pPr>
            <w:ind w:left="792"/>
            <w:jc w:val="center"/>
          </w:pPr>
        </w:pPrChange>
      </w:pPr>
      <w:bookmarkStart w:id="4191" w:name="_Toc490717699"/>
      <w:bookmarkStart w:id="4192" w:name="_Toc490717808"/>
      <w:bookmarkStart w:id="4193" w:name="_Toc490718157"/>
      <w:bookmarkStart w:id="4194" w:name="_Toc490718529"/>
      <w:bookmarkStart w:id="4195" w:name="_Toc490718658"/>
      <w:bookmarkStart w:id="4196" w:name="_Toc490718770"/>
      <w:bookmarkStart w:id="4197" w:name="_Toc490719222"/>
      <w:bookmarkStart w:id="4198" w:name="_Toc490719334"/>
      <w:bookmarkStart w:id="4199" w:name="_Toc490719447"/>
      <w:bookmarkStart w:id="4200" w:name="_Toc490719560"/>
      <w:bookmarkStart w:id="4201" w:name="_Toc490719734"/>
      <w:bookmarkStart w:id="4202" w:name="_Toc490719843"/>
      <w:bookmarkStart w:id="4203" w:name="_Toc490719952"/>
      <w:bookmarkStart w:id="4204" w:name="_Toc490720062"/>
      <w:bookmarkStart w:id="4205" w:name="_Toc490720169"/>
      <w:bookmarkStart w:id="4206" w:name="_Toc490720276"/>
      <w:bookmarkStart w:id="4207" w:name="_Toc490720382"/>
      <w:bookmarkStart w:id="4208" w:name="_Toc490720488"/>
      <w:bookmarkStart w:id="4209" w:name="_Toc490721422"/>
      <w:bookmarkStart w:id="4210" w:name="_Toc490730248"/>
      <w:bookmarkStart w:id="4211" w:name="_Toc491823534"/>
      <w:bookmarkStart w:id="4212" w:name="_Toc491823677"/>
      <w:bookmarkStart w:id="4213" w:name="_Toc491824247"/>
      <w:bookmarkStart w:id="4214" w:name="_Toc491824348"/>
      <w:bookmarkStart w:id="4215" w:name="_Toc491824544"/>
      <w:bookmarkStart w:id="4216" w:name="_Toc491824647"/>
      <w:bookmarkStart w:id="4217" w:name="_Toc491824750"/>
      <w:bookmarkStart w:id="4218" w:name="_Toc491824853"/>
      <w:bookmarkStart w:id="4219" w:name="_Toc491824956"/>
      <w:bookmarkStart w:id="4220" w:name="_Toc491825059"/>
      <w:bookmarkStart w:id="4221" w:name="_Toc491825965"/>
      <w:bookmarkStart w:id="4222" w:name="_Toc491826067"/>
      <w:bookmarkStart w:id="4223" w:name="_Toc491827168"/>
      <w:bookmarkStart w:id="4224" w:name="_Toc491827634"/>
      <w:bookmarkStart w:id="4225" w:name="_Toc491856785"/>
      <w:bookmarkStart w:id="4226" w:name="_Toc491857135"/>
      <w:bookmarkStart w:id="4227" w:name="_Toc491857355"/>
      <w:bookmarkStart w:id="4228" w:name="_Toc491858155"/>
      <w:bookmarkStart w:id="4229" w:name="_Toc491858500"/>
      <w:bookmarkStart w:id="4230" w:name="_Toc491859675"/>
      <w:bookmarkStart w:id="4231" w:name="_Toc491859831"/>
      <w:bookmarkStart w:id="4232" w:name="_Toc491861848"/>
      <w:bookmarkStart w:id="4233" w:name="_Toc491862206"/>
      <w:bookmarkStart w:id="4234" w:name="_Toc491862324"/>
      <w:bookmarkStart w:id="4235" w:name="_Toc491862592"/>
      <w:bookmarkStart w:id="4236" w:name="_Toc491862706"/>
      <w:bookmarkStart w:id="4237" w:name="_Toc491862817"/>
      <w:bookmarkStart w:id="4238" w:name="_Toc491862867"/>
      <w:bookmarkStart w:id="4239" w:name="_Toc491863301"/>
      <w:bookmarkStart w:id="4240" w:name="_Toc491863706"/>
      <w:bookmarkStart w:id="4241" w:name="_Toc491865911"/>
      <w:bookmarkStart w:id="4242" w:name="_Toc491864465"/>
      <w:bookmarkStart w:id="4243" w:name="_Toc491866512"/>
      <w:bookmarkStart w:id="4244" w:name="_Toc491868108"/>
      <w:bookmarkStart w:id="4245" w:name="_Toc491868256"/>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p>
    <w:p w14:paraId="236F79AE" w14:textId="77777777" w:rsidR="00150F42" w:rsidDel="002860B5" w:rsidRDefault="00150F42">
      <w:pPr>
        <w:ind w:left="792"/>
        <w:rPr>
          <w:del w:id="4246" w:author="Joey Bernadette Dela Cruz" w:date="2017-08-16T16:52:00Z"/>
        </w:rPr>
        <w:pPrChange w:id="4247" w:author="Joey Bernadette Dela Cruz" w:date="2017-08-16T16:58:00Z">
          <w:pPr>
            <w:ind w:left="792"/>
            <w:jc w:val="center"/>
          </w:pPr>
        </w:pPrChange>
      </w:pPr>
      <w:bookmarkStart w:id="4248" w:name="_Toc479371764"/>
      <w:del w:id="4249" w:author="Joey Bernadette Dela Cruz" w:date="2017-08-16T16:52:00Z">
        <w:r w:rsidRPr="00150D4E" w:rsidDel="002860B5">
          <w:delText>Research Instruments</w:delText>
        </w:r>
        <w:bookmarkStart w:id="4250" w:name="_Toc490717700"/>
        <w:bookmarkStart w:id="4251" w:name="_Toc490717809"/>
        <w:bookmarkStart w:id="4252" w:name="_Toc490718158"/>
        <w:bookmarkStart w:id="4253" w:name="_Toc490718530"/>
        <w:bookmarkStart w:id="4254" w:name="_Toc490718659"/>
        <w:bookmarkStart w:id="4255" w:name="_Toc490718771"/>
        <w:bookmarkStart w:id="4256" w:name="_Toc490719223"/>
        <w:bookmarkStart w:id="4257" w:name="_Toc490719335"/>
        <w:bookmarkStart w:id="4258" w:name="_Toc490719448"/>
        <w:bookmarkStart w:id="4259" w:name="_Toc490719561"/>
        <w:bookmarkStart w:id="4260" w:name="_Toc490719735"/>
        <w:bookmarkStart w:id="4261" w:name="_Toc490719844"/>
        <w:bookmarkStart w:id="4262" w:name="_Toc490719953"/>
        <w:bookmarkStart w:id="4263" w:name="_Toc490720063"/>
        <w:bookmarkStart w:id="4264" w:name="_Toc490720170"/>
        <w:bookmarkStart w:id="4265" w:name="_Toc490720277"/>
        <w:bookmarkStart w:id="4266" w:name="_Toc490720383"/>
        <w:bookmarkStart w:id="4267" w:name="_Toc490720489"/>
        <w:bookmarkStart w:id="4268" w:name="_Toc490721423"/>
        <w:bookmarkStart w:id="4269" w:name="_Toc490730249"/>
        <w:bookmarkStart w:id="4270" w:name="_Toc491823535"/>
        <w:bookmarkStart w:id="4271" w:name="_Toc491823678"/>
        <w:bookmarkStart w:id="4272" w:name="_Toc491824248"/>
        <w:bookmarkStart w:id="4273" w:name="_Toc491824349"/>
        <w:bookmarkStart w:id="4274" w:name="_Toc491824545"/>
        <w:bookmarkStart w:id="4275" w:name="_Toc491824648"/>
        <w:bookmarkStart w:id="4276" w:name="_Toc491824751"/>
        <w:bookmarkStart w:id="4277" w:name="_Toc491824854"/>
        <w:bookmarkStart w:id="4278" w:name="_Toc491824957"/>
        <w:bookmarkStart w:id="4279" w:name="_Toc491825060"/>
        <w:bookmarkStart w:id="4280" w:name="_Toc491825966"/>
        <w:bookmarkStart w:id="4281" w:name="_Toc491826068"/>
        <w:bookmarkStart w:id="4282" w:name="_Toc491827169"/>
        <w:bookmarkStart w:id="4283" w:name="_Toc491827635"/>
        <w:bookmarkStart w:id="4284" w:name="_Toc491856786"/>
        <w:bookmarkStart w:id="4285" w:name="_Toc491857136"/>
        <w:bookmarkStart w:id="4286" w:name="_Toc491857356"/>
        <w:bookmarkStart w:id="4287" w:name="_Toc491858156"/>
        <w:bookmarkStart w:id="4288" w:name="_Toc491858501"/>
        <w:bookmarkStart w:id="4289" w:name="_Toc491859676"/>
        <w:bookmarkStart w:id="4290" w:name="_Toc491859832"/>
        <w:bookmarkStart w:id="4291" w:name="_Toc491861849"/>
        <w:bookmarkStart w:id="4292" w:name="_Toc491862207"/>
        <w:bookmarkStart w:id="4293" w:name="_Toc491862325"/>
        <w:bookmarkStart w:id="4294" w:name="_Toc491862593"/>
        <w:bookmarkStart w:id="4295" w:name="_Toc491862707"/>
        <w:bookmarkStart w:id="4296" w:name="_Toc491862818"/>
        <w:bookmarkStart w:id="4297" w:name="_Toc491862868"/>
        <w:bookmarkStart w:id="4298" w:name="_Toc491863302"/>
        <w:bookmarkStart w:id="4299" w:name="_Toc491863707"/>
        <w:bookmarkStart w:id="4300" w:name="_Toc491865912"/>
        <w:bookmarkStart w:id="4301" w:name="_Toc491864466"/>
        <w:bookmarkStart w:id="4302" w:name="_Toc491866513"/>
        <w:bookmarkStart w:id="4303" w:name="_Toc491868109"/>
        <w:bookmarkStart w:id="4304" w:name="_Toc491868257"/>
        <w:bookmarkEnd w:id="4248"/>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del>
    </w:p>
    <w:p w14:paraId="069BDB76" w14:textId="77777777" w:rsidR="00150F42" w:rsidRPr="00F866AE" w:rsidDel="002860B5" w:rsidRDefault="00150F42">
      <w:pPr>
        <w:ind w:left="792"/>
        <w:rPr>
          <w:del w:id="4305" w:author="Joey Bernadette Dela Cruz" w:date="2017-08-16T16:52:00Z"/>
        </w:rPr>
        <w:pPrChange w:id="4306" w:author="Joey Bernadette Dela Cruz" w:date="2017-08-16T16:58:00Z">
          <w:pPr>
            <w:ind w:left="792"/>
            <w:jc w:val="center"/>
          </w:pPr>
        </w:pPrChange>
      </w:pPr>
      <w:del w:id="4307" w:author="Joey Bernadette Dela Cruz" w:date="2017-08-16T16:52:00Z">
        <w:r w:rsidDel="002860B5">
          <w:rPr>
            <w:lang w:eastAsia="en-PH"/>
          </w:rPr>
          <w:tab/>
        </w:r>
        <w:r w:rsidDel="002860B5">
          <w:delText>The researchers are</w:delText>
        </w:r>
      </w:del>
      <w:ins w:id="4308" w:author="Jason Llantos" w:date="2017-08-16T00:57:00Z">
        <w:del w:id="4309" w:author="Joey Bernadette Dela Cruz" w:date="2017-08-16T16:52:00Z">
          <w:r w:rsidR="00AE388D" w:rsidRPr="00712C7C" w:rsidDel="002860B5">
            <w:delText>The researches are going to conduct five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w:delText>
          </w:r>
          <w:r w:rsidR="00AE388D" w:rsidDel="002860B5">
            <w:delText xml:space="preserve"> </w:delText>
          </w:r>
        </w:del>
      </w:ins>
      <w:del w:id="4310" w:author="Joey Bernadette Dela Cruz" w:date="2017-08-16T16:52:00Z">
        <w:r w:rsidDel="002860B5">
          <w:delText xml:space="preserve"> using</w:delText>
        </w:r>
        <w:r w:rsidRPr="00F866AE" w:rsidDel="002860B5">
          <w:delText xml:space="preserve"> questionnaires, </w:delText>
        </w:r>
      </w:del>
      <w:ins w:id="4311" w:author="Jason Llantos" w:date="2017-08-16T00:57:00Z">
        <w:del w:id="4312" w:author="Joey Bernadette Dela Cruz" w:date="2017-08-16T16:52:00Z">
          <w:r w:rsidR="00AE388D" w:rsidRPr="00712C7C" w:rsidDel="002860B5">
            <w:delText>The third test is where the participants must repetitively hit the given targets which are randomly placed near the edges of the canvas. The fourth one is where the users must select and move the target object by dragging it to another location of the canvas. The fifth test meanwhile is where the participants must be as</w:delText>
          </w:r>
        </w:del>
      </w:ins>
      <w:ins w:id="4313" w:author="Jason Llantos" w:date="2017-08-16T00:58:00Z">
        <w:del w:id="4314" w:author="Joey Bernadette Dela Cruz" w:date="2017-08-16T16:52:00Z">
          <w:r w:rsidR="00AE388D" w:rsidDel="002860B5">
            <w:delText xml:space="preserve"> </w:delText>
          </w:r>
          <w:r w:rsidR="00AE388D" w:rsidRPr="00712C7C" w:rsidDel="002860B5">
            <w:delText>fast and accurate at using the keypad.  The last or sixth test contains a circle on the canvas which the participants must trace. These tests intend to obtain data such as the accuracy, speed, and error ratio</w:delText>
          </w:r>
          <w:r w:rsidR="00AE388D" w:rsidDel="002860B5">
            <w:delText>.</w:delText>
          </w:r>
        </w:del>
      </w:ins>
      <w:del w:id="4315" w:author="Joey Bernadette Dela Cruz" w:date="2017-08-16T16:52:00Z">
        <w:r w:rsidRPr="00F866AE" w:rsidDel="002860B5">
          <w:delText xml:space="preserve">semi-structured interviews, and Iodine-Starch test to gather data from the respondents. Two forms of questionnaire </w:delText>
        </w:r>
        <w:r w:rsidDel="002860B5">
          <w:delText xml:space="preserve">are </w:delText>
        </w:r>
        <w:r w:rsidRPr="00F866AE" w:rsidDel="002860B5">
          <w:delText>used, a written and an online-based via Googl</w:delText>
        </w:r>
        <w:r w:rsidDel="002860B5">
          <w:delText xml:space="preserve">e Forms. The questionnaires for </w:delText>
        </w:r>
        <w:r w:rsidRPr="00F866AE" w:rsidDel="002860B5">
          <w:delText>this study is intended to obtain information from several individuals in a short period and to quantify easily by either the researchers or through software packages. Also, semi-structured interviews will be used since they involve personal and direct contact between interviewers and interviewees. However, there are risks that the conversation might digress from the stated research aims and objective. (Gill &amp; Johnson, 2002). For the purposes of this research, Iodine-Starch test will be used to know the rate of sweating in certain areas of their hands.</w:delText>
        </w:r>
        <w:bookmarkStart w:id="4316" w:name="_Toc490717701"/>
        <w:bookmarkStart w:id="4317" w:name="_Toc490717810"/>
        <w:bookmarkStart w:id="4318" w:name="_Toc490718159"/>
        <w:bookmarkStart w:id="4319" w:name="_Toc490718531"/>
        <w:bookmarkStart w:id="4320" w:name="_Toc490718660"/>
        <w:bookmarkStart w:id="4321" w:name="_Toc490718772"/>
        <w:bookmarkStart w:id="4322" w:name="_Toc490719224"/>
        <w:bookmarkStart w:id="4323" w:name="_Toc490719336"/>
        <w:bookmarkStart w:id="4324" w:name="_Toc490719449"/>
        <w:bookmarkStart w:id="4325" w:name="_Toc490719562"/>
        <w:bookmarkStart w:id="4326" w:name="_Toc490719736"/>
        <w:bookmarkStart w:id="4327" w:name="_Toc490719845"/>
        <w:bookmarkStart w:id="4328" w:name="_Toc490719954"/>
        <w:bookmarkStart w:id="4329" w:name="_Toc490720064"/>
        <w:bookmarkStart w:id="4330" w:name="_Toc490720171"/>
        <w:bookmarkStart w:id="4331" w:name="_Toc490720278"/>
        <w:bookmarkStart w:id="4332" w:name="_Toc490720384"/>
        <w:bookmarkStart w:id="4333" w:name="_Toc490720490"/>
        <w:bookmarkStart w:id="4334" w:name="_Toc490721424"/>
        <w:bookmarkStart w:id="4335" w:name="_Toc490730250"/>
        <w:bookmarkStart w:id="4336" w:name="_Toc491823536"/>
        <w:bookmarkStart w:id="4337" w:name="_Toc491823679"/>
        <w:bookmarkStart w:id="4338" w:name="_Toc491824249"/>
        <w:bookmarkStart w:id="4339" w:name="_Toc491824350"/>
        <w:bookmarkStart w:id="4340" w:name="_Toc491824546"/>
        <w:bookmarkStart w:id="4341" w:name="_Toc491824649"/>
        <w:bookmarkStart w:id="4342" w:name="_Toc491824752"/>
        <w:bookmarkStart w:id="4343" w:name="_Toc491824855"/>
        <w:bookmarkStart w:id="4344" w:name="_Toc491824958"/>
        <w:bookmarkStart w:id="4345" w:name="_Toc491825061"/>
        <w:bookmarkStart w:id="4346" w:name="_Toc491825967"/>
        <w:bookmarkStart w:id="4347" w:name="_Toc491826069"/>
        <w:bookmarkStart w:id="4348" w:name="_Toc491827170"/>
        <w:bookmarkStart w:id="4349" w:name="_Toc491827636"/>
        <w:bookmarkStart w:id="4350" w:name="_Toc491856787"/>
        <w:bookmarkStart w:id="4351" w:name="_Toc491857137"/>
        <w:bookmarkStart w:id="4352" w:name="_Toc491857357"/>
        <w:bookmarkStart w:id="4353" w:name="_Toc491858157"/>
        <w:bookmarkStart w:id="4354" w:name="_Toc491858502"/>
        <w:bookmarkStart w:id="4355" w:name="_Toc491859677"/>
        <w:bookmarkStart w:id="4356" w:name="_Toc491859833"/>
        <w:bookmarkStart w:id="4357" w:name="_Toc491861850"/>
        <w:bookmarkStart w:id="4358" w:name="_Toc491862208"/>
        <w:bookmarkStart w:id="4359" w:name="_Toc491862326"/>
        <w:bookmarkStart w:id="4360" w:name="_Toc491862594"/>
        <w:bookmarkStart w:id="4361" w:name="_Toc491862708"/>
        <w:bookmarkStart w:id="4362" w:name="_Toc491862819"/>
        <w:bookmarkStart w:id="4363" w:name="_Toc491862869"/>
        <w:bookmarkStart w:id="4364" w:name="_Toc491863303"/>
        <w:bookmarkStart w:id="4365" w:name="_Toc491863708"/>
        <w:bookmarkStart w:id="4366" w:name="_Toc491865913"/>
        <w:bookmarkStart w:id="4367" w:name="_Toc491864467"/>
        <w:bookmarkStart w:id="4368" w:name="_Toc491866514"/>
        <w:bookmarkStart w:id="4369" w:name="_Toc491868110"/>
        <w:bookmarkStart w:id="4370" w:name="_Toc491868258"/>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del>
    </w:p>
    <w:p w14:paraId="243EE9C7" w14:textId="77777777" w:rsidR="00150F42" w:rsidDel="002860B5" w:rsidRDefault="00150F42">
      <w:pPr>
        <w:ind w:left="792"/>
        <w:rPr>
          <w:ins w:id="4371" w:author="Marc Adrian  Jimenez" w:date="2017-08-15T18:24:00Z"/>
          <w:del w:id="4372" w:author="Joey Bernadette Dela Cruz" w:date="2017-08-16T16:52:00Z"/>
        </w:rPr>
        <w:pPrChange w:id="4373" w:author="Joey Bernadette Dela Cruz" w:date="2017-08-16T16:58:00Z">
          <w:pPr>
            <w:ind w:left="792"/>
            <w:jc w:val="center"/>
          </w:pPr>
        </w:pPrChange>
      </w:pPr>
      <w:del w:id="4374" w:author="Joey Bernadette Dela Cruz" w:date="2017-08-16T16:52:00Z">
        <w:r w:rsidRPr="00F75C13" w:rsidDel="002860B5">
          <w:tab/>
          <w:delText>To further support the statements of this research, other materials are used such as EBSCO Host and Google Scholar for factual references.</w:delText>
        </w:r>
      </w:del>
      <w:bookmarkStart w:id="4375" w:name="_Toc490717702"/>
      <w:bookmarkStart w:id="4376" w:name="_Toc490717811"/>
      <w:bookmarkStart w:id="4377" w:name="_Toc490718160"/>
      <w:bookmarkStart w:id="4378" w:name="_Toc490718532"/>
      <w:bookmarkStart w:id="4379" w:name="_Toc490718661"/>
      <w:bookmarkStart w:id="4380" w:name="_Toc490718773"/>
      <w:bookmarkStart w:id="4381" w:name="_Toc490719225"/>
      <w:bookmarkStart w:id="4382" w:name="_Toc490719337"/>
      <w:bookmarkStart w:id="4383" w:name="_Toc490719450"/>
      <w:bookmarkStart w:id="4384" w:name="_Toc490719563"/>
      <w:bookmarkStart w:id="4385" w:name="_Toc490719737"/>
      <w:bookmarkStart w:id="4386" w:name="_Toc490719846"/>
      <w:bookmarkStart w:id="4387" w:name="_Toc490719955"/>
      <w:bookmarkStart w:id="4388" w:name="_Toc490720065"/>
      <w:bookmarkStart w:id="4389" w:name="_Toc490720172"/>
      <w:bookmarkStart w:id="4390" w:name="_Toc490720279"/>
      <w:bookmarkStart w:id="4391" w:name="_Toc490720385"/>
      <w:bookmarkStart w:id="4392" w:name="_Toc490720491"/>
      <w:bookmarkStart w:id="4393" w:name="_Toc490721425"/>
      <w:bookmarkStart w:id="4394" w:name="_Toc490730251"/>
      <w:bookmarkStart w:id="4395" w:name="_Toc491823537"/>
      <w:bookmarkStart w:id="4396" w:name="_Toc491823680"/>
      <w:bookmarkStart w:id="4397" w:name="_Toc491824250"/>
      <w:bookmarkStart w:id="4398" w:name="_Toc491824351"/>
      <w:bookmarkStart w:id="4399" w:name="_Toc491824547"/>
      <w:bookmarkStart w:id="4400" w:name="_Toc491824650"/>
      <w:bookmarkStart w:id="4401" w:name="_Toc491824753"/>
      <w:bookmarkStart w:id="4402" w:name="_Toc491824856"/>
      <w:bookmarkStart w:id="4403" w:name="_Toc491824959"/>
      <w:bookmarkStart w:id="4404" w:name="_Toc491825062"/>
      <w:bookmarkStart w:id="4405" w:name="_Toc491825968"/>
      <w:bookmarkStart w:id="4406" w:name="_Toc491826070"/>
      <w:bookmarkStart w:id="4407" w:name="_Toc491827171"/>
      <w:bookmarkStart w:id="4408" w:name="_Toc491827637"/>
      <w:bookmarkStart w:id="4409" w:name="_Toc491856788"/>
      <w:bookmarkStart w:id="4410" w:name="_Toc491857138"/>
      <w:bookmarkStart w:id="4411" w:name="_Toc491857358"/>
      <w:bookmarkStart w:id="4412" w:name="_Toc491858158"/>
      <w:bookmarkStart w:id="4413" w:name="_Toc491858503"/>
      <w:bookmarkStart w:id="4414" w:name="_Toc491859678"/>
      <w:bookmarkStart w:id="4415" w:name="_Toc491859834"/>
      <w:bookmarkStart w:id="4416" w:name="_Toc491861851"/>
      <w:bookmarkStart w:id="4417" w:name="_Toc491862209"/>
      <w:bookmarkStart w:id="4418" w:name="_Toc491862327"/>
      <w:bookmarkStart w:id="4419" w:name="_Toc491862595"/>
      <w:bookmarkStart w:id="4420" w:name="_Toc491862709"/>
      <w:bookmarkStart w:id="4421" w:name="_Toc491862820"/>
      <w:bookmarkStart w:id="4422" w:name="_Toc491862870"/>
      <w:bookmarkStart w:id="4423" w:name="_Toc491863304"/>
      <w:bookmarkStart w:id="4424" w:name="_Toc491863709"/>
      <w:bookmarkStart w:id="4425" w:name="_Toc491865914"/>
      <w:bookmarkStart w:id="4426" w:name="_Toc491864468"/>
      <w:bookmarkStart w:id="4427" w:name="_Toc491866515"/>
      <w:bookmarkStart w:id="4428" w:name="_Toc491868111"/>
      <w:bookmarkStart w:id="4429" w:name="_Toc491868259"/>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p>
    <w:p w14:paraId="1C9B3BB4" w14:textId="77777777" w:rsidR="00D97288" w:rsidRPr="00F75C13" w:rsidDel="002860B5" w:rsidRDefault="00D97288">
      <w:pPr>
        <w:ind w:left="792"/>
        <w:rPr>
          <w:del w:id="4430" w:author="Joey Bernadette Dela Cruz" w:date="2017-08-16T16:52:00Z"/>
          <w:lang w:eastAsia="en-PH"/>
        </w:rPr>
        <w:pPrChange w:id="4431" w:author="Joey Bernadette Dela Cruz" w:date="2017-08-16T16:58:00Z">
          <w:pPr>
            <w:ind w:left="792"/>
            <w:jc w:val="center"/>
          </w:pPr>
        </w:pPrChange>
      </w:pPr>
      <w:bookmarkStart w:id="4432" w:name="_Toc490717703"/>
      <w:bookmarkStart w:id="4433" w:name="_Toc490717812"/>
      <w:bookmarkStart w:id="4434" w:name="_Toc490718161"/>
      <w:bookmarkStart w:id="4435" w:name="_Toc490718533"/>
      <w:bookmarkStart w:id="4436" w:name="_Toc490718662"/>
      <w:bookmarkStart w:id="4437" w:name="_Toc490718774"/>
      <w:bookmarkStart w:id="4438" w:name="_Toc490719226"/>
      <w:bookmarkStart w:id="4439" w:name="_Toc490719338"/>
      <w:bookmarkStart w:id="4440" w:name="_Toc490719451"/>
      <w:bookmarkStart w:id="4441" w:name="_Toc490719564"/>
      <w:bookmarkStart w:id="4442" w:name="_Toc490719738"/>
      <w:bookmarkStart w:id="4443" w:name="_Toc490719847"/>
      <w:bookmarkStart w:id="4444" w:name="_Toc490719956"/>
      <w:bookmarkStart w:id="4445" w:name="_Toc490720066"/>
      <w:bookmarkStart w:id="4446" w:name="_Toc490720173"/>
      <w:bookmarkStart w:id="4447" w:name="_Toc490720280"/>
      <w:bookmarkStart w:id="4448" w:name="_Toc490720386"/>
      <w:bookmarkStart w:id="4449" w:name="_Toc490720492"/>
      <w:bookmarkStart w:id="4450" w:name="_Toc490721426"/>
      <w:bookmarkStart w:id="4451" w:name="_Toc490730252"/>
      <w:bookmarkStart w:id="4452" w:name="_Toc491823538"/>
      <w:bookmarkStart w:id="4453" w:name="_Toc491823681"/>
      <w:bookmarkStart w:id="4454" w:name="_Toc491824251"/>
      <w:bookmarkStart w:id="4455" w:name="_Toc491824352"/>
      <w:bookmarkStart w:id="4456" w:name="_Toc491824548"/>
      <w:bookmarkStart w:id="4457" w:name="_Toc491824651"/>
      <w:bookmarkStart w:id="4458" w:name="_Toc491824754"/>
      <w:bookmarkStart w:id="4459" w:name="_Toc491824857"/>
      <w:bookmarkStart w:id="4460" w:name="_Toc491824960"/>
      <w:bookmarkStart w:id="4461" w:name="_Toc491825063"/>
      <w:bookmarkStart w:id="4462" w:name="_Toc491825969"/>
      <w:bookmarkStart w:id="4463" w:name="_Toc491826071"/>
      <w:bookmarkStart w:id="4464" w:name="_Toc491827172"/>
      <w:bookmarkStart w:id="4465" w:name="_Toc491827638"/>
      <w:bookmarkStart w:id="4466" w:name="_Toc491856789"/>
      <w:bookmarkStart w:id="4467" w:name="_Toc491857139"/>
      <w:bookmarkStart w:id="4468" w:name="_Toc491857359"/>
      <w:bookmarkStart w:id="4469" w:name="_Toc491858159"/>
      <w:bookmarkStart w:id="4470" w:name="_Toc491858504"/>
      <w:bookmarkStart w:id="4471" w:name="_Toc491859679"/>
      <w:bookmarkStart w:id="4472" w:name="_Toc491859835"/>
      <w:bookmarkStart w:id="4473" w:name="_Toc491861852"/>
      <w:bookmarkStart w:id="4474" w:name="_Toc491862210"/>
      <w:bookmarkStart w:id="4475" w:name="_Toc491862328"/>
      <w:bookmarkStart w:id="4476" w:name="_Toc491862596"/>
      <w:bookmarkStart w:id="4477" w:name="_Toc491862710"/>
      <w:bookmarkStart w:id="4478" w:name="_Toc491862821"/>
      <w:bookmarkStart w:id="4479" w:name="_Toc491862871"/>
      <w:bookmarkStart w:id="4480" w:name="_Toc491863305"/>
      <w:bookmarkStart w:id="4481" w:name="_Toc491863710"/>
      <w:bookmarkStart w:id="4482" w:name="_Toc491865915"/>
      <w:bookmarkStart w:id="4483" w:name="_Toc491864469"/>
      <w:bookmarkStart w:id="4484" w:name="_Toc491866516"/>
      <w:bookmarkStart w:id="4485" w:name="_Toc491868112"/>
      <w:bookmarkStart w:id="4486" w:name="_Toc4918682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p>
    <w:p w14:paraId="0A4E3C04" w14:textId="77777777" w:rsidR="00150F42" w:rsidDel="002860B5" w:rsidRDefault="00150F42">
      <w:pPr>
        <w:ind w:left="792"/>
        <w:rPr>
          <w:del w:id="4487" w:author="Joey Bernadette Dela Cruz" w:date="2017-08-16T16:52:00Z"/>
        </w:rPr>
        <w:pPrChange w:id="4488" w:author="Joey Bernadette Dela Cruz" w:date="2017-08-16T16:58:00Z">
          <w:pPr>
            <w:ind w:left="792"/>
            <w:jc w:val="center"/>
          </w:pPr>
        </w:pPrChange>
      </w:pPr>
      <w:bookmarkStart w:id="4489" w:name="_Toc479371765"/>
      <w:del w:id="4490" w:author="Joey Bernadette Dela Cruz" w:date="2017-08-16T16:52:00Z">
        <w:r w:rsidRPr="00150D4E" w:rsidDel="002860B5">
          <w:delText>Gathering Procedures</w:delText>
        </w:r>
        <w:bookmarkStart w:id="4491" w:name="_Toc490717704"/>
        <w:bookmarkStart w:id="4492" w:name="_Toc490717813"/>
        <w:bookmarkStart w:id="4493" w:name="_Toc490718162"/>
        <w:bookmarkStart w:id="4494" w:name="_Toc490718534"/>
        <w:bookmarkStart w:id="4495" w:name="_Toc490718663"/>
        <w:bookmarkStart w:id="4496" w:name="_Toc490718775"/>
        <w:bookmarkStart w:id="4497" w:name="_Toc490719227"/>
        <w:bookmarkStart w:id="4498" w:name="_Toc490719339"/>
        <w:bookmarkStart w:id="4499" w:name="_Toc490719452"/>
        <w:bookmarkStart w:id="4500" w:name="_Toc490719565"/>
        <w:bookmarkStart w:id="4501" w:name="_Toc490719739"/>
        <w:bookmarkStart w:id="4502" w:name="_Toc490719848"/>
        <w:bookmarkStart w:id="4503" w:name="_Toc490719957"/>
        <w:bookmarkStart w:id="4504" w:name="_Toc490720067"/>
        <w:bookmarkStart w:id="4505" w:name="_Toc490720174"/>
        <w:bookmarkStart w:id="4506" w:name="_Toc490720281"/>
        <w:bookmarkStart w:id="4507" w:name="_Toc490720387"/>
        <w:bookmarkStart w:id="4508" w:name="_Toc490720493"/>
        <w:bookmarkStart w:id="4509" w:name="_Toc490721427"/>
        <w:bookmarkStart w:id="4510" w:name="_Toc490730253"/>
        <w:bookmarkStart w:id="4511" w:name="_Toc491823539"/>
        <w:bookmarkStart w:id="4512" w:name="_Toc491823682"/>
        <w:bookmarkStart w:id="4513" w:name="_Toc491824252"/>
        <w:bookmarkStart w:id="4514" w:name="_Toc491824353"/>
        <w:bookmarkStart w:id="4515" w:name="_Toc491824549"/>
        <w:bookmarkStart w:id="4516" w:name="_Toc491824652"/>
        <w:bookmarkStart w:id="4517" w:name="_Toc491824755"/>
        <w:bookmarkStart w:id="4518" w:name="_Toc491824858"/>
        <w:bookmarkStart w:id="4519" w:name="_Toc491824961"/>
        <w:bookmarkStart w:id="4520" w:name="_Toc491825064"/>
        <w:bookmarkStart w:id="4521" w:name="_Toc491825970"/>
        <w:bookmarkStart w:id="4522" w:name="_Toc491826072"/>
        <w:bookmarkStart w:id="4523" w:name="_Toc491827173"/>
        <w:bookmarkStart w:id="4524" w:name="_Toc491827639"/>
        <w:bookmarkStart w:id="4525" w:name="_Toc491856790"/>
        <w:bookmarkStart w:id="4526" w:name="_Toc491857140"/>
        <w:bookmarkStart w:id="4527" w:name="_Toc491857360"/>
        <w:bookmarkStart w:id="4528" w:name="_Toc491858160"/>
        <w:bookmarkStart w:id="4529" w:name="_Toc491858505"/>
        <w:bookmarkStart w:id="4530" w:name="_Toc491859680"/>
        <w:bookmarkStart w:id="4531" w:name="_Toc491859836"/>
        <w:bookmarkStart w:id="4532" w:name="_Toc491861853"/>
        <w:bookmarkStart w:id="4533" w:name="_Toc491862211"/>
        <w:bookmarkStart w:id="4534" w:name="_Toc491862329"/>
        <w:bookmarkStart w:id="4535" w:name="_Toc491862597"/>
        <w:bookmarkStart w:id="4536" w:name="_Toc491862711"/>
        <w:bookmarkStart w:id="4537" w:name="_Toc491862822"/>
        <w:bookmarkStart w:id="4538" w:name="_Toc491862872"/>
        <w:bookmarkStart w:id="4539" w:name="_Toc491863306"/>
        <w:bookmarkStart w:id="4540" w:name="_Toc491863711"/>
        <w:bookmarkStart w:id="4541" w:name="_Toc491865916"/>
        <w:bookmarkStart w:id="4542" w:name="_Toc491864470"/>
        <w:bookmarkStart w:id="4543" w:name="_Toc491866517"/>
        <w:bookmarkStart w:id="4544" w:name="_Toc491868113"/>
        <w:bookmarkStart w:id="4545" w:name="_Toc491868261"/>
        <w:bookmarkEnd w:id="4489"/>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del>
    </w:p>
    <w:p w14:paraId="76610DD6" w14:textId="77777777" w:rsidR="0039596A" w:rsidRPr="00995040" w:rsidDel="002860B5" w:rsidRDefault="00150F42">
      <w:pPr>
        <w:ind w:left="792"/>
        <w:rPr>
          <w:ins w:id="4546" w:author="Jason Llantos" w:date="2017-08-16T01:00:00Z"/>
          <w:del w:id="4547" w:author="Joey Bernadette Dela Cruz" w:date="2017-08-16T16:52:00Z"/>
          <w:lang w:eastAsia="en-PH"/>
        </w:rPr>
        <w:pPrChange w:id="4548" w:author="Joey Bernadette Dela Cruz" w:date="2017-08-16T16:58:00Z">
          <w:pPr>
            <w:ind w:left="792"/>
            <w:jc w:val="center"/>
          </w:pPr>
        </w:pPrChange>
      </w:pPr>
      <w:del w:id="4549" w:author="Joey Bernadette Dela Cruz" w:date="2017-08-16T16:52:00Z">
        <w:r w:rsidDel="002860B5">
          <w:rPr>
            <w:lang w:eastAsia="en-PH"/>
          </w:rPr>
          <w:tab/>
        </w:r>
      </w:del>
      <w:ins w:id="4550" w:author="Jason Llantos" w:date="2017-08-16T01:00:00Z">
        <w:del w:id="4551" w:author="Joey Bernadette Dela Cruz" w:date="2017-08-16T16:52:00Z">
          <w:r w:rsidR="0039596A" w:rsidDel="002860B5">
            <w:rPr>
              <w:lang w:eastAsia="en-PH"/>
            </w:rPr>
            <w:delText>The researchers are providing six tests to the participants. The first test is there to determine which size is the most suitable for the object. The second test is similar to the first one but it determines also the proper size for the distraction objects. The third test meanwhile gets the optimal minimum distance of the object from the canvas. The fourth test gets the error ratio and average time for a typical task completion to give better insights to the usability of the touchscreen regarding drag and drop. The purpose of the fifth test is to get the best dimension and spacing values for a certain set of interactive controls. Lastly the sixth test is there to calculate the response time.</w:delText>
          </w:r>
          <w:bookmarkStart w:id="4552" w:name="_Toc490717705"/>
          <w:bookmarkStart w:id="4553" w:name="_Toc490717814"/>
          <w:bookmarkStart w:id="4554" w:name="_Toc490718163"/>
          <w:bookmarkStart w:id="4555" w:name="_Toc490718535"/>
          <w:bookmarkStart w:id="4556" w:name="_Toc490718664"/>
          <w:bookmarkStart w:id="4557" w:name="_Toc490718776"/>
          <w:bookmarkStart w:id="4558" w:name="_Toc490719228"/>
          <w:bookmarkStart w:id="4559" w:name="_Toc490719340"/>
          <w:bookmarkStart w:id="4560" w:name="_Toc490719453"/>
          <w:bookmarkStart w:id="4561" w:name="_Toc490719566"/>
          <w:bookmarkStart w:id="4562" w:name="_Toc490719740"/>
          <w:bookmarkStart w:id="4563" w:name="_Toc490719849"/>
          <w:bookmarkStart w:id="4564" w:name="_Toc490719958"/>
          <w:bookmarkStart w:id="4565" w:name="_Toc490720068"/>
          <w:bookmarkStart w:id="4566" w:name="_Toc490720175"/>
          <w:bookmarkStart w:id="4567" w:name="_Toc490720282"/>
          <w:bookmarkStart w:id="4568" w:name="_Toc490720388"/>
          <w:bookmarkStart w:id="4569" w:name="_Toc490720494"/>
          <w:bookmarkStart w:id="4570" w:name="_Toc490721428"/>
          <w:bookmarkStart w:id="4571" w:name="_Toc490730254"/>
          <w:bookmarkStart w:id="4572" w:name="_Toc491823540"/>
          <w:bookmarkStart w:id="4573" w:name="_Toc491823683"/>
          <w:bookmarkStart w:id="4574" w:name="_Toc491824253"/>
          <w:bookmarkStart w:id="4575" w:name="_Toc491824354"/>
          <w:bookmarkStart w:id="4576" w:name="_Toc491824550"/>
          <w:bookmarkStart w:id="4577" w:name="_Toc491824653"/>
          <w:bookmarkStart w:id="4578" w:name="_Toc491824756"/>
          <w:bookmarkStart w:id="4579" w:name="_Toc491824859"/>
          <w:bookmarkStart w:id="4580" w:name="_Toc491824962"/>
          <w:bookmarkStart w:id="4581" w:name="_Toc491825065"/>
          <w:bookmarkStart w:id="4582" w:name="_Toc491825971"/>
          <w:bookmarkStart w:id="4583" w:name="_Toc491826073"/>
          <w:bookmarkStart w:id="4584" w:name="_Toc491827174"/>
          <w:bookmarkStart w:id="4585" w:name="_Toc491827640"/>
          <w:bookmarkStart w:id="4586" w:name="_Toc491856791"/>
          <w:bookmarkStart w:id="4587" w:name="_Toc491857141"/>
          <w:bookmarkStart w:id="4588" w:name="_Toc491857361"/>
          <w:bookmarkStart w:id="4589" w:name="_Toc491858161"/>
          <w:bookmarkStart w:id="4590" w:name="_Toc491858506"/>
          <w:bookmarkStart w:id="4591" w:name="_Toc491859681"/>
          <w:bookmarkStart w:id="4592" w:name="_Toc491859837"/>
          <w:bookmarkStart w:id="4593" w:name="_Toc491861854"/>
          <w:bookmarkStart w:id="4594" w:name="_Toc491862212"/>
          <w:bookmarkStart w:id="4595" w:name="_Toc491862330"/>
          <w:bookmarkStart w:id="4596" w:name="_Toc491862598"/>
          <w:bookmarkStart w:id="4597" w:name="_Toc491862712"/>
          <w:bookmarkStart w:id="4598" w:name="_Toc491862823"/>
          <w:bookmarkStart w:id="4599" w:name="_Toc491862873"/>
          <w:bookmarkStart w:id="4600" w:name="_Toc491863307"/>
          <w:bookmarkStart w:id="4601" w:name="_Toc491863712"/>
          <w:bookmarkStart w:id="4602" w:name="_Toc491865917"/>
          <w:bookmarkStart w:id="4603" w:name="_Toc491864471"/>
          <w:bookmarkStart w:id="4604" w:name="_Toc491866518"/>
          <w:bookmarkStart w:id="4605" w:name="_Toc491868114"/>
          <w:bookmarkStart w:id="4606" w:name="_Toc491868262"/>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ins>
    </w:p>
    <w:p w14:paraId="045CC747" w14:textId="77777777" w:rsidR="00150F42" w:rsidDel="002860B5" w:rsidRDefault="00150F42">
      <w:pPr>
        <w:ind w:left="792"/>
        <w:rPr>
          <w:ins w:id="4607" w:author="Marc Adrian  Jimenez" w:date="2017-08-15T18:24:00Z"/>
          <w:del w:id="4608" w:author="Joey Bernadette Dela Cruz" w:date="2017-08-16T16:52:00Z"/>
          <w:rFonts w:asciiTheme="minorEastAsia" w:eastAsiaTheme="minorEastAsia" w:hAnsiTheme="minorEastAsia" w:cstheme="minorEastAsia"/>
        </w:rPr>
        <w:pPrChange w:id="4609" w:author="Joey Bernadette Dela Cruz" w:date="2017-08-16T16:58:00Z">
          <w:pPr>
            <w:ind w:left="792"/>
            <w:jc w:val="center"/>
          </w:pPr>
        </w:pPrChange>
      </w:pPr>
      <w:del w:id="4610" w:author="Joey Bernadette Dela Cruz" w:date="2017-08-16T16:52:00Z">
        <w:r w:rsidRPr="06626AAF" w:rsidDel="002860B5">
          <w:rPr>
            <w:rFonts w:asciiTheme="minorEastAsia" w:eastAsiaTheme="minorEastAsia" w:hAnsiTheme="minorEastAsia" w:cstheme="minorEastAsia"/>
          </w:rPr>
          <w:delText>The researchers are providing two questionnaires to the participants, one for the diagnosis of palmar hyperhidrosis and another one for the user experience regarding their smartphone usage given their condition. The researchers are choosing a fraction to do the Iodine-Starch test to determine the severity of sweating in their hands. This procedure also enabled the researcher to conduct interview at the same time consecutively.</w:delText>
        </w:r>
      </w:del>
      <w:bookmarkStart w:id="4611" w:name="_Toc490717706"/>
      <w:bookmarkStart w:id="4612" w:name="_Toc490717815"/>
      <w:bookmarkStart w:id="4613" w:name="_Toc490718164"/>
      <w:bookmarkStart w:id="4614" w:name="_Toc490718536"/>
      <w:bookmarkStart w:id="4615" w:name="_Toc490718665"/>
      <w:bookmarkStart w:id="4616" w:name="_Toc490718777"/>
      <w:bookmarkStart w:id="4617" w:name="_Toc490719229"/>
      <w:bookmarkStart w:id="4618" w:name="_Toc490719341"/>
      <w:bookmarkStart w:id="4619" w:name="_Toc490719454"/>
      <w:bookmarkStart w:id="4620" w:name="_Toc490719567"/>
      <w:bookmarkStart w:id="4621" w:name="_Toc490719741"/>
      <w:bookmarkStart w:id="4622" w:name="_Toc490719850"/>
      <w:bookmarkStart w:id="4623" w:name="_Toc490719959"/>
      <w:bookmarkStart w:id="4624" w:name="_Toc490720069"/>
      <w:bookmarkStart w:id="4625" w:name="_Toc490720176"/>
      <w:bookmarkStart w:id="4626" w:name="_Toc490720283"/>
      <w:bookmarkStart w:id="4627" w:name="_Toc490720389"/>
      <w:bookmarkStart w:id="4628" w:name="_Toc490720495"/>
      <w:bookmarkStart w:id="4629" w:name="_Toc490721429"/>
      <w:bookmarkStart w:id="4630" w:name="_Toc490730255"/>
      <w:bookmarkStart w:id="4631" w:name="_Toc491823541"/>
      <w:bookmarkStart w:id="4632" w:name="_Toc491823684"/>
      <w:bookmarkStart w:id="4633" w:name="_Toc491824254"/>
      <w:bookmarkStart w:id="4634" w:name="_Toc491824355"/>
      <w:bookmarkStart w:id="4635" w:name="_Toc491824551"/>
      <w:bookmarkStart w:id="4636" w:name="_Toc491824654"/>
      <w:bookmarkStart w:id="4637" w:name="_Toc491824757"/>
      <w:bookmarkStart w:id="4638" w:name="_Toc491824860"/>
      <w:bookmarkStart w:id="4639" w:name="_Toc491824963"/>
      <w:bookmarkStart w:id="4640" w:name="_Toc491825066"/>
      <w:bookmarkStart w:id="4641" w:name="_Toc491825972"/>
      <w:bookmarkStart w:id="4642" w:name="_Toc491826074"/>
      <w:bookmarkStart w:id="4643" w:name="_Toc491827175"/>
      <w:bookmarkStart w:id="4644" w:name="_Toc491827641"/>
      <w:bookmarkStart w:id="4645" w:name="_Toc491856792"/>
      <w:bookmarkStart w:id="4646" w:name="_Toc491857142"/>
      <w:bookmarkStart w:id="4647" w:name="_Toc491857362"/>
      <w:bookmarkStart w:id="4648" w:name="_Toc491858162"/>
      <w:bookmarkStart w:id="4649" w:name="_Toc491858507"/>
      <w:bookmarkStart w:id="4650" w:name="_Toc491859682"/>
      <w:bookmarkStart w:id="4651" w:name="_Toc491859838"/>
      <w:bookmarkStart w:id="4652" w:name="_Toc491861855"/>
      <w:bookmarkStart w:id="4653" w:name="_Toc491862213"/>
      <w:bookmarkStart w:id="4654" w:name="_Toc491862331"/>
      <w:bookmarkStart w:id="4655" w:name="_Toc491862599"/>
      <w:bookmarkStart w:id="4656" w:name="_Toc491862713"/>
      <w:bookmarkStart w:id="4657" w:name="_Toc491862824"/>
      <w:bookmarkStart w:id="4658" w:name="_Toc491862874"/>
      <w:bookmarkStart w:id="4659" w:name="_Toc491863308"/>
      <w:bookmarkStart w:id="4660" w:name="_Toc491863713"/>
      <w:bookmarkStart w:id="4661" w:name="_Toc491865918"/>
      <w:bookmarkStart w:id="4662" w:name="_Toc491864472"/>
      <w:bookmarkStart w:id="4663" w:name="_Toc491866519"/>
      <w:bookmarkStart w:id="4664" w:name="_Toc491868115"/>
      <w:bookmarkStart w:id="4665" w:name="_Toc491868263"/>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p>
    <w:p w14:paraId="76559E12" w14:textId="77777777" w:rsidR="00D97288" w:rsidRPr="00995040" w:rsidDel="002860B5" w:rsidRDefault="00D97288">
      <w:pPr>
        <w:ind w:left="792"/>
        <w:rPr>
          <w:del w:id="4666" w:author="Joey Bernadette Dela Cruz" w:date="2017-08-16T16:52:00Z"/>
          <w:lang w:eastAsia="en-PH"/>
        </w:rPr>
        <w:pPrChange w:id="4667" w:author="Joey Bernadette Dela Cruz" w:date="2017-08-16T16:58:00Z">
          <w:pPr>
            <w:ind w:left="792"/>
            <w:jc w:val="center"/>
          </w:pPr>
        </w:pPrChange>
      </w:pPr>
      <w:bookmarkStart w:id="4668" w:name="_Toc490717707"/>
      <w:bookmarkStart w:id="4669" w:name="_Toc490717816"/>
      <w:bookmarkStart w:id="4670" w:name="_Toc490718165"/>
      <w:bookmarkStart w:id="4671" w:name="_Toc490718537"/>
      <w:bookmarkStart w:id="4672" w:name="_Toc490718666"/>
      <w:bookmarkStart w:id="4673" w:name="_Toc490718778"/>
      <w:bookmarkStart w:id="4674" w:name="_Toc490719230"/>
      <w:bookmarkStart w:id="4675" w:name="_Toc490719342"/>
      <w:bookmarkStart w:id="4676" w:name="_Toc490719455"/>
      <w:bookmarkStart w:id="4677" w:name="_Toc490719568"/>
      <w:bookmarkStart w:id="4678" w:name="_Toc490719742"/>
      <w:bookmarkStart w:id="4679" w:name="_Toc490719851"/>
      <w:bookmarkStart w:id="4680" w:name="_Toc490719960"/>
      <w:bookmarkStart w:id="4681" w:name="_Toc490720070"/>
      <w:bookmarkStart w:id="4682" w:name="_Toc490720177"/>
      <w:bookmarkStart w:id="4683" w:name="_Toc490720284"/>
      <w:bookmarkStart w:id="4684" w:name="_Toc490720390"/>
      <w:bookmarkStart w:id="4685" w:name="_Toc490720496"/>
      <w:bookmarkStart w:id="4686" w:name="_Toc490721430"/>
      <w:bookmarkStart w:id="4687" w:name="_Toc490730256"/>
      <w:bookmarkStart w:id="4688" w:name="_Toc491823542"/>
      <w:bookmarkStart w:id="4689" w:name="_Toc491823685"/>
      <w:bookmarkStart w:id="4690" w:name="_Toc491824255"/>
      <w:bookmarkStart w:id="4691" w:name="_Toc491824356"/>
      <w:bookmarkStart w:id="4692" w:name="_Toc491824552"/>
      <w:bookmarkStart w:id="4693" w:name="_Toc491824655"/>
      <w:bookmarkStart w:id="4694" w:name="_Toc491824758"/>
      <w:bookmarkStart w:id="4695" w:name="_Toc491824861"/>
      <w:bookmarkStart w:id="4696" w:name="_Toc491824964"/>
      <w:bookmarkStart w:id="4697" w:name="_Toc491825067"/>
      <w:bookmarkStart w:id="4698" w:name="_Toc491825973"/>
      <w:bookmarkStart w:id="4699" w:name="_Toc491826075"/>
      <w:bookmarkStart w:id="4700" w:name="_Toc491827176"/>
      <w:bookmarkStart w:id="4701" w:name="_Toc491827642"/>
      <w:bookmarkStart w:id="4702" w:name="_Toc491856793"/>
      <w:bookmarkStart w:id="4703" w:name="_Toc491857143"/>
      <w:bookmarkStart w:id="4704" w:name="_Toc491857363"/>
      <w:bookmarkStart w:id="4705" w:name="_Toc491858163"/>
      <w:bookmarkStart w:id="4706" w:name="_Toc491858508"/>
      <w:bookmarkStart w:id="4707" w:name="_Toc491859683"/>
      <w:bookmarkStart w:id="4708" w:name="_Toc491859839"/>
      <w:bookmarkStart w:id="4709" w:name="_Toc491861856"/>
      <w:bookmarkStart w:id="4710" w:name="_Toc491862214"/>
      <w:bookmarkStart w:id="4711" w:name="_Toc491862332"/>
      <w:bookmarkStart w:id="4712" w:name="_Toc491862600"/>
      <w:bookmarkStart w:id="4713" w:name="_Toc491862714"/>
      <w:bookmarkStart w:id="4714" w:name="_Toc491862825"/>
      <w:bookmarkStart w:id="4715" w:name="_Toc491862875"/>
      <w:bookmarkStart w:id="4716" w:name="_Toc491863309"/>
      <w:bookmarkStart w:id="4717" w:name="_Toc491863714"/>
      <w:bookmarkStart w:id="4718" w:name="_Toc491865919"/>
      <w:bookmarkStart w:id="4719" w:name="_Toc491864473"/>
      <w:bookmarkStart w:id="4720" w:name="_Toc491866520"/>
      <w:bookmarkStart w:id="4721" w:name="_Toc491868116"/>
      <w:bookmarkStart w:id="4722" w:name="_Toc491868264"/>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14:paraId="4D9E09FB" w14:textId="77777777" w:rsidR="00150F42" w:rsidRPr="00150D4E" w:rsidDel="002860B5" w:rsidRDefault="00150F42">
      <w:pPr>
        <w:ind w:left="792"/>
        <w:rPr>
          <w:del w:id="4723" w:author="Joey Bernadette Dela Cruz" w:date="2017-08-16T16:52:00Z"/>
        </w:rPr>
        <w:pPrChange w:id="4724" w:author="Joey Bernadette Dela Cruz" w:date="2017-08-16T16:58:00Z">
          <w:pPr>
            <w:ind w:left="792"/>
            <w:jc w:val="center"/>
          </w:pPr>
        </w:pPrChange>
      </w:pPr>
      <w:bookmarkStart w:id="4725" w:name="_Toc479371766"/>
      <w:del w:id="4726" w:author="Joey Bernadette Dela Cruz" w:date="2017-08-16T16:52:00Z">
        <w:r w:rsidRPr="00150D4E" w:rsidDel="002860B5">
          <w:delText xml:space="preserve">Data </w:delText>
        </w:r>
        <w:r w:rsidR="006E4191" w:rsidDel="002860B5">
          <w:delText>A</w:delText>
        </w:r>
        <w:r w:rsidRPr="00150D4E" w:rsidDel="002860B5">
          <w:delText>nalysis</w:delText>
        </w:r>
        <w:bookmarkStart w:id="4727" w:name="_Toc490717708"/>
        <w:bookmarkStart w:id="4728" w:name="_Toc490717817"/>
        <w:bookmarkStart w:id="4729" w:name="_Toc490718166"/>
        <w:bookmarkStart w:id="4730" w:name="_Toc490718538"/>
        <w:bookmarkStart w:id="4731" w:name="_Toc490718667"/>
        <w:bookmarkStart w:id="4732" w:name="_Toc490718779"/>
        <w:bookmarkStart w:id="4733" w:name="_Toc490719231"/>
        <w:bookmarkStart w:id="4734" w:name="_Toc490719343"/>
        <w:bookmarkStart w:id="4735" w:name="_Toc490719456"/>
        <w:bookmarkStart w:id="4736" w:name="_Toc490719569"/>
        <w:bookmarkStart w:id="4737" w:name="_Toc490719743"/>
        <w:bookmarkStart w:id="4738" w:name="_Toc490719852"/>
        <w:bookmarkStart w:id="4739" w:name="_Toc490719961"/>
        <w:bookmarkStart w:id="4740" w:name="_Toc490720071"/>
        <w:bookmarkStart w:id="4741" w:name="_Toc490720178"/>
        <w:bookmarkStart w:id="4742" w:name="_Toc490720285"/>
        <w:bookmarkStart w:id="4743" w:name="_Toc490720391"/>
        <w:bookmarkStart w:id="4744" w:name="_Toc490720497"/>
        <w:bookmarkStart w:id="4745" w:name="_Toc490721431"/>
        <w:bookmarkStart w:id="4746" w:name="_Toc490730257"/>
        <w:bookmarkStart w:id="4747" w:name="_Toc491823543"/>
        <w:bookmarkStart w:id="4748" w:name="_Toc491823686"/>
        <w:bookmarkStart w:id="4749" w:name="_Toc491824256"/>
        <w:bookmarkStart w:id="4750" w:name="_Toc491824357"/>
        <w:bookmarkStart w:id="4751" w:name="_Toc491824553"/>
        <w:bookmarkStart w:id="4752" w:name="_Toc491824656"/>
        <w:bookmarkStart w:id="4753" w:name="_Toc491824759"/>
        <w:bookmarkStart w:id="4754" w:name="_Toc491824862"/>
        <w:bookmarkStart w:id="4755" w:name="_Toc491824965"/>
        <w:bookmarkStart w:id="4756" w:name="_Toc491825068"/>
        <w:bookmarkStart w:id="4757" w:name="_Toc491825974"/>
        <w:bookmarkStart w:id="4758" w:name="_Toc491826076"/>
        <w:bookmarkStart w:id="4759" w:name="_Toc491827177"/>
        <w:bookmarkStart w:id="4760" w:name="_Toc491827643"/>
        <w:bookmarkStart w:id="4761" w:name="_Toc491856794"/>
        <w:bookmarkStart w:id="4762" w:name="_Toc491857144"/>
        <w:bookmarkStart w:id="4763" w:name="_Toc491857364"/>
        <w:bookmarkStart w:id="4764" w:name="_Toc491858164"/>
        <w:bookmarkStart w:id="4765" w:name="_Toc491858509"/>
        <w:bookmarkStart w:id="4766" w:name="_Toc491859684"/>
        <w:bookmarkStart w:id="4767" w:name="_Toc491859840"/>
        <w:bookmarkStart w:id="4768" w:name="_Toc491861857"/>
        <w:bookmarkStart w:id="4769" w:name="_Toc491862215"/>
        <w:bookmarkStart w:id="4770" w:name="_Toc491862333"/>
        <w:bookmarkStart w:id="4771" w:name="_Toc491862601"/>
        <w:bookmarkStart w:id="4772" w:name="_Toc491862715"/>
        <w:bookmarkStart w:id="4773" w:name="_Toc491862826"/>
        <w:bookmarkStart w:id="4774" w:name="_Toc491862876"/>
        <w:bookmarkStart w:id="4775" w:name="_Toc491863310"/>
        <w:bookmarkStart w:id="4776" w:name="_Toc491863715"/>
        <w:bookmarkStart w:id="4777" w:name="_Toc491865920"/>
        <w:bookmarkStart w:id="4778" w:name="_Toc491864474"/>
        <w:bookmarkStart w:id="4779" w:name="_Toc491866521"/>
        <w:bookmarkStart w:id="4780" w:name="_Toc491868117"/>
        <w:bookmarkStart w:id="4781" w:name="_Toc491868265"/>
        <w:bookmarkEnd w:id="4725"/>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del>
    </w:p>
    <w:p w14:paraId="42F1BC53" w14:textId="77777777" w:rsidR="00150F42" w:rsidDel="002860B5" w:rsidRDefault="00B12AC6">
      <w:pPr>
        <w:ind w:left="792"/>
        <w:rPr>
          <w:del w:id="4782" w:author="Joey Bernadette Dela Cruz" w:date="2017-08-16T16:52:00Z"/>
        </w:rPr>
        <w:pPrChange w:id="4783" w:author="Joey Bernadette Dela Cruz" w:date="2017-08-16T16:58:00Z">
          <w:pPr>
            <w:ind w:left="792"/>
            <w:jc w:val="center"/>
          </w:pPr>
        </w:pPrChange>
      </w:pPr>
      <w:ins w:id="4784" w:author="Jason Llantos" w:date="2017-08-16T01:03:00Z">
        <w:del w:id="4785" w:author="Joey Bernadette Dela Cruz" w:date="2017-08-16T16:52:00Z">
          <w:r w:rsidDel="002860B5">
            <w:tab/>
          </w:r>
        </w:del>
      </w:ins>
      <w:commentRangeStart w:id="4786"/>
      <w:del w:id="4787" w:author="Joey Bernadette Dela Cruz" w:date="2017-08-16T16:52:00Z">
        <w:r w:rsidR="00150F42" w:rsidDel="002860B5">
          <w:delText>TOUCH PANNING LATENCY</w:delText>
        </w:r>
        <w:commentRangeEnd w:id="4786"/>
        <w:r w:rsidR="00150F42" w:rsidDel="002860B5">
          <w:rPr>
            <w:rStyle w:val="CommentReference"/>
          </w:rPr>
          <w:commentReference w:id="4786"/>
        </w:r>
        <w:r w:rsidR="00150F42" w:rsidDel="002860B5">
          <w:delText xml:space="preserve"> </w:delText>
        </w:r>
        <w:r w:rsidR="00150F42" w:rsidDel="002860B5">
          <w:tab/>
        </w:r>
        <w:bookmarkStart w:id="4788" w:name="_Toc490717709"/>
        <w:bookmarkStart w:id="4789" w:name="_Toc490717818"/>
        <w:bookmarkStart w:id="4790" w:name="_Toc490718167"/>
        <w:bookmarkStart w:id="4791" w:name="_Toc490718539"/>
        <w:bookmarkStart w:id="4792" w:name="_Toc490718668"/>
        <w:bookmarkStart w:id="4793" w:name="_Toc490718780"/>
        <w:bookmarkStart w:id="4794" w:name="_Toc490719232"/>
        <w:bookmarkStart w:id="4795" w:name="_Toc490719344"/>
        <w:bookmarkStart w:id="4796" w:name="_Toc490719457"/>
        <w:bookmarkStart w:id="4797" w:name="_Toc490719570"/>
        <w:bookmarkStart w:id="4798" w:name="_Toc490719744"/>
        <w:bookmarkStart w:id="4799" w:name="_Toc490719853"/>
        <w:bookmarkStart w:id="4800" w:name="_Toc490719962"/>
        <w:bookmarkStart w:id="4801" w:name="_Toc490720072"/>
        <w:bookmarkStart w:id="4802" w:name="_Toc490720179"/>
        <w:bookmarkStart w:id="4803" w:name="_Toc490720286"/>
        <w:bookmarkStart w:id="4804" w:name="_Toc490720392"/>
        <w:bookmarkStart w:id="4805" w:name="_Toc490720498"/>
        <w:bookmarkStart w:id="4806" w:name="_Toc490721432"/>
        <w:bookmarkStart w:id="4807" w:name="_Toc490730258"/>
        <w:bookmarkStart w:id="4808" w:name="_Toc491823544"/>
        <w:bookmarkStart w:id="4809" w:name="_Toc491823687"/>
        <w:bookmarkStart w:id="4810" w:name="_Toc491824257"/>
        <w:bookmarkStart w:id="4811" w:name="_Toc491824358"/>
        <w:bookmarkStart w:id="4812" w:name="_Toc491824554"/>
        <w:bookmarkStart w:id="4813" w:name="_Toc491824657"/>
        <w:bookmarkStart w:id="4814" w:name="_Toc491824760"/>
        <w:bookmarkStart w:id="4815" w:name="_Toc491824863"/>
        <w:bookmarkStart w:id="4816" w:name="_Toc491824966"/>
        <w:bookmarkStart w:id="4817" w:name="_Toc491825069"/>
        <w:bookmarkStart w:id="4818" w:name="_Toc491825975"/>
        <w:bookmarkStart w:id="4819" w:name="_Toc491826077"/>
        <w:bookmarkStart w:id="4820" w:name="_Toc491827178"/>
        <w:bookmarkStart w:id="4821" w:name="_Toc491827644"/>
        <w:bookmarkStart w:id="4822" w:name="_Toc491856795"/>
        <w:bookmarkStart w:id="4823" w:name="_Toc491857145"/>
        <w:bookmarkStart w:id="4824" w:name="_Toc491857365"/>
        <w:bookmarkStart w:id="4825" w:name="_Toc491858165"/>
        <w:bookmarkStart w:id="4826" w:name="_Toc491858510"/>
        <w:bookmarkStart w:id="4827" w:name="_Toc491859685"/>
        <w:bookmarkStart w:id="4828" w:name="_Toc491859841"/>
        <w:bookmarkStart w:id="4829" w:name="_Toc491861858"/>
        <w:bookmarkStart w:id="4830" w:name="_Toc491862216"/>
        <w:bookmarkStart w:id="4831" w:name="_Toc491862334"/>
        <w:bookmarkStart w:id="4832" w:name="_Toc491862602"/>
        <w:bookmarkStart w:id="4833" w:name="_Toc491862716"/>
        <w:bookmarkStart w:id="4834" w:name="_Toc491862827"/>
        <w:bookmarkStart w:id="4835" w:name="_Toc491862877"/>
        <w:bookmarkStart w:id="4836" w:name="_Toc491863311"/>
        <w:bookmarkStart w:id="4837" w:name="_Toc491863716"/>
        <w:bookmarkStart w:id="4838" w:name="_Toc491865921"/>
        <w:bookmarkStart w:id="4839" w:name="_Toc491864475"/>
        <w:bookmarkStart w:id="4840" w:name="_Toc491866522"/>
        <w:bookmarkStart w:id="4841" w:name="_Toc491868118"/>
        <w:bookmarkStart w:id="4842" w:name="_Toc491868266"/>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del>
    </w:p>
    <w:p w14:paraId="7D054325" w14:textId="77777777" w:rsidR="00150F42" w:rsidDel="002860B5" w:rsidRDefault="00150F42">
      <w:pPr>
        <w:ind w:left="792"/>
        <w:rPr>
          <w:del w:id="4843" w:author="Joey Bernadette Dela Cruz" w:date="2017-08-16T16:52:00Z"/>
        </w:rPr>
        <w:pPrChange w:id="4844" w:author="Joey Bernadette Dela Cruz" w:date="2017-08-16T16:58:00Z">
          <w:pPr>
            <w:ind w:left="792"/>
            <w:jc w:val="center"/>
          </w:pPr>
        </w:pPrChange>
      </w:pPr>
      <w:bookmarkStart w:id="4845" w:name="_Toc490717710"/>
      <w:bookmarkStart w:id="4846" w:name="_Toc490717819"/>
      <w:bookmarkStart w:id="4847" w:name="_Toc490718168"/>
      <w:bookmarkStart w:id="4848" w:name="_Toc490718540"/>
      <w:bookmarkStart w:id="4849" w:name="_Toc490718669"/>
      <w:bookmarkStart w:id="4850" w:name="_Toc490718781"/>
      <w:bookmarkStart w:id="4851" w:name="_Toc490719233"/>
      <w:bookmarkStart w:id="4852" w:name="_Toc490719345"/>
      <w:bookmarkStart w:id="4853" w:name="_Toc490719458"/>
      <w:bookmarkStart w:id="4854" w:name="_Toc490719571"/>
      <w:bookmarkStart w:id="4855" w:name="_Toc490719745"/>
      <w:bookmarkStart w:id="4856" w:name="_Toc490719854"/>
      <w:bookmarkStart w:id="4857" w:name="_Toc490719963"/>
      <w:bookmarkStart w:id="4858" w:name="_Toc490720073"/>
      <w:bookmarkStart w:id="4859" w:name="_Toc490720180"/>
      <w:bookmarkStart w:id="4860" w:name="_Toc490720287"/>
      <w:bookmarkStart w:id="4861" w:name="_Toc490720393"/>
      <w:bookmarkStart w:id="4862" w:name="_Toc490720499"/>
      <w:bookmarkStart w:id="4863" w:name="_Toc490721433"/>
      <w:bookmarkStart w:id="4864" w:name="_Toc490730259"/>
      <w:bookmarkStart w:id="4865" w:name="_Toc491823545"/>
      <w:bookmarkStart w:id="4866" w:name="_Toc491823688"/>
      <w:bookmarkStart w:id="4867" w:name="_Toc491824258"/>
      <w:bookmarkStart w:id="4868" w:name="_Toc491824359"/>
      <w:bookmarkStart w:id="4869" w:name="_Toc491824555"/>
      <w:bookmarkStart w:id="4870" w:name="_Toc491824658"/>
      <w:bookmarkStart w:id="4871" w:name="_Toc491824761"/>
      <w:bookmarkStart w:id="4872" w:name="_Toc491824864"/>
      <w:bookmarkStart w:id="4873" w:name="_Toc491824967"/>
      <w:bookmarkStart w:id="4874" w:name="_Toc491825070"/>
      <w:bookmarkStart w:id="4875" w:name="_Toc491825976"/>
      <w:bookmarkStart w:id="4876" w:name="_Toc491826078"/>
      <w:bookmarkStart w:id="4877" w:name="_Toc491827179"/>
      <w:bookmarkStart w:id="4878" w:name="_Toc491827645"/>
      <w:bookmarkStart w:id="4879" w:name="_Toc491856796"/>
      <w:bookmarkStart w:id="4880" w:name="_Toc491857146"/>
      <w:bookmarkStart w:id="4881" w:name="_Toc491857366"/>
      <w:bookmarkStart w:id="4882" w:name="_Toc491858166"/>
      <w:bookmarkStart w:id="4883" w:name="_Toc491858511"/>
      <w:bookmarkStart w:id="4884" w:name="_Toc491859686"/>
      <w:bookmarkStart w:id="4885" w:name="_Toc491859842"/>
      <w:bookmarkStart w:id="4886" w:name="_Toc491861859"/>
      <w:bookmarkStart w:id="4887" w:name="_Toc491862217"/>
      <w:bookmarkStart w:id="4888" w:name="_Toc491862335"/>
      <w:bookmarkStart w:id="4889" w:name="_Toc491862603"/>
      <w:bookmarkStart w:id="4890" w:name="_Toc491862717"/>
      <w:bookmarkStart w:id="4891" w:name="_Toc491862828"/>
      <w:bookmarkStart w:id="4892" w:name="_Toc491862878"/>
      <w:bookmarkStart w:id="4893" w:name="_Toc491863312"/>
      <w:bookmarkStart w:id="4894" w:name="_Toc491863717"/>
      <w:bookmarkStart w:id="4895" w:name="_Toc491865922"/>
      <w:bookmarkStart w:id="4896" w:name="_Toc491864476"/>
      <w:bookmarkStart w:id="4897" w:name="_Toc491866523"/>
      <w:bookmarkStart w:id="4898" w:name="_Toc491868119"/>
      <w:bookmarkStart w:id="4899" w:name="_Toc491868267"/>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p>
    <w:p w14:paraId="4DEDD887" w14:textId="76D8E5F6" w:rsidR="00150F42" w:rsidRPr="00F866AE" w:rsidDel="002860B5" w:rsidRDefault="00150F42">
      <w:pPr>
        <w:ind w:left="792"/>
        <w:rPr>
          <w:del w:id="4900" w:author="Joey Bernadette Dela Cruz" w:date="2017-08-16T16:52:00Z"/>
        </w:rPr>
        <w:pPrChange w:id="4901" w:author="Joey Bernadette Dela Cruz" w:date="2017-08-16T16:58:00Z">
          <w:pPr>
            <w:ind w:left="792"/>
            <w:jc w:val="center"/>
          </w:pPr>
        </w:pPrChange>
      </w:pPr>
      <w:del w:id="4902" w:author="Joey Bernadette Dela Cruz" w:date="2017-08-16T16:52:00Z">
        <w:r w:rsidDel="002860B5">
          <w:delText>s that the researchers are using are</w:delText>
        </w:r>
        <w:r w:rsidRPr="00F866AE" w:rsidDel="002860B5">
          <w:delText xml:space="preserve"> </w:delText>
        </w:r>
      </w:del>
      <w:ins w:id="4903" w:author="Jason Llantos" w:date="2017-08-16T01:24:00Z">
        <w:del w:id="4904" w:author="Joey Bernadette Dela Cruz" w:date="2017-08-16T16:52:00Z">
          <w:r w:rsidR="00291F0A" w:rsidDel="002860B5">
            <w:delText xml:space="preserve">is </w:delText>
          </w:r>
        </w:del>
      </w:ins>
      <w:del w:id="4905" w:author="Joey Bernadette Dela Cruz" w:date="2017-08-16T16:52:00Z">
        <w:r w:rsidRPr="00F866AE" w:rsidDel="002860B5">
          <w:delText xml:space="preserve">based </w:delText>
        </w:r>
      </w:del>
      <w:ins w:id="4906" w:author="Jason Llantos" w:date="2017-08-16T01:11:00Z">
        <w:del w:id="4907" w:author="Joey Bernadette Dela Cruz" w:date="2017-08-16T16:52:00Z">
          <w:r w:rsidR="00B769BF" w:rsidDel="002860B5">
            <w:delText>from</w:delText>
          </w:r>
        </w:del>
      </w:ins>
      <w:ins w:id="4908" w:author="Jason Llantos" w:date="2017-08-16T01:12:00Z">
        <w:del w:id="4909" w:author="Joey Bernadette Dela Cruz" w:date="2017-08-16T16:52:00Z">
          <w:r w:rsidR="00B769BF" w:rsidDel="002860B5">
            <w:delText xml:space="preserve"> Google Android’s touch resampling algorithm</w:delText>
          </w:r>
        </w:del>
      </w:ins>
      <w:ins w:id="4910" w:author="Jason Llantos" w:date="2017-08-16T01:11:00Z">
        <w:del w:id="4911" w:author="Joey Bernadette Dela Cruz" w:date="2017-08-16T16:52:00Z">
          <w:r w:rsidR="00B769BF" w:rsidDel="002860B5">
            <w:delText>.</w:delText>
          </w:r>
        </w:del>
      </w:ins>
      <w:ins w:id="4912" w:author="Jason Llantos" w:date="2017-08-16T01:12:00Z">
        <w:del w:id="4913" w:author="Joey Bernadette Dela Cruz" w:date="2017-08-16T16:52:00Z">
          <w:r w:rsidRPr="00F866AE" w:rsidDel="002860B5">
            <w:delText xml:space="preserve"> </w:delText>
          </w:r>
        </w:del>
      </w:ins>
      <w:del w:id="4914" w:author="Joey Bernadette Dela Cruz" w:date="2017-08-16T16:52:00Z">
        <w:r w:rsidRPr="00F866AE" w:rsidDel="002860B5">
          <w:delText xml:space="preserve">on the study of Steven M. Keller, et al. entitled "Diagnosis of palmar hyperhidrosis via questionnaire without physical examination". Formulas that are included in the study for analyzing data are the Mean, Standard Deviation of the Mean, and the Standard Error of the Mean. Mean is to average the number of people with severe cases of Palmar Hyperhidrosis. The Standard Deviation of the mean and Standard Error of the mean are for the accuracy of the data. Standard Deviation is used to see </w:delText>
        </w:r>
      </w:del>
      <w:ins w:id="4915" w:author="Jason Llantos" w:date="2017-08-16T01:19:00Z">
        <w:del w:id="4916" w:author="Joey Bernadette Dela Cruz" w:date="2017-08-16T16:52:00Z">
          <w:r w:rsidR="00291F0A" w:rsidDel="002860B5">
            <w:delText>This formula gives</w:delText>
          </w:r>
        </w:del>
      </w:ins>
      <w:ins w:id="4917" w:author="Jason Llantos" w:date="2017-08-16T01:27:00Z">
        <w:del w:id="4918" w:author="Joey Bernadette Dela Cruz" w:date="2017-08-16T16:52:00Z">
          <w:r w:rsidR="00291F0A" w:rsidDel="002860B5">
            <w:delText xml:space="preserve"> </w:delText>
          </w:r>
        </w:del>
      </w:ins>
      <w:ins w:id="4919" w:author="Jason Llantos" w:date="2017-08-16T01:19:00Z">
        <w:del w:id="4920" w:author="Joey Bernadette Dela Cruz" w:date="2017-08-16T16:52:00Z">
          <w:r w:rsidR="00291F0A" w:rsidDel="002860B5">
            <w:delText>value</w:delText>
          </w:r>
        </w:del>
      </w:ins>
      <w:ins w:id="4921" w:author="Jason Llantos" w:date="2017-08-16T01:26:00Z">
        <w:del w:id="4922" w:author="Joey Bernadette Dela Cruz" w:date="2017-08-16T16:52:00Z">
          <w:r w:rsidR="00291F0A" w:rsidDel="002860B5">
            <w:delText>s t</w:delText>
          </w:r>
        </w:del>
      </w:ins>
      <w:ins w:id="4923" w:author="Jason Llantos" w:date="2017-08-16T01:27:00Z">
        <w:del w:id="4924" w:author="Joey Bernadette Dela Cruz" w:date="2017-08-16T16:52:00Z">
          <w:r w:rsidR="00291F0A" w:rsidDel="002860B5">
            <w:delText>hat</w:delText>
          </w:r>
        </w:del>
      </w:ins>
      <w:ins w:id="4925" w:author="Jason Llantos" w:date="2017-08-16T01:26:00Z">
        <w:del w:id="4926" w:author="Joey Bernadette Dela Cruz" w:date="2017-08-16T16:52:00Z">
          <w:r w:rsidR="00291F0A" w:rsidDel="002860B5">
            <w:delText xml:space="preserve"> can be compared in order to show that changes do happen</w:delText>
          </w:r>
          <w:r w:rsidRPr="00F866AE" w:rsidDel="002860B5">
            <w:delText xml:space="preserve"> </w:delText>
          </w:r>
        </w:del>
      </w:ins>
      <w:del w:id="4927" w:author="Joey Bernadette Dela Cruz" w:date="2017-08-16T16:52:00Z">
        <w:r w:rsidRPr="00F866AE" w:rsidDel="002860B5">
          <w:delText xml:space="preserve">how far the values are from one another, while the Standard Error is the standard deviation of the sampling distribution of a statistic. </w:delText>
        </w:r>
        <w:bookmarkStart w:id="4928" w:name="_Toc490717711"/>
        <w:bookmarkStart w:id="4929" w:name="_Toc490717820"/>
        <w:bookmarkStart w:id="4930" w:name="_Toc490718169"/>
        <w:bookmarkStart w:id="4931" w:name="_Toc490718541"/>
        <w:bookmarkStart w:id="4932" w:name="_Toc490718670"/>
        <w:bookmarkStart w:id="4933" w:name="_Toc490718782"/>
        <w:bookmarkStart w:id="4934" w:name="_Toc490719234"/>
        <w:bookmarkStart w:id="4935" w:name="_Toc490719346"/>
        <w:bookmarkStart w:id="4936" w:name="_Toc490719459"/>
        <w:bookmarkStart w:id="4937" w:name="_Toc490719572"/>
        <w:bookmarkStart w:id="4938" w:name="_Toc490719746"/>
        <w:bookmarkStart w:id="4939" w:name="_Toc490719855"/>
        <w:bookmarkStart w:id="4940" w:name="_Toc490719964"/>
        <w:bookmarkStart w:id="4941" w:name="_Toc490720074"/>
        <w:bookmarkStart w:id="4942" w:name="_Toc490720181"/>
        <w:bookmarkStart w:id="4943" w:name="_Toc490720288"/>
        <w:bookmarkStart w:id="4944" w:name="_Toc490720394"/>
        <w:bookmarkStart w:id="4945" w:name="_Toc490720500"/>
        <w:bookmarkStart w:id="4946" w:name="_Toc490721434"/>
        <w:bookmarkStart w:id="4947" w:name="_Toc490730260"/>
        <w:bookmarkStart w:id="4948" w:name="_Toc491823546"/>
        <w:bookmarkStart w:id="4949" w:name="_Toc491823689"/>
        <w:bookmarkStart w:id="4950" w:name="_Toc491824259"/>
        <w:bookmarkStart w:id="4951" w:name="_Toc491824360"/>
        <w:bookmarkStart w:id="4952" w:name="_Toc491824556"/>
        <w:bookmarkStart w:id="4953" w:name="_Toc491824659"/>
        <w:bookmarkStart w:id="4954" w:name="_Toc491824762"/>
        <w:bookmarkStart w:id="4955" w:name="_Toc491824865"/>
        <w:bookmarkStart w:id="4956" w:name="_Toc491824968"/>
        <w:bookmarkStart w:id="4957" w:name="_Toc491825071"/>
        <w:bookmarkStart w:id="4958" w:name="_Toc491825977"/>
        <w:bookmarkStart w:id="4959" w:name="_Toc491826079"/>
        <w:bookmarkStart w:id="4960" w:name="_Toc491827180"/>
        <w:bookmarkStart w:id="4961" w:name="_Toc491827646"/>
        <w:bookmarkStart w:id="4962" w:name="_Toc491856797"/>
        <w:bookmarkStart w:id="4963" w:name="_Toc491857147"/>
        <w:bookmarkStart w:id="4964" w:name="_Toc491857367"/>
        <w:bookmarkStart w:id="4965" w:name="_Toc491858167"/>
        <w:bookmarkStart w:id="4966" w:name="_Toc491858512"/>
        <w:bookmarkStart w:id="4967" w:name="_Toc491859687"/>
        <w:bookmarkStart w:id="4968" w:name="_Toc491859843"/>
        <w:bookmarkStart w:id="4969" w:name="_Toc491861860"/>
        <w:bookmarkStart w:id="4970" w:name="_Toc491862218"/>
        <w:bookmarkStart w:id="4971" w:name="_Toc491862336"/>
        <w:bookmarkStart w:id="4972" w:name="_Toc491862604"/>
        <w:bookmarkStart w:id="4973" w:name="_Toc491862718"/>
        <w:bookmarkStart w:id="4974" w:name="_Toc491862829"/>
        <w:bookmarkStart w:id="4975" w:name="_Toc491862879"/>
        <w:bookmarkStart w:id="4976" w:name="_Toc491863313"/>
        <w:bookmarkStart w:id="4977" w:name="_Toc491863718"/>
        <w:bookmarkStart w:id="4978" w:name="_Toc491865923"/>
        <w:bookmarkStart w:id="4979" w:name="_Toc491864477"/>
        <w:bookmarkStart w:id="4980" w:name="_Toc491866524"/>
        <w:bookmarkStart w:id="4981" w:name="_Toc491868120"/>
        <w:bookmarkStart w:id="4982" w:name="_Toc491868268"/>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del>
    </w:p>
    <w:p w14:paraId="38989713" w14:textId="4CEB29F4" w:rsidR="00150F42" w:rsidRPr="00F866AE" w:rsidDel="000700F2" w:rsidRDefault="00150F42">
      <w:pPr>
        <w:ind w:left="792"/>
        <w:rPr>
          <w:del w:id="4983" w:author="Joey Bernadette Dela Cruz" w:date="2017-08-16T22:41:00Z"/>
        </w:rPr>
        <w:pPrChange w:id="4984" w:author="Joey Bernadette Dela Cruz" w:date="2017-08-16T16:58:00Z">
          <w:pPr>
            <w:ind w:left="792"/>
            <w:jc w:val="center"/>
          </w:pPr>
        </w:pPrChange>
      </w:pPr>
      <w:del w:id="4985" w:author="Joey Bernadette Dela Cruz" w:date="2017-08-16T22:41:00Z">
        <w:r w:rsidDel="000700F2">
          <w:rPr>
            <w:noProof/>
            <w:lang w:val="en-PH" w:eastAsia="en-PH"/>
          </w:rPr>
          <w:drawing>
            <wp:inline distT="0" distB="0" distL="0" distR="0" wp14:anchorId="1FB23CA1" wp14:editId="13CCB04D">
              <wp:extent cx="4086225" cy="2562225"/>
              <wp:effectExtent l="0" t="0" r="0" b="0"/>
              <wp:docPr id="653926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086225" cy="2562225"/>
                      </a:xfrm>
                      <a:prstGeom prst="rect">
                        <a:avLst/>
                      </a:prstGeom>
                    </pic:spPr>
                  </pic:pic>
                </a:graphicData>
              </a:graphic>
            </wp:inline>
          </w:drawing>
        </w:r>
      </w:del>
      <w:ins w:id="4986" w:author="Jason Llantos" w:date="2017-08-16T01:14:00Z">
        <w:del w:id="4987" w:author="Joey Bernadette Dela Cruz" w:date="2017-08-16T16:52:00Z">
          <w:r w:rsidR="00B769BF" w:rsidDel="002860B5">
            <w:rPr>
              <w:noProof/>
              <w:lang w:val="en-PH" w:eastAsia="en-PH"/>
            </w:rPr>
            <w:drawing>
              <wp:inline distT="0" distB="0" distL="0" distR="0" wp14:anchorId="0AA6EDFB" wp14:editId="4EF6A8C3">
                <wp:extent cx="5715798"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39">
                          <a:extLst>
                            <a:ext uri="{28A0092B-C50C-407E-A947-70E740481C1C}">
                              <a14:useLocalDpi xmlns:a14="http://schemas.microsoft.com/office/drawing/2010/main" val="0"/>
                            </a:ext>
                          </a:extLst>
                        </a:blip>
                        <a:stretch>
                          <a:fillRect/>
                        </a:stretch>
                      </pic:blipFill>
                      <pic:spPr>
                        <a:xfrm>
                          <a:off x="0" y="0"/>
                          <a:ext cx="5715798" cy="2514951"/>
                        </a:xfrm>
                        <a:prstGeom prst="rect">
                          <a:avLst/>
                        </a:prstGeom>
                      </pic:spPr>
                    </pic:pic>
                  </a:graphicData>
                </a:graphic>
              </wp:inline>
            </w:drawing>
          </w:r>
        </w:del>
      </w:ins>
      <w:bookmarkStart w:id="4988" w:name="_Toc490717712"/>
      <w:bookmarkStart w:id="4989" w:name="_Toc490717821"/>
      <w:bookmarkStart w:id="4990" w:name="_Toc490718170"/>
      <w:bookmarkStart w:id="4991" w:name="_Toc490718542"/>
      <w:bookmarkStart w:id="4992" w:name="_Toc490718671"/>
      <w:bookmarkStart w:id="4993" w:name="_Toc490718783"/>
      <w:bookmarkStart w:id="4994" w:name="_Toc490719235"/>
      <w:bookmarkStart w:id="4995" w:name="_Toc490719347"/>
      <w:bookmarkStart w:id="4996" w:name="_Toc490719460"/>
      <w:bookmarkStart w:id="4997" w:name="_Toc490719573"/>
      <w:bookmarkStart w:id="4998" w:name="_Toc490719747"/>
      <w:bookmarkStart w:id="4999" w:name="_Toc490719856"/>
      <w:bookmarkStart w:id="5000" w:name="_Toc490719965"/>
      <w:bookmarkStart w:id="5001" w:name="_Toc490720075"/>
      <w:bookmarkStart w:id="5002" w:name="_Toc490720182"/>
      <w:bookmarkStart w:id="5003" w:name="_Toc490720289"/>
      <w:bookmarkStart w:id="5004" w:name="_Toc490720395"/>
      <w:bookmarkStart w:id="5005" w:name="_Toc490720501"/>
      <w:bookmarkStart w:id="5006" w:name="_Toc490721435"/>
      <w:bookmarkStart w:id="5007" w:name="_Toc490730261"/>
      <w:bookmarkStart w:id="5008" w:name="_Toc491823547"/>
      <w:bookmarkStart w:id="5009" w:name="_Toc491823690"/>
      <w:bookmarkStart w:id="5010" w:name="_Toc491824260"/>
      <w:bookmarkStart w:id="5011" w:name="_Toc491824361"/>
      <w:bookmarkStart w:id="5012" w:name="_Toc491824557"/>
      <w:bookmarkStart w:id="5013" w:name="_Toc491824660"/>
      <w:bookmarkStart w:id="5014" w:name="_Toc491824763"/>
      <w:bookmarkStart w:id="5015" w:name="_Toc491824866"/>
      <w:bookmarkStart w:id="5016" w:name="_Toc491824969"/>
      <w:bookmarkStart w:id="5017" w:name="_Toc491825072"/>
      <w:bookmarkStart w:id="5018" w:name="_Toc491825978"/>
      <w:bookmarkStart w:id="5019" w:name="_Toc491826080"/>
      <w:bookmarkStart w:id="5020" w:name="_Toc491827181"/>
      <w:bookmarkStart w:id="5021" w:name="_Toc491827647"/>
      <w:bookmarkStart w:id="5022" w:name="_Toc491856798"/>
      <w:bookmarkStart w:id="5023" w:name="_Toc491857148"/>
      <w:bookmarkStart w:id="5024" w:name="_Toc491857368"/>
      <w:bookmarkStart w:id="5025" w:name="_Toc491858168"/>
      <w:bookmarkStart w:id="5026" w:name="_Toc491858513"/>
      <w:bookmarkStart w:id="5027" w:name="_Toc491859688"/>
      <w:bookmarkStart w:id="5028" w:name="_Toc491859844"/>
      <w:bookmarkStart w:id="5029" w:name="_Toc491861861"/>
      <w:bookmarkStart w:id="5030" w:name="_Toc491862219"/>
      <w:bookmarkStart w:id="5031" w:name="_Toc491862337"/>
      <w:bookmarkStart w:id="5032" w:name="_Toc491862605"/>
      <w:bookmarkStart w:id="5033" w:name="_Toc491862719"/>
      <w:bookmarkStart w:id="5034" w:name="_Toc491862830"/>
      <w:bookmarkStart w:id="5035" w:name="_Toc491862880"/>
      <w:bookmarkStart w:id="5036" w:name="_Toc491863314"/>
      <w:bookmarkStart w:id="5037" w:name="_Toc491863719"/>
      <w:bookmarkStart w:id="5038" w:name="_Toc491865924"/>
      <w:bookmarkStart w:id="5039" w:name="_Toc491864478"/>
      <w:bookmarkStart w:id="5040" w:name="_Toc491866525"/>
      <w:bookmarkStart w:id="5041" w:name="_Toc491868121"/>
      <w:bookmarkStart w:id="5042" w:name="_Toc491868269"/>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p>
    <w:p w14:paraId="19C5867C" w14:textId="77777777" w:rsidR="00150F42" w:rsidRDefault="00150F42" w:rsidP="00150F42">
      <w:pPr>
        <w:ind w:left="792"/>
        <w:jc w:val="center"/>
        <w:rPr>
          <w:del w:id="5043" w:author="Joey Bernadette Dela Cruz" w:date="2017-08-16T22:41:00Z"/>
        </w:rPr>
      </w:pPr>
      <w:bookmarkStart w:id="5044" w:name="_Toc490717713"/>
      <w:bookmarkStart w:id="5045" w:name="_Toc490717822"/>
      <w:bookmarkStart w:id="5046" w:name="_Toc490718171"/>
      <w:bookmarkStart w:id="5047" w:name="_Toc490718543"/>
      <w:bookmarkStart w:id="5048" w:name="_Toc490718672"/>
      <w:bookmarkStart w:id="5049" w:name="_Toc490718784"/>
      <w:bookmarkStart w:id="5050" w:name="_Toc490719236"/>
      <w:bookmarkStart w:id="5051" w:name="_Toc490719348"/>
      <w:bookmarkStart w:id="5052" w:name="_Toc490719461"/>
      <w:bookmarkStart w:id="5053" w:name="_Toc490719574"/>
      <w:bookmarkStart w:id="5054" w:name="_Toc490719748"/>
      <w:bookmarkStart w:id="5055" w:name="_Toc490719857"/>
      <w:bookmarkStart w:id="5056" w:name="_Toc490719966"/>
      <w:bookmarkStart w:id="5057" w:name="_Toc490720076"/>
      <w:bookmarkStart w:id="5058" w:name="_Toc490720183"/>
      <w:bookmarkStart w:id="5059" w:name="_Toc490720290"/>
      <w:bookmarkStart w:id="5060" w:name="_Toc490720396"/>
      <w:bookmarkStart w:id="5061" w:name="_Toc490720502"/>
      <w:bookmarkStart w:id="5062" w:name="_Toc490721436"/>
      <w:bookmarkStart w:id="5063" w:name="_Toc490730262"/>
      <w:bookmarkStart w:id="5064" w:name="_Toc491823548"/>
      <w:bookmarkStart w:id="5065" w:name="_Toc491823691"/>
      <w:bookmarkStart w:id="5066" w:name="_Toc491824261"/>
      <w:bookmarkStart w:id="5067" w:name="_Toc491824362"/>
      <w:bookmarkStart w:id="5068" w:name="_Toc491824558"/>
      <w:bookmarkStart w:id="5069" w:name="_Toc491824661"/>
      <w:bookmarkStart w:id="5070" w:name="_Toc491824764"/>
      <w:bookmarkStart w:id="5071" w:name="_Toc491824867"/>
      <w:bookmarkStart w:id="5072" w:name="_Toc491824970"/>
      <w:bookmarkStart w:id="5073" w:name="_Toc491825073"/>
      <w:bookmarkStart w:id="5074" w:name="_Toc491825979"/>
      <w:bookmarkStart w:id="5075" w:name="_Toc491826081"/>
      <w:bookmarkStart w:id="5076" w:name="_Toc491827182"/>
      <w:bookmarkStart w:id="5077" w:name="_Toc491827648"/>
      <w:bookmarkStart w:id="5078" w:name="_Toc491856799"/>
      <w:bookmarkStart w:id="5079" w:name="_Toc491857149"/>
      <w:bookmarkStart w:id="5080" w:name="_Toc491857369"/>
      <w:bookmarkStart w:id="5081" w:name="_Toc491858169"/>
      <w:bookmarkStart w:id="5082" w:name="_Toc491858514"/>
      <w:bookmarkStart w:id="5083" w:name="_Toc491859689"/>
      <w:bookmarkStart w:id="5084" w:name="_Toc491859845"/>
      <w:bookmarkStart w:id="5085" w:name="_Toc491861862"/>
      <w:bookmarkStart w:id="5086" w:name="_Toc491862220"/>
      <w:bookmarkStart w:id="5087" w:name="_Toc491862338"/>
      <w:bookmarkStart w:id="5088" w:name="_Toc491862606"/>
      <w:bookmarkStart w:id="5089" w:name="_Toc491862720"/>
      <w:bookmarkStart w:id="5090" w:name="_Toc491862831"/>
      <w:bookmarkStart w:id="5091" w:name="_Toc491862881"/>
      <w:bookmarkStart w:id="5092" w:name="_Toc491863315"/>
      <w:bookmarkStart w:id="5093" w:name="_Toc491863720"/>
      <w:bookmarkStart w:id="5094" w:name="_Toc491865925"/>
      <w:bookmarkStart w:id="5095" w:name="_Toc491864479"/>
      <w:bookmarkStart w:id="5096" w:name="_Toc491866526"/>
      <w:bookmarkStart w:id="5097" w:name="_Toc491868122"/>
      <w:bookmarkStart w:id="5098" w:name="_Toc491868270"/>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p>
    <w:p w14:paraId="49C4FE04" w14:textId="2BC0E681" w:rsidR="00150F42" w:rsidRDefault="00150F42">
      <w:pPr>
        <w:ind w:left="792"/>
        <w:rPr>
          <w:del w:id="5099" w:author="Joey Bernadette Dela Cruz" w:date="2017-08-16T22:41:00Z"/>
        </w:rPr>
        <w:pPrChange w:id="5100" w:author="Joey Bernadette Dela Cruz" w:date="2017-08-17T00:03:00Z">
          <w:pPr>
            <w:spacing w:line="259" w:lineRule="auto"/>
            <w:jc w:val="left"/>
          </w:pPr>
        </w:pPrChange>
      </w:pPr>
      <w:del w:id="5101" w:author="Joey Bernadette Dela Cruz" w:date="2017-08-16T22:41:00Z">
        <w:r>
          <w:br w:type="page"/>
        </w:r>
      </w:del>
    </w:p>
    <w:p w14:paraId="2551B76C" w14:textId="77777777" w:rsidR="00150F42" w:rsidRPr="008D1738" w:rsidRDefault="00150F42" w:rsidP="00150F42">
      <w:pPr>
        <w:pStyle w:val="ChapterName"/>
        <w:numPr>
          <w:ilvl w:val="0"/>
          <w:numId w:val="6"/>
        </w:numPr>
        <w:rPr>
          <w:noProof/>
          <w:lang w:eastAsia="en-PH"/>
        </w:rPr>
      </w:pPr>
      <w:bookmarkStart w:id="5102" w:name="_Toc490719349"/>
      <w:bookmarkStart w:id="5103" w:name="_Toc491827183"/>
      <w:bookmarkStart w:id="5104" w:name="_Toc491859690"/>
      <w:bookmarkStart w:id="5105" w:name="_Toc491864480"/>
      <w:bookmarkStart w:id="5106" w:name="_Toc491868271"/>
      <w:r>
        <w:rPr>
          <w:noProof/>
          <w:lang w:eastAsia="en-PH"/>
        </w:rPr>
        <w:t>UML Diagrams</w:t>
      </w:r>
      <w:bookmarkEnd w:id="5102"/>
      <w:bookmarkEnd w:id="5103"/>
      <w:bookmarkEnd w:id="5104"/>
      <w:bookmarkEnd w:id="5105"/>
      <w:bookmarkEnd w:id="5106"/>
      <w:r w:rsidRPr="008D1738">
        <w:rPr>
          <w:noProof/>
          <w:vanish/>
          <w:sz w:val="24"/>
          <w:szCs w:val="26"/>
          <w:lang w:eastAsia="en-PH"/>
        </w:rPr>
        <w:t>\</w:t>
      </w:r>
    </w:p>
    <w:p w14:paraId="06962BF8" w14:textId="77777777" w:rsidR="0014108C" w:rsidRPr="0014108C" w:rsidRDefault="0014108C" w:rsidP="0014108C">
      <w:pPr>
        <w:pStyle w:val="ListParagraph"/>
        <w:keepNext/>
        <w:keepLines/>
        <w:numPr>
          <w:ilvl w:val="0"/>
          <w:numId w:val="1"/>
        </w:numPr>
        <w:spacing w:before="40" w:after="0"/>
        <w:contextualSpacing w:val="0"/>
        <w:outlineLvl w:val="1"/>
        <w:rPr>
          <w:ins w:id="5107" w:author="Marc Adrian  Jimenez" w:date="2017-08-17T07:06:00Z"/>
          <w:rFonts w:eastAsia="Times New Roman" w:cs="Times New Roman"/>
          <w:b/>
          <w:noProof/>
          <w:vanish/>
          <w:sz w:val="24"/>
          <w:szCs w:val="26"/>
          <w:lang w:eastAsia="en-PH"/>
        </w:rPr>
      </w:pPr>
      <w:bookmarkStart w:id="5108" w:name="_Toc490416379"/>
      <w:bookmarkStart w:id="5109" w:name="_Toc490434801"/>
      <w:bookmarkStart w:id="5110" w:name="_Toc490539425"/>
      <w:bookmarkStart w:id="5111" w:name="_Toc490539566"/>
      <w:bookmarkStart w:id="5112" w:name="_Toc490566140"/>
      <w:bookmarkStart w:id="5113" w:name="_Toc490593555"/>
      <w:bookmarkStart w:id="5114" w:name="_Toc490717715"/>
      <w:bookmarkStart w:id="5115" w:name="_Toc490717824"/>
      <w:bookmarkStart w:id="5116" w:name="_Toc490718173"/>
      <w:bookmarkStart w:id="5117" w:name="_Toc490718407"/>
      <w:bookmarkStart w:id="5118" w:name="_Toc490718545"/>
      <w:bookmarkStart w:id="5119" w:name="_Toc490718674"/>
      <w:bookmarkStart w:id="5120" w:name="_Toc490718786"/>
      <w:bookmarkStart w:id="5121" w:name="_Toc490719238"/>
      <w:bookmarkStart w:id="5122" w:name="_Toc490719350"/>
      <w:bookmarkStart w:id="5123" w:name="_Toc490719463"/>
      <w:bookmarkStart w:id="5124" w:name="_Toc490719576"/>
      <w:bookmarkStart w:id="5125" w:name="_Toc490719750"/>
      <w:bookmarkStart w:id="5126" w:name="_Toc490719859"/>
      <w:bookmarkStart w:id="5127" w:name="_Toc490719968"/>
      <w:bookmarkStart w:id="5128" w:name="_Toc490720078"/>
      <w:bookmarkStart w:id="5129" w:name="_Toc490720185"/>
      <w:bookmarkStart w:id="5130" w:name="_Toc490720292"/>
      <w:bookmarkStart w:id="5131" w:name="_Toc490720398"/>
      <w:bookmarkStart w:id="5132" w:name="_Toc490720504"/>
      <w:bookmarkStart w:id="5133" w:name="_Toc490721438"/>
      <w:bookmarkStart w:id="5134" w:name="_Toc490730264"/>
      <w:bookmarkStart w:id="5135" w:name="_Toc491823550"/>
      <w:bookmarkStart w:id="5136" w:name="_Toc491823693"/>
      <w:bookmarkStart w:id="5137" w:name="_Toc491824263"/>
      <w:bookmarkStart w:id="5138" w:name="_Toc491824364"/>
      <w:bookmarkStart w:id="5139" w:name="_Toc491824433"/>
      <w:bookmarkStart w:id="5140" w:name="_Toc491824560"/>
      <w:bookmarkStart w:id="5141" w:name="_Toc491824663"/>
      <w:bookmarkStart w:id="5142" w:name="_Toc491824766"/>
      <w:bookmarkStart w:id="5143" w:name="_Toc491824869"/>
      <w:bookmarkStart w:id="5144" w:name="_Toc491824972"/>
      <w:bookmarkStart w:id="5145" w:name="_Toc491825075"/>
      <w:bookmarkStart w:id="5146" w:name="_Toc491825981"/>
      <w:bookmarkStart w:id="5147" w:name="_Toc491826083"/>
      <w:bookmarkStart w:id="5148" w:name="_Toc491827184"/>
      <w:bookmarkStart w:id="5149" w:name="_Toc491827650"/>
      <w:bookmarkStart w:id="5150" w:name="_Toc491856801"/>
      <w:bookmarkStart w:id="5151" w:name="_Toc491857151"/>
      <w:bookmarkStart w:id="5152" w:name="_Toc491857371"/>
      <w:bookmarkStart w:id="5153" w:name="_Toc491858171"/>
      <w:bookmarkStart w:id="5154" w:name="_Toc491858516"/>
      <w:bookmarkStart w:id="5155" w:name="_Toc491859691"/>
      <w:bookmarkStart w:id="5156" w:name="_Toc491859847"/>
      <w:bookmarkStart w:id="5157" w:name="_Toc491861864"/>
      <w:bookmarkStart w:id="5158" w:name="_Toc491862222"/>
      <w:bookmarkStart w:id="5159" w:name="_Toc491862340"/>
      <w:bookmarkStart w:id="5160" w:name="_Toc491862493"/>
      <w:bookmarkStart w:id="5161" w:name="_Toc491862608"/>
      <w:bookmarkStart w:id="5162" w:name="_Toc491862722"/>
      <w:bookmarkStart w:id="5163" w:name="_Toc491862833"/>
      <w:bookmarkStart w:id="5164" w:name="_Toc491862883"/>
      <w:bookmarkStart w:id="5165" w:name="_Toc491862960"/>
      <w:bookmarkStart w:id="5166" w:name="_Toc491863317"/>
      <w:bookmarkStart w:id="5167" w:name="_Toc491863722"/>
      <w:bookmarkStart w:id="5168" w:name="_Toc491865927"/>
      <w:bookmarkStart w:id="5169" w:name="_Toc491864481"/>
      <w:bookmarkStart w:id="5170" w:name="_Toc491866528"/>
      <w:bookmarkStart w:id="5171" w:name="_Toc491868124"/>
      <w:bookmarkStart w:id="5172" w:name="_Toc491868272"/>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p>
    <w:p w14:paraId="69E0107E" w14:textId="0321541E" w:rsidR="00150F42" w:rsidRDefault="00150F42">
      <w:pPr>
        <w:pStyle w:val="11"/>
        <w:pPrChange w:id="5173" w:author="Marc Adrian  Jimenez" w:date="2017-08-17T07:06:00Z">
          <w:pPr>
            <w:pStyle w:val="11"/>
            <w:numPr>
              <w:numId w:val="10"/>
            </w:numPr>
          </w:pPr>
        </w:pPrChange>
      </w:pPr>
      <w:bookmarkStart w:id="5174" w:name="_Toc490719351"/>
      <w:bookmarkStart w:id="5175" w:name="_Toc491827185"/>
      <w:bookmarkStart w:id="5176" w:name="_Toc491859692"/>
      <w:bookmarkStart w:id="5177" w:name="_Toc491864482"/>
      <w:bookmarkStart w:id="5178" w:name="_Toc491868273"/>
      <w:r>
        <w:t>Use Case Full Description</w:t>
      </w:r>
      <w:bookmarkEnd w:id="5174"/>
      <w:bookmarkEnd w:id="5175"/>
      <w:bookmarkEnd w:id="5176"/>
      <w:bookmarkEnd w:id="5177"/>
      <w:bookmarkEnd w:id="5178"/>
    </w:p>
    <w:p w14:paraId="30A4C390" w14:textId="3858D779" w:rsidR="005B3AA8" w:rsidRDefault="005B3AA8" w:rsidP="005B3AA8">
      <w:pPr>
        <w:pStyle w:val="111"/>
        <w:rPr>
          <w:lang w:eastAsia="en-PH"/>
        </w:rPr>
      </w:pPr>
      <w:bookmarkStart w:id="5179" w:name="_Toc490719352"/>
      <w:bookmarkStart w:id="5180" w:name="_Toc491827186"/>
      <w:bookmarkStart w:id="5181" w:name="_Toc491859693"/>
      <w:bookmarkStart w:id="5182" w:name="_Toc491864483"/>
      <w:bookmarkStart w:id="5183" w:name="_Toc491868274"/>
      <w:r>
        <w:rPr>
          <w:lang w:eastAsia="en-PH"/>
        </w:rPr>
        <w:t>Accept Terms and Conditions</w:t>
      </w:r>
      <w:bookmarkEnd w:id="5179"/>
      <w:bookmarkEnd w:id="5180"/>
      <w:bookmarkEnd w:id="5181"/>
      <w:bookmarkEnd w:id="5182"/>
      <w:bookmarkEnd w:id="5183"/>
    </w:p>
    <w:tbl>
      <w:tblPr>
        <w:tblpPr w:leftFromText="180" w:rightFromText="180" w:vertAnchor="text" w:tblpY="14"/>
        <w:tblW w:w="10548" w:type="dxa"/>
        <w:tblLook w:val="04A0" w:firstRow="1" w:lastRow="0" w:firstColumn="1" w:lastColumn="0" w:noHBand="0" w:noVBand="1"/>
      </w:tblPr>
      <w:tblGrid>
        <w:gridCol w:w="2707"/>
        <w:gridCol w:w="3044"/>
        <w:gridCol w:w="4797"/>
      </w:tblGrid>
      <w:tr w:rsidR="005B3AA8" w14:paraId="12CF4F77" w14:textId="77777777" w:rsidTr="005B3AA8">
        <w:trPr>
          <w:trHeight w:val="92"/>
        </w:trPr>
        <w:tc>
          <w:tcPr>
            <w:tcW w:w="2707" w:type="dxa"/>
            <w:tcBorders>
              <w:top w:val="single" w:sz="4" w:space="0" w:color="auto"/>
              <w:left w:val="single" w:sz="4" w:space="0" w:color="auto"/>
              <w:bottom w:val="single" w:sz="4" w:space="0" w:color="auto"/>
              <w:right w:val="single" w:sz="4" w:space="0" w:color="auto"/>
            </w:tcBorders>
            <w:noWrap/>
            <w:vAlign w:val="center"/>
            <w:hideMark/>
          </w:tcPr>
          <w:p w14:paraId="62078315" w14:textId="77777777" w:rsidR="005B3AA8" w:rsidRDefault="005B3AA8" w:rsidP="005B3AA8">
            <w:pPr>
              <w:spacing w:line="240" w:lineRule="auto"/>
              <w:jc w:val="left"/>
              <w:rPr>
                <w:lang w:eastAsia="en-PH"/>
              </w:rPr>
            </w:pPr>
            <w:r w:rsidRPr="59A1790A">
              <w:rPr>
                <w:lang w:eastAsia="en-PH"/>
              </w:rPr>
              <w:t>Use Case</w:t>
            </w:r>
          </w:p>
        </w:tc>
        <w:tc>
          <w:tcPr>
            <w:tcW w:w="7841" w:type="dxa"/>
            <w:gridSpan w:val="2"/>
            <w:tcBorders>
              <w:top w:val="single" w:sz="4" w:space="0" w:color="auto"/>
              <w:left w:val="nil"/>
              <w:bottom w:val="single" w:sz="4" w:space="0" w:color="auto"/>
              <w:right w:val="single" w:sz="4" w:space="0" w:color="auto"/>
            </w:tcBorders>
            <w:noWrap/>
            <w:vAlign w:val="center"/>
            <w:hideMark/>
          </w:tcPr>
          <w:p w14:paraId="553CA694" w14:textId="77777777" w:rsidR="005B3AA8" w:rsidRDefault="005B3AA8" w:rsidP="005B3AA8">
            <w:pPr>
              <w:spacing w:line="240" w:lineRule="auto"/>
              <w:jc w:val="left"/>
              <w:rPr>
                <w:lang w:eastAsia="en-PH"/>
              </w:rPr>
            </w:pPr>
            <w:r w:rsidRPr="59A1790A">
              <w:rPr>
                <w:lang w:eastAsia="en-PH"/>
              </w:rPr>
              <w:t xml:space="preserve">Accept terms and Conditions </w:t>
            </w:r>
          </w:p>
        </w:tc>
      </w:tr>
      <w:tr w:rsidR="005B3AA8" w14:paraId="736A4EFF"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6283796" w14:textId="77777777" w:rsidR="005B3AA8" w:rsidRDefault="005B3AA8" w:rsidP="005B3AA8">
            <w:pPr>
              <w:spacing w:line="240" w:lineRule="auto"/>
              <w:jc w:val="left"/>
              <w:rPr>
                <w:lang w:eastAsia="en-PH"/>
              </w:rPr>
            </w:pPr>
            <w:r w:rsidRPr="59A1790A">
              <w:rPr>
                <w:lang w:eastAsia="en-PH"/>
              </w:rPr>
              <w:t>Scenario</w:t>
            </w:r>
          </w:p>
        </w:tc>
        <w:tc>
          <w:tcPr>
            <w:tcW w:w="7841" w:type="dxa"/>
            <w:gridSpan w:val="2"/>
            <w:tcBorders>
              <w:top w:val="single" w:sz="4" w:space="0" w:color="auto"/>
              <w:left w:val="nil"/>
              <w:bottom w:val="single" w:sz="4" w:space="0" w:color="auto"/>
              <w:right w:val="single" w:sz="4" w:space="0" w:color="auto"/>
            </w:tcBorders>
            <w:noWrap/>
            <w:vAlign w:val="center"/>
            <w:hideMark/>
          </w:tcPr>
          <w:p w14:paraId="3FE9478A" w14:textId="77777777" w:rsidR="005B3AA8" w:rsidRDefault="005B3AA8" w:rsidP="005B3AA8">
            <w:pPr>
              <w:spacing w:line="240" w:lineRule="auto"/>
              <w:jc w:val="left"/>
              <w:rPr>
                <w:lang w:eastAsia="en-PH"/>
              </w:rPr>
            </w:pPr>
            <w:r w:rsidRPr="59A1790A">
              <w:rPr>
                <w:lang w:eastAsia="en-PH"/>
              </w:rPr>
              <w:t>User accept terms and conditions of the application</w:t>
            </w:r>
          </w:p>
        </w:tc>
      </w:tr>
      <w:tr w:rsidR="005B3AA8" w14:paraId="0884A797"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506592FC" w14:textId="77777777" w:rsidR="005B3AA8" w:rsidRDefault="005B3AA8" w:rsidP="005B3AA8">
            <w:pPr>
              <w:spacing w:line="240" w:lineRule="auto"/>
              <w:jc w:val="left"/>
              <w:rPr>
                <w:lang w:eastAsia="en-PH"/>
              </w:rPr>
            </w:pPr>
            <w:r w:rsidRPr="59A1790A">
              <w:rPr>
                <w:lang w:eastAsia="en-PH"/>
              </w:rPr>
              <w:t>Triggering Event</w:t>
            </w:r>
          </w:p>
        </w:tc>
        <w:tc>
          <w:tcPr>
            <w:tcW w:w="7841" w:type="dxa"/>
            <w:gridSpan w:val="2"/>
            <w:tcBorders>
              <w:top w:val="single" w:sz="4" w:space="0" w:color="auto"/>
              <w:left w:val="nil"/>
              <w:bottom w:val="single" w:sz="4" w:space="0" w:color="auto"/>
              <w:right w:val="single" w:sz="4" w:space="0" w:color="auto"/>
            </w:tcBorders>
            <w:noWrap/>
            <w:vAlign w:val="center"/>
            <w:hideMark/>
          </w:tcPr>
          <w:p w14:paraId="63C49B3F" w14:textId="57532285" w:rsidR="005B3AA8" w:rsidRDefault="00DA3236" w:rsidP="005B3AA8">
            <w:pPr>
              <w:spacing w:line="240" w:lineRule="auto"/>
              <w:jc w:val="left"/>
              <w:rPr>
                <w:color w:val="000000"/>
                <w:lang w:eastAsia="en-PH"/>
              </w:rPr>
            </w:pPr>
            <w:ins w:id="5184" w:author="Joey Bernadette Dela Cruz" w:date="2017-08-17T05:39:00Z">
              <w:r>
                <w:rPr>
                  <w:color w:val="000000"/>
                  <w:lang w:eastAsia="en-PH"/>
                </w:rPr>
                <w:t>N/A</w:t>
              </w:r>
            </w:ins>
          </w:p>
        </w:tc>
      </w:tr>
      <w:tr w:rsidR="005B3AA8" w14:paraId="675181B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41E0E51" w14:textId="77777777" w:rsidR="005B3AA8" w:rsidRDefault="005B3AA8" w:rsidP="005B3AA8">
            <w:pPr>
              <w:spacing w:line="240" w:lineRule="auto"/>
              <w:jc w:val="left"/>
              <w:rPr>
                <w:lang w:eastAsia="en-PH"/>
              </w:rPr>
            </w:pPr>
            <w:r w:rsidRPr="59A1790A">
              <w:rPr>
                <w:lang w:eastAsia="en-PH"/>
              </w:rPr>
              <w:t>Brief Description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701817AF" w14:textId="77777777" w:rsidR="005B3AA8" w:rsidRDefault="005B3AA8" w:rsidP="005B3AA8">
            <w:pPr>
              <w:spacing w:line="240" w:lineRule="auto"/>
              <w:jc w:val="left"/>
              <w:rPr>
                <w:lang w:eastAsia="en-PH"/>
              </w:rPr>
            </w:pPr>
            <w:r w:rsidRPr="59A1790A">
              <w:rPr>
                <w:lang w:eastAsia="en-PH"/>
              </w:rPr>
              <w:t xml:space="preserve">User accept or reject to terms and condition of the application </w:t>
            </w:r>
          </w:p>
        </w:tc>
      </w:tr>
      <w:tr w:rsidR="005B3AA8" w14:paraId="339471E0"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CEB48E4" w14:textId="77777777" w:rsidR="005B3AA8" w:rsidRDefault="005B3AA8" w:rsidP="005B3AA8">
            <w:pPr>
              <w:spacing w:line="240" w:lineRule="auto"/>
              <w:jc w:val="left"/>
              <w:rPr>
                <w:lang w:eastAsia="en-PH"/>
              </w:rPr>
            </w:pPr>
            <w:r w:rsidRPr="59A1790A">
              <w:rPr>
                <w:lang w:eastAsia="en-PH"/>
              </w:rPr>
              <w:t>Actor</w:t>
            </w:r>
          </w:p>
        </w:tc>
        <w:tc>
          <w:tcPr>
            <w:tcW w:w="7841" w:type="dxa"/>
            <w:gridSpan w:val="2"/>
            <w:tcBorders>
              <w:top w:val="single" w:sz="4" w:space="0" w:color="auto"/>
              <w:left w:val="nil"/>
              <w:bottom w:val="single" w:sz="4" w:space="0" w:color="auto"/>
              <w:right w:val="single" w:sz="4" w:space="0" w:color="auto"/>
            </w:tcBorders>
            <w:noWrap/>
            <w:vAlign w:val="center"/>
            <w:hideMark/>
          </w:tcPr>
          <w:p w14:paraId="295817C4" w14:textId="77777777" w:rsidR="005B3AA8" w:rsidRDefault="005B3AA8" w:rsidP="005B3AA8">
            <w:pPr>
              <w:spacing w:line="240" w:lineRule="auto"/>
              <w:jc w:val="left"/>
              <w:rPr>
                <w:lang w:eastAsia="en-PH"/>
              </w:rPr>
            </w:pPr>
            <w:r w:rsidRPr="59A1790A">
              <w:rPr>
                <w:lang w:eastAsia="en-PH"/>
              </w:rPr>
              <w:t xml:space="preserve">User </w:t>
            </w:r>
          </w:p>
        </w:tc>
      </w:tr>
      <w:tr w:rsidR="005B3AA8" w14:paraId="14DEDB5B"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0E176A4" w14:textId="77777777" w:rsidR="005B3AA8" w:rsidRDefault="005B3AA8" w:rsidP="005B3AA8">
            <w:pPr>
              <w:spacing w:line="240" w:lineRule="auto"/>
              <w:jc w:val="left"/>
              <w:rPr>
                <w:lang w:eastAsia="en-PH"/>
              </w:rPr>
            </w:pPr>
            <w:r w:rsidRPr="59A1790A">
              <w:rPr>
                <w:lang w:eastAsia="en-PH"/>
              </w:rPr>
              <w:t>Related Use Cases</w:t>
            </w:r>
          </w:p>
        </w:tc>
        <w:tc>
          <w:tcPr>
            <w:tcW w:w="7841" w:type="dxa"/>
            <w:gridSpan w:val="2"/>
            <w:tcBorders>
              <w:top w:val="single" w:sz="4" w:space="0" w:color="auto"/>
              <w:left w:val="nil"/>
              <w:bottom w:val="single" w:sz="4" w:space="0" w:color="auto"/>
              <w:right w:val="single" w:sz="4" w:space="0" w:color="auto"/>
            </w:tcBorders>
            <w:noWrap/>
            <w:vAlign w:val="center"/>
            <w:hideMark/>
          </w:tcPr>
          <w:p w14:paraId="44914A5E" w14:textId="77777777" w:rsidR="005B3AA8" w:rsidRDefault="005B3AA8" w:rsidP="005B3AA8">
            <w:pPr>
              <w:spacing w:line="240" w:lineRule="auto"/>
              <w:jc w:val="left"/>
              <w:rPr>
                <w:lang w:eastAsia="en-PH"/>
              </w:rPr>
            </w:pPr>
            <w:r w:rsidRPr="59A1790A">
              <w:rPr>
                <w:lang w:eastAsia="en-PH"/>
              </w:rPr>
              <w:t>N/A</w:t>
            </w:r>
          </w:p>
        </w:tc>
      </w:tr>
      <w:tr w:rsidR="005B3AA8" w14:paraId="5E5F26E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4491F86B" w14:textId="77777777" w:rsidR="005B3AA8" w:rsidRDefault="005B3AA8" w:rsidP="005B3AA8">
            <w:pPr>
              <w:spacing w:line="240" w:lineRule="auto"/>
              <w:jc w:val="left"/>
              <w:rPr>
                <w:lang w:eastAsia="en-PH"/>
              </w:rPr>
            </w:pPr>
            <w:r w:rsidRPr="59A1790A">
              <w:rPr>
                <w:lang w:eastAsia="en-PH"/>
              </w:rPr>
              <w:t>Stakeholder</w:t>
            </w:r>
          </w:p>
        </w:tc>
        <w:tc>
          <w:tcPr>
            <w:tcW w:w="7841" w:type="dxa"/>
            <w:gridSpan w:val="2"/>
            <w:tcBorders>
              <w:top w:val="single" w:sz="4" w:space="0" w:color="auto"/>
              <w:left w:val="nil"/>
              <w:bottom w:val="single" w:sz="4" w:space="0" w:color="auto"/>
              <w:right w:val="single" w:sz="4" w:space="0" w:color="auto"/>
            </w:tcBorders>
            <w:noWrap/>
            <w:vAlign w:val="center"/>
            <w:hideMark/>
          </w:tcPr>
          <w:p w14:paraId="2EF3E9DA" w14:textId="77777777" w:rsidR="005B3AA8" w:rsidRDefault="005B3AA8" w:rsidP="005B3AA8">
            <w:pPr>
              <w:spacing w:line="240" w:lineRule="auto"/>
              <w:jc w:val="left"/>
              <w:rPr>
                <w:lang w:eastAsia="en-PH"/>
              </w:rPr>
            </w:pPr>
            <w:r w:rsidRPr="59A1790A">
              <w:rPr>
                <w:lang w:eastAsia="en-PH"/>
              </w:rPr>
              <w:t>User</w:t>
            </w:r>
          </w:p>
        </w:tc>
      </w:tr>
      <w:tr w:rsidR="005B3AA8" w14:paraId="0DC5ED4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0363B261" w14:textId="77777777" w:rsidR="005B3AA8" w:rsidRDefault="005B3AA8" w:rsidP="005B3AA8">
            <w:pPr>
              <w:spacing w:line="240" w:lineRule="auto"/>
              <w:jc w:val="left"/>
              <w:rPr>
                <w:lang w:eastAsia="en-PH"/>
              </w:rPr>
            </w:pPr>
            <w:r w:rsidRPr="59A1790A">
              <w:rPr>
                <w:lang w:eastAsia="en-PH"/>
              </w:rPr>
              <w:t>Pre-Condition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22BED389" w14:textId="7B2CDE4F" w:rsidR="005B3AA8" w:rsidRDefault="00DA3236" w:rsidP="005B3AA8">
            <w:pPr>
              <w:spacing w:line="240" w:lineRule="auto"/>
              <w:jc w:val="left"/>
              <w:rPr>
                <w:lang w:eastAsia="en-PH"/>
              </w:rPr>
            </w:pPr>
            <w:ins w:id="5185" w:author="Joey Bernadette Dela Cruz" w:date="2017-08-17T05:39:00Z">
              <w:r>
                <w:rPr>
                  <w:lang w:eastAsia="en-PH"/>
                </w:rPr>
                <w:t>N/A</w:t>
              </w:r>
            </w:ins>
            <w:del w:id="5186" w:author="Joey Bernadette Dela Cruz" w:date="2017-08-17T05:39:00Z">
              <w:r w:rsidR="005B3AA8" w:rsidRPr="59A1790A">
                <w:rPr>
                  <w:lang w:eastAsia="en-PH"/>
                </w:rPr>
                <w:delText>n/a</w:delText>
              </w:r>
            </w:del>
          </w:p>
        </w:tc>
      </w:tr>
      <w:tr w:rsidR="005B3AA8" w14:paraId="068AECA4"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BE98B" w14:textId="77777777" w:rsidR="005B3AA8" w:rsidRDefault="005B3AA8" w:rsidP="005B3AA8">
            <w:pPr>
              <w:spacing w:line="240" w:lineRule="auto"/>
              <w:jc w:val="left"/>
              <w:rPr>
                <w:lang w:eastAsia="en-PH"/>
              </w:rPr>
            </w:pPr>
            <w:r w:rsidRPr="59A1790A">
              <w:rPr>
                <w:lang w:eastAsia="en-PH"/>
              </w:rPr>
              <w:t>Post-Condition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18AB8145" w14:textId="77777777" w:rsidR="005B3AA8" w:rsidRDefault="005B3AA8" w:rsidP="005B3AA8">
            <w:pPr>
              <w:spacing w:line="240" w:lineRule="auto"/>
              <w:jc w:val="left"/>
              <w:rPr>
                <w:lang w:eastAsia="en-PH"/>
              </w:rPr>
            </w:pPr>
            <w:r w:rsidRPr="59A1790A">
              <w:rPr>
                <w:lang w:eastAsia="en-PH"/>
              </w:rPr>
              <w:t xml:space="preserve">Agreed or Disagreed to terms and condition </w:t>
            </w:r>
          </w:p>
        </w:tc>
      </w:tr>
      <w:tr w:rsidR="005B3AA8" w14:paraId="5C7D7945" w14:textId="77777777" w:rsidTr="005B3AA8">
        <w:trPr>
          <w:trHeight w:val="92"/>
        </w:trPr>
        <w:tc>
          <w:tcPr>
            <w:tcW w:w="2707" w:type="dxa"/>
            <w:vMerge w:val="restart"/>
            <w:tcBorders>
              <w:top w:val="nil"/>
              <w:left w:val="single" w:sz="4" w:space="0" w:color="auto"/>
              <w:right w:val="single" w:sz="4" w:space="0" w:color="auto"/>
            </w:tcBorders>
            <w:noWrap/>
            <w:vAlign w:val="center"/>
            <w:hideMark/>
          </w:tcPr>
          <w:p w14:paraId="1AA50860" w14:textId="77777777" w:rsidR="005B3AA8" w:rsidRDefault="005B3AA8" w:rsidP="005B3AA8">
            <w:pPr>
              <w:spacing w:line="240" w:lineRule="auto"/>
              <w:jc w:val="left"/>
              <w:rPr>
                <w:lang w:eastAsia="en-PH"/>
              </w:rPr>
            </w:pPr>
            <w:r w:rsidRPr="59A1790A">
              <w:rPr>
                <w:lang w:eastAsia="en-PH"/>
              </w:rPr>
              <w:t>Flow of Activities</w:t>
            </w:r>
          </w:p>
        </w:tc>
        <w:tc>
          <w:tcPr>
            <w:tcW w:w="3044" w:type="dxa"/>
            <w:tcBorders>
              <w:top w:val="nil"/>
              <w:left w:val="nil"/>
              <w:bottom w:val="single" w:sz="4" w:space="0" w:color="auto"/>
              <w:right w:val="single" w:sz="4" w:space="0" w:color="auto"/>
            </w:tcBorders>
            <w:noWrap/>
            <w:vAlign w:val="center"/>
            <w:hideMark/>
          </w:tcPr>
          <w:p w14:paraId="483F1893" w14:textId="77777777" w:rsidR="005B3AA8" w:rsidRDefault="005B3AA8" w:rsidP="005B3AA8">
            <w:pPr>
              <w:spacing w:line="240" w:lineRule="auto"/>
              <w:jc w:val="left"/>
              <w:rPr>
                <w:lang w:eastAsia="en-PH"/>
              </w:rPr>
            </w:pPr>
            <w:r w:rsidRPr="59A1790A">
              <w:rPr>
                <w:lang w:eastAsia="en-PH"/>
              </w:rPr>
              <w:t>Actor</w:t>
            </w:r>
          </w:p>
        </w:tc>
        <w:tc>
          <w:tcPr>
            <w:tcW w:w="4797" w:type="dxa"/>
            <w:tcBorders>
              <w:top w:val="nil"/>
              <w:left w:val="nil"/>
              <w:bottom w:val="single" w:sz="4" w:space="0" w:color="auto"/>
              <w:right w:val="single" w:sz="4" w:space="0" w:color="auto"/>
            </w:tcBorders>
            <w:noWrap/>
            <w:vAlign w:val="center"/>
            <w:hideMark/>
          </w:tcPr>
          <w:p w14:paraId="379EA71B" w14:textId="77777777" w:rsidR="005B3AA8" w:rsidRDefault="005B3AA8" w:rsidP="005B3AA8">
            <w:pPr>
              <w:spacing w:line="240" w:lineRule="auto"/>
              <w:jc w:val="left"/>
              <w:rPr>
                <w:lang w:eastAsia="en-PH"/>
              </w:rPr>
            </w:pPr>
            <w:r w:rsidRPr="59A1790A">
              <w:rPr>
                <w:lang w:eastAsia="en-PH"/>
              </w:rPr>
              <w:t>System</w:t>
            </w:r>
          </w:p>
        </w:tc>
      </w:tr>
      <w:tr w:rsidR="005B3AA8" w14:paraId="0BC3B519" w14:textId="77777777" w:rsidTr="005B3AA8">
        <w:trPr>
          <w:trHeight w:val="277"/>
        </w:trPr>
        <w:tc>
          <w:tcPr>
            <w:tcW w:w="2707" w:type="dxa"/>
            <w:vMerge/>
            <w:tcBorders>
              <w:left w:val="single" w:sz="4" w:space="0" w:color="auto"/>
              <w:right w:val="single" w:sz="4" w:space="0" w:color="auto"/>
            </w:tcBorders>
            <w:noWrap/>
            <w:vAlign w:val="center"/>
            <w:hideMark/>
          </w:tcPr>
          <w:p w14:paraId="54A22A53"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6C3E9F52" w14:textId="5C3550D7" w:rsidR="005B3AA8" w:rsidRPr="001D2F74" w:rsidRDefault="00BA61B1" w:rsidP="005B3AA8">
            <w:pPr>
              <w:spacing w:line="240" w:lineRule="auto"/>
              <w:jc w:val="left"/>
              <w:rPr>
                <w:lang w:eastAsia="en-PH"/>
              </w:rPr>
            </w:pPr>
            <w:r>
              <w:rPr>
                <w:lang w:eastAsia="en-PH"/>
              </w:rPr>
              <w:t xml:space="preserve">1. </w:t>
            </w:r>
            <w:r w:rsidR="005B3AA8" w:rsidRPr="59A1790A">
              <w:rPr>
                <w:lang w:eastAsia="en-PH"/>
              </w:rPr>
              <w:t xml:space="preserve">User accept or reject to terms and conditions </w:t>
            </w:r>
          </w:p>
        </w:tc>
        <w:tc>
          <w:tcPr>
            <w:tcW w:w="4797" w:type="dxa"/>
            <w:tcBorders>
              <w:top w:val="nil"/>
              <w:left w:val="nil"/>
              <w:bottom w:val="single" w:sz="4" w:space="0" w:color="auto"/>
              <w:right w:val="single" w:sz="4" w:space="0" w:color="auto"/>
            </w:tcBorders>
            <w:vAlign w:val="center"/>
            <w:hideMark/>
          </w:tcPr>
          <w:p w14:paraId="3972FF94" w14:textId="77777777" w:rsidR="005B3AA8" w:rsidRDefault="005B3AA8" w:rsidP="005B3AA8">
            <w:pPr>
              <w:spacing w:line="240" w:lineRule="auto"/>
              <w:jc w:val="left"/>
              <w:rPr>
                <w:lang w:eastAsia="en-PH"/>
              </w:rPr>
            </w:pPr>
            <w:r w:rsidRPr="59A1790A">
              <w:rPr>
                <w:lang w:eastAsia="en-PH"/>
              </w:rPr>
              <w:t>1.1 System will proceed to homepage if the user accepted</w:t>
            </w:r>
          </w:p>
        </w:tc>
      </w:tr>
      <w:tr w:rsidR="005B3AA8" w14:paraId="3D8F9BC5" w14:textId="77777777" w:rsidTr="005B3AA8">
        <w:trPr>
          <w:trHeight w:val="92"/>
        </w:trPr>
        <w:tc>
          <w:tcPr>
            <w:tcW w:w="2707" w:type="dxa"/>
            <w:vMerge/>
            <w:tcBorders>
              <w:left w:val="single" w:sz="4" w:space="0" w:color="auto"/>
              <w:right w:val="single" w:sz="4" w:space="0" w:color="auto"/>
            </w:tcBorders>
            <w:noWrap/>
            <w:vAlign w:val="center"/>
            <w:hideMark/>
          </w:tcPr>
          <w:p w14:paraId="6E073BDF"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2690D845"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noWrap/>
            <w:vAlign w:val="center"/>
            <w:hideMark/>
          </w:tcPr>
          <w:p w14:paraId="1DC58518" w14:textId="77777777" w:rsidR="005B3AA8" w:rsidRDefault="005B3AA8" w:rsidP="005B3AA8">
            <w:pPr>
              <w:spacing w:line="240" w:lineRule="auto"/>
              <w:jc w:val="left"/>
              <w:rPr>
                <w:lang w:eastAsia="en-PH"/>
              </w:rPr>
            </w:pPr>
            <w:r w:rsidRPr="59A1790A">
              <w:rPr>
                <w:lang w:eastAsia="en-PH"/>
              </w:rPr>
              <w:t xml:space="preserve">1.2 System will end if the user rejected </w:t>
            </w:r>
          </w:p>
        </w:tc>
      </w:tr>
      <w:tr w:rsidR="005B3AA8" w14:paraId="1C22C682" w14:textId="77777777" w:rsidTr="005B3AA8">
        <w:trPr>
          <w:trHeight w:val="185"/>
        </w:trPr>
        <w:tc>
          <w:tcPr>
            <w:tcW w:w="2707" w:type="dxa"/>
            <w:vMerge/>
            <w:tcBorders>
              <w:left w:val="single" w:sz="4" w:space="0" w:color="auto"/>
              <w:bottom w:val="single" w:sz="4" w:space="0" w:color="auto"/>
              <w:right w:val="single" w:sz="4" w:space="0" w:color="auto"/>
            </w:tcBorders>
            <w:noWrap/>
            <w:vAlign w:val="center"/>
            <w:hideMark/>
          </w:tcPr>
          <w:p w14:paraId="4957BB4B"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tcPr>
          <w:p w14:paraId="45B90736"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vAlign w:val="center"/>
          </w:tcPr>
          <w:p w14:paraId="665669B9" w14:textId="77777777" w:rsidR="005B3AA8" w:rsidRDefault="005B3AA8" w:rsidP="005B3AA8">
            <w:pPr>
              <w:spacing w:line="240" w:lineRule="auto"/>
              <w:jc w:val="left"/>
              <w:rPr>
                <w:color w:val="000000"/>
                <w:lang w:eastAsia="en-PH"/>
              </w:rPr>
            </w:pPr>
          </w:p>
        </w:tc>
      </w:tr>
      <w:tr w:rsidR="005B3AA8" w14:paraId="4110AB1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63D11" w14:textId="77777777" w:rsidR="005B3AA8" w:rsidRDefault="005B3AA8" w:rsidP="005B3AA8">
            <w:pPr>
              <w:spacing w:line="240" w:lineRule="auto"/>
              <w:jc w:val="left"/>
              <w:rPr>
                <w:lang w:eastAsia="en-PH"/>
              </w:rPr>
            </w:pPr>
            <w:r w:rsidRPr="59A1790A">
              <w:rPr>
                <w:lang w:eastAsia="en-PH"/>
              </w:rPr>
              <w:t>Exception Conditions</w:t>
            </w:r>
          </w:p>
        </w:tc>
        <w:tc>
          <w:tcPr>
            <w:tcW w:w="7841" w:type="dxa"/>
            <w:gridSpan w:val="2"/>
            <w:tcBorders>
              <w:top w:val="single" w:sz="4" w:space="0" w:color="auto"/>
              <w:left w:val="nil"/>
              <w:bottom w:val="single" w:sz="4" w:space="0" w:color="auto"/>
              <w:right w:val="single" w:sz="4" w:space="0" w:color="auto"/>
            </w:tcBorders>
            <w:noWrap/>
            <w:vAlign w:val="center"/>
            <w:hideMark/>
          </w:tcPr>
          <w:p w14:paraId="3F01BF32" w14:textId="77777777" w:rsidR="005B3AA8" w:rsidRDefault="005B3AA8" w:rsidP="005B3AA8">
            <w:pPr>
              <w:spacing w:line="240" w:lineRule="auto"/>
              <w:jc w:val="left"/>
              <w:rPr>
                <w:lang w:eastAsia="en-PH"/>
              </w:rPr>
            </w:pPr>
            <w:r w:rsidRPr="59A1790A">
              <w:rPr>
                <w:lang w:eastAsia="en-PH"/>
              </w:rPr>
              <w:t> The application will not proceed</w:t>
            </w:r>
          </w:p>
        </w:tc>
      </w:tr>
    </w:tbl>
    <w:p w14:paraId="562B7A9D" w14:textId="77777777" w:rsidR="005B3AA8" w:rsidRPr="005B3AA8" w:rsidRDefault="005B3AA8" w:rsidP="005B3AA8">
      <w:pPr>
        <w:pStyle w:val="ListParagraph"/>
        <w:keepNext/>
        <w:keepLines/>
        <w:spacing w:before="40" w:after="0"/>
        <w:ind w:left="1224"/>
        <w:contextualSpacing w:val="0"/>
        <w:outlineLvl w:val="1"/>
        <w:rPr>
          <w:rFonts w:eastAsia="Times New Roman" w:cs="Times New Roman"/>
          <w:b/>
          <w:vanish/>
          <w:sz w:val="24"/>
          <w:szCs w:val="26"/>
          <w:lang w:val="en-PH"/>
        </w:rPr>
      </w:pPr>
    </w:p>
    <w:p w14:paraId="1895B2A2" w14:textId="7C5B507B" w:rsidR="00A3080A" w:rsidRPr="005B3AA8" w:rsidRDefault="00A3080A" w:rsidP="0058359A">
      <w:pPr>
        <w:pStyle w:val="111"/>
      </w:pPr>
      <w:r w:rsidRPr="005B3AA8">
        <w:rPr>
          <w:lang w:val="en-PH"/>
        </w:rPr>
        <w:br w:type="page"/>
      </w:r>
      <w:bookmarkStart w:id="5187" w:name="_Toc490719353"/>
      <w:bookmarkStart w:id="5188" w:name="_Toc491827187"/>
      <w:bookmarkStart w:id="5189" w:name="_Toc491859694"/>
      <w:bookmarkStart w:id="5190" w:name="_Toc491864484"/>
      <w:bookmarkStart w:id="5191" w:name="_Toc491868275"/>
      <w:r w:rsidR="005B3AA8">
        <w:lastRenderedPageBreak/>
        <w:t>Calibrate</w:t>
      </w:r>
      <w:bookmarkEnd w:id="5187"/>
      <w:bookmarkEnd w:id="5188"/>
      <w:bookmarkEnd w:id="5189"/>
      <w:bookmarkEnd w:id="5190"/>
      <w:bookmarkEnd w:id="5191"/>
    </w:p>
    <w:tbl>
      <w:tblPr>
        <w:tblW w:w="9946" w:type="dxa"/>
        <w:tblInd w:w="-95" w:type="dxa"/>
        <w:tblLook w:val="04A0" w:firstRow="1" w:lastRow="0" w:firstColumn="1" w:lastColumn="0" w:noHBand="0" w:noVBand="1"/>
      </w:tblPr>
      <w:tblGrid>
        <w:gridCol w:w="2700"/>
        <w:gridCol w:w="3600"/>
        <w:gridCol w:w="3646"/>
      </w:tblGrid>
      <w:tr w:rsidR="00A3080A" w14:paraId="24F9902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1131D95E"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406CB21B" w14:textId="77777777" w:rsidR="00A3080A" w:rsidRDefault="00A3080A" w:rsidP="00A3080A">
            <w:pPr>
              <w:spacing w:line="240" w:lineRule="auto"/>
              <w:rPr>
                <w:lang w:eastAsia="en-PH"/>
              </w:rPr>
            </w:pPr>
            <w:r w:rsidRPr="59A1790A">
              <w:rPr>
                <w:lang w:eastAsia="en-PH"/>
              </w:rPr>
              <w:t xml:space="preserve">Calibrate </w:t>
            </w:r>
          </w:p>
        </w:tc>
      </w:tr>
      <w:tr w:rsidR="00A3080A" w14:paraId="4C2EEB43"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51CC41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0B9AC973" w14:textId="77777777" w:rsidR="00A3080A" w:rsidRDefault="00A3080A" w:rsidP="00A3080A">
            <w:pPr>
              <w:spacing w:line="240" w:lineRule="auto"/>
              <w:rPr>
                <w:lang w:eastAsia="en-PH"/>
              </w:rPr>
            </w:pPr>
            <w:r w:rsidRPr="59A1790A">
              <w:rPr>
                <w:lang w:eastAsia="en-PH"/>
              </w:rPr>
              <w:t xml:space="preserve">User performs series of gestures </w:t>
            </w:r>
          </w:p>
        </w:tc>
      </w:tr>
      <w:tr w:rsidR="00A3080A" w14:paraId="53B83089"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3F0442CE"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2183AE08" w14:textId="77777777" w:rsidR="00A3080A" w:rsidRDefault="00A3080A" w:rsidP="00A3080A">
            <w:pPr>
              <w:spacing w:line="240" w:lineRule="auto"/>
              <w:rPr>
                <w:color w:val="000000"/>
                <w:lang w:eastAsia="en-PH"/>
              </w:rPr>
            </w:pPr>
          </w:p>
        </w:tc>
      </w:tr>
      <w:tr w:rsidR="00A3080A" w14:paraId="42E8A00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C2AEA7C"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75727468" w14:textId="77777777" w:rsidR="00A3080A" w:rsidRDefault="00A3080A" w:rsidP="00A3080A">
            <w:pPr>
              <w:spacing w:line="240" w:lineRule="auto"/>
              <w:rPr>
                <w:lang w:eastAsia="en-PH"/>
              </w:rPr>
            </w:pPr>
            <w:r w:rsidRPr="59A1790A">
              <w:rPr>
                <w:lang w:eastAsia="en-PH"/>
              </w:rPr>
              <w:t xml:space="preserve">User performs series of gestures to be computed for the change of calibration </w:t>
            </w:r>
          </w:p>
        </w:tc>
      </w:tr>
      <w:tr w:rsidR="00A3080A" w14:paraId="09DBC14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151370A"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53B9616F" w14:textId="77777777" w:rsidR="00A3080A" w:rsidRDefault="00A3080A" w:rsidP="00A3080A">
            <w:pPr>
              <w:spacing w:line="240" w:lineRule="auto"/>
              <w:rPr>
                <w:lang w:eastAsia="en-PH"/>
              </w:rPr>
            </w:pPr>
            <w:r w:rsidRPr="59A1790A">
              <w:rPr>
                <w:lang w:eastAsia="en-PH"/>
              </w:rPr>
              <w:t xml:space="preserve">User </w:t>
            </w:r>
          </w:p>
        </w:tc>
      </w:tr>
      <w:tr w:rsidR="00A3080A" w14:paraId="29F07F5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E91C3F6"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49179D0B" w14:textId="77777777" w:rsidR="00A3080A" w:rsidRDefault="00A3080A" w:rsidP="00A3080A">
            <w:pPr>
              <w:spacing w:line="240" w:lineRule="auto"/>
              <w:rPr>
                <w:lang w:eastAsia="en-PH"/>
              </w:rPr>
            </w:pPr>
            <w:r w:rsidRPr="59A1790A">
              <w:rPr>
                <w:lang w:eastAsia="en-PH"/>
              </w:rPr>
              <w:t>N/A</w:t>
            </w:r>
          </w:p>
        </w:tc>
      </w:tr>
      <w:tr w:rsidR="00A3080A" w14:paraId="404D4E0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A513BD8"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697172C8" w14:textId="77777777" w:rsidR="00A3080A" w:rsidRDefault="00A3080A" w:rsidP="00A3080A">
            <w:pPr>
              <w:spacing w:line="240" w:lineRule="auto"/>
              <w:rPr>
                <w:lang w:eastAsia="en-PH"/>
              </w:rPr>
            </w:pPr>
            <w:r w:rsidRPr="59A1790A">
              <w:rPr>
                <w:lang w:eastAsia="en-PH"/>
              </w:rPr>
              <w:t>User</w:t>
            </w:r>
          </w:p>
        </w:tc>
      </w:tr>
      <w:tr w:rsidR="00A3080A" w14:paraId="4360F19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0B7478B"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42409A01" w14:textId="77777777" w:rsidR="00A3080A" w:rsidRDefault="00A3080A" w:rsidP="00A3080A">
            <w:pPr>
              <w:spacing w:line="240" w:lineRule="auto"/>
              <w:rPr>
                <w:lang w:eastAsia="en-PH"/>
              </w:rPr>
            </w:pPr>
            <w:r w:rsidRPr="59A1790A">
              <w:rPr>
                <w:lang w:eastAsia="en-PH"/>
              </w:rPr>
              <w:t>Accept Permission</w:t>
            </w:r>
          </w:p>
        </w:tc>
      </w:tr>
      <w:tr w:rsidR="00A3080A" w14:paraId="5AC415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9218798"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65BCC94" w14:textId="77777777" w:rsidR="00A3080A" w:rsidRDefault="00A3080A" w:rsidP="00A3080A">
            <w:pPr>
              <w:spacing w:line="240" w:lineRule="auto"/>
              <w:rPr>
                <w:lang w:eastAsia="en-PH"/>
              </w:rPr>
            </w:pPr>
            <w:r w:rsidRPr="59A1790A">
              <w:rPr>
                <w:lang w:eastAsia="en-PH"/>
              </w:rPr>
              <w:t xml:space="preserve">Configure touch algorithms </w:t>
            </w:r>
          </w:p>
        </w:tc>
      </w:tr>
      <w:tr w:rsidR="00485413" w14:paraId="67C587CE"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2F691C12" w14:textId="76768E89" w:rsidR="00485413" w:rsidRPr="007608B7" w:rsidRDefault="00485413" w:rsidP="00485413">
            <w:pPr>
              <w:spacing w:line="240" w:lineRule="auto"/>
              <w:jc w:val="left"/>
              <w:rPr>
                <w:b/>
                <w:lang w:eastAsia="en-PH"/>
              </w:rPr>
            </w:pPr>
            <w:r w:rsidRPr="007608B7">
              <w:rPr>
                <w:b/>
                <w:lang w:eastAsia="en-PH"/>
              </w:rPr>
              <w:t>Flow of Activities </w:t>
            </w:r>
          </w:p>
        </w:tc>
        <w:tc>
          <w:tcPr>
            <w:tcW w:w="3600" w:type="dxa"/>
            <w:tcBorders>
              <w:top w:val="nil"/>
              <w:left w:val="nil"/>
              <w:bottom w:val="single" w:sz="4" w:space="0" w:color="auto"/>
              <w:right w:val="single" w:sz="4" w:space="0" w:color="auto"/>
            </w:tcBorders>
            <w:noWrap/>
            <w:vAlign w:val="bottom"/>
            <w:hideMark/>
          </w:tcPr>
          <w:p w14:paraId="6E66B1C8" w14:textId="77777777" w:rsidR="00485413" w:rsidRDefault="00485413" w:rsidP="00A3080A">
            <w:pPr>
              <w:spacing w:line="240" w:lineRule="auto"/>
              <w:rPr>
                <w:lang w:eastAsia="en-PH"/>
              </w:rPr>
            </w:pPr>
            <w:r w:rsidRPr="59A1790A">
              <w:rPr>
                <w:lang w:eastAsia="en-PH"/>
              </w:rPr>
              <w:t>Actor</w:t>
            </w:r>
          </w:p>
        </w:tc>
        <w:tc>
          <w:tcPr>
            <w:tcW w:w="3646" w:type="dxa"/>
            <w:tcBorders>
              <w:top w:val="nil"/>
              <w:left w:val="nil"/>
              <w:bottom w:val="single" w:sz="4" w:space="0" w:color="auto"/>
              <w:right w:val="single" w:sz="4" w:space="0" w:color="auto"/>
            </w:tcBorders>
            <w:noWrap/>
            <w:vAlign w:val="bottom"/>
            <w:hideMark/>
          </w:tcPr>
          <w:p w14:paraId="74BF3E4A" w14:textId="77777777" w:rsidR="00485413" w:rsidRDefault="00485413" w:rsidP="00A3080A">
            <w:pPr>
              <w:spacing w:line="240" w:lineRule="auto"/>
              <w:rPr>
                <w:lang w:eastAsia="en-PH"/>
              </w:rPr>
            </w:pPr>
            <w:r w:rsidRPr="59A1790A">
              <w:rPr>
                <w:lang w:eastAsia="en-PH"/>
              </w:rPr>
              <w:t>System</w:t>
            </w:r>
          </w:p>
        </w:tc>
      </w:tr>
      <w:tr w:rsidR="00485413" w14:paraId="417ACB12" w14:textId="77777777" w:rsidTr="00D418C2">
        <w:trPr>
          <w:trHeight w:val="277"/>
        </w:trPr>
        <w:tc>
          <w:tcPr>
            <w:tcW w:w="2700" w:type="dxa"/>
            <w:vMerge/>
            <w:tcBorders>
              <w:left w:val="single" w:sz="4" w:space="0" w:color="auto"/>
              <w:right w:val="single" w:sz="4" w:space="0" w:color="auto"/>
            </w:tcBorders>
            <w:noWrap/>
            <w:vAlign w:val="bottom"/>
            <w:hideMark/>
          </w:tcPr>
          <w:p w14:paraId="1FF7CB78" w14:textId="1528B398"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00458813" w14:textId="20381A7D" w:rsidR="00485413" w:rsidRPr="001D2F74" w:rsidRDefault="00BA61B1" w:rsidP="00A3080A">
            <w:pPr>
              <w:spacing w:line="240" w:lineRule="auto"/>
              <w:rPr>
                <w:lang w:eastAsia="en-PH"/>
              </w:rPr>
            </w:pPr>
            <w:r>
              <w:rPr>
                <w:lang w:eastAsia="en-PH"/>
              </w:rPr>
              <w:t xml:space="preserve">1. </w:t>
            </w:r>
            <w:r w:rsidR="00485413" w:rsidRPr="59A1790A">
              <w:rPr>
                <w:lang w:eastAsia="en-PH"/>
              </w:rPr>
              <w:t xml:space="preserve">User perform Gesture: Tap </w:t>
            </w:r>
          </w:p>
        </w:tc>
        <w:tc>
          <w:tcPr>
            <w:tcW w:w="3646" w:type="dxa"/>
            <w:tcBorders>
              <w:top w:val="nil"/>
              <w:left w:val="nil"/>
              <w:bottom w:val="single" w:sz="4" w:space="0" w:color="auto"/>
              <w:right w:val="single" w:sz="4" w:space="0" w:color="auto"/>
            </w:tcBorders>
            <w:vAlign w:val="bottom"/>
            <w:hideMark/>
          </w:tcPr>
          <w:p w14:paraId="0681ED57" w14:textId="77777777" w:rsidR="00485413" w:rsidRDefault="00485413" w:rsidP="00A3080A">
            <w:pPr>
              <w:spacing w:line="240" w:lineRule="auto"/>
              <w:rPr>
                <w:lang w:eastAsia="en-PH"/>
              </w:rPr>
            </w:pPr>
            <w:r w:rsidRPr="59A1790A">
              <w:rPr>
                <w:lang w:eastAsia="en-PH"/>
              </w:rPr>
              <w:t>1.1 System will calculate results</w:t>
            </w:r>
          </w:p>
        </w:tc>
      </w:tr>
      <w:tr w:rsidR="00485413" w14:paraId="696083D1" w14:textId="77777777" w:rsidTr="00D418C2">
        <w:trPr>
          <w:trHeight w:val="92"/>
        </w:trPr>
        <w:tc>
          <w:tcPr>
            <w:tcW w:w="2700" w:type="dxa"/>
            <w:vMerge/>
            <w:tcBorders>
              <w:left w:val="single" w:sz="4" w:space="0" w:color="auto"/>
              <w:right w:val="single" w:sz="4" w:space="0" w:color="auto"/>
            </w:tcBorders>
            <w:noWrap/>
            <w:vAlign w:val="bottom"/>
            <w:hideMark/>
          </w:tcPr>
          <w:p w14:paraId="1ECD36B0" w14:textId="406C71F7"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41B7B3A9" w14:textId="77496D49" w:rsidR="00485413" w:rsidRPr="001D2F74" w:rsidRDefault="00BA61B1" w:rsidP="00A3080A">
            <w:pPr>
              <w:spacing w:line="240" w:lineRule="auto"/>
              <w:rPr>
                <w:lang w:eastAsia="en-PH"/>
              </w:rPr>
            </w:pPr>
            <w:r>
              <w:rPr>
                <w:lang w:eastAsia="en-PH"/>
              </w:rPr>
              <w:t xml:space="preserve">2. </w:t>
            </w:r>
            <w:r w:rsidR="00485413" w:rsidRPr="59A1790A">
              <w:rPr>
                <w:lang w:eastAsia="en-PH"/>
              </w:rPr>
              <w:t>User perform Gesture: Double Tap</w:t>
            </w:r>
          </w:p>
        </w:tc>
        <w:tc>
          <w:tcPr>
            <w:tcW w:w="3646" w:type="dxa"/>
            <w:tcBorders>
              <w:top w:val="nil"/>
              <w:left w:val="nil"/>
              <w:bottom w:val="single" w:sz="4" w:space="0" w:color="auto"/>
              <w:right w:val="single" w:sz="4" w:space="0" w:color="auto"/>
            </w:tcBorders>
            <w:noWrap/>
            <w:vAlign w:val="bottom"/>
            <w:hideMark/>
          </w:tcPr>
          <w:p w14:paraId="3F743D4D" w14:textId="77777777" w:rsidR="00485413" w:rsidRDefault="00485413" w:rsidP="00A3080A">
            <w:pPr>
              <w:spacing w:line="240" w:lineRule="auto"/>
              <w:rPr>
                <w:lang w:eastAsia="en-PH"/>
              </w:rPr>
            </w:pPr>
            <w:r w:rsidRPr="59A1790A">
              <w:rPr>
                <w:lang w:eastAsia="en-PH"/>
              </w:rPr>
              <w:t>2.1 System will calculate results</w:t>
            </w:r>
          </w:p>
        </w:tc>
      </w:tr>
      <w:tr w:rsidR="00485413" w14:paraId="676A003B" w14:textId="77777777" w:rsidTr="00D418C2">
        <w:trPr>
          <w:trHeight w:val="92"/>
        </w:trPr>
        <w:tc>
          <w:tcPr>
            <w:tcW w:w="2700" w:type="dxa"/>
            <w:vMerge/>
            <w:tcBorders>
              <w:left w:val="single" w:sz="4" w:space="0" w:color="auto"/>
              <w:right w:val="single" w:sz="4" w:space="0" w:color="auto"/>
            </w:tcBorders>
            <w:noWrap/>
            <w:vAlign w:val="bottom"/>
          </w:tcPr>
          <w:p w14:paraId="36ADE8C1" w14:textId="06270B8C"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48C7094E" w14:textId="0847038E" w:rsidR="00485413" w:rsidRDefault="00BA61B1" w:rsidP="00A3080A">
            <w:pPr>
              <w:spacing w:line="240" w:lineRule="auto"/>
              <w:rPr>
                <w:lang w:eastAsia="en-PH"/>
              </w:rPr>
            </w:pPr>
            <w:r>
              <w:rPr>
                <w:lang w:eastAsia="en-PH"/>
              </w:rPr>
              <w:t xml:space="preserve">3. </w:t>
            </w:r>
            <w:r w:rsidR="00485413" w:rsidRPr="59A1790A">
              <w:rPr>
                <w:lang w:eastAsia="en-PH"/>
              </w:rPr>
              <w:t>User perform Gesture: Press</w:t>
            </w:r>
          </w:p>
        </w:tc>
        <w:tc>
          <w:tcPr>
            <w:tcW w:w="3646" w:type="dxa"/>
            <w:tcBorders>
              <w:top w:val="nil"/>
              <w:left w:val="nil"/>
              <w:bottom w:val="single" w:sz="4" w:space="0" w:color="auto"/>
              <w:right w:val="single" w:sz="4" w:space="0" w:color="auto"/>
            </w:tcBorders>
            <w:noWrap/>
            <w:vAlign w:val="bottom"/>
          </w:tcPr>
          <w:p w14:paraId="16BCE355" w14:textId="77777777" w:rsidR="00485413" w:rsidRDefault="00485413" w:rsidP="00A3080A">
            <w:pPr>
              <w:spacing w:line="240" w:lineRule="auto"/>
              <w:rPr>
                <w:lang w:eastAsia="en-PH"/>
              </w:rPr>
            </w:pPr>
            <w:r w:rsidRPr="59A1790A">
              <w:rPr>
                <w:lang w:eastAsia="en-PH"/>
              </w:rPr>
              <w:t>3.1 System will calculate results</w:t>
            </w:r>
          </w:p>
        </w:tc>
      </w:tr>
      <w:tr w:rsidR="00485413" w14:paraId="63571B7F" w14:textId="77777777" w:rsidTr="00D418C2">
        <w:trPr>
          <w:trHeight w:val="92"/>
        </w:trPr>
        <w:tc>
          <w:tcPr>
            <w:tcW w:w="2700" w:type="dxa"/>
            <w:vMerge/>
            <w:tcBorders>
              <w:left w:val="single" w:sz="4" w:space="0" w:color="auto"/>
              <w:right w:val="single" w:sz="4" w:space="0" w:color="auto"/>
            </w:tcBorders>
            <w:noWrap/>
            <w:vAlign w:val="bottom"/>
          </w:tcPr>
          <w:p w14:paraId="6897B4CB" w14:textId="09302D53"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1EFFB607" w14:textId="5D9E1CCA" w:rsidR="00485413" w:rsidRDefault="00BA61B1" w:rsidP="00A3080A">
            <w:pPr>
              <w:spacing w:line="240" w:lineRule="auto"/>
              <w:rPr>
                <w:lang w:eastAsia="en-PH"/>
              </w:rPr>
            </w:pPr>
            <w:r>
              <w:rPr>
                <w:lang w:eastAsia="en-PH"/>
              </w:rPr>
              <w:t xml:space="preserve">4. </w:t>
            </w:r>
            <w:r w:rsidR="00485413" w:rsidRPr="59A1790A">
              <w:rPr>
                <w:lang w:eastAsia="en-PH"/>
              </w:rPr>
              <w:t>User perform Gesture: Press and tap</w:t>
            </w:r>
          </w:p>
        </w:tc>
        <w:tc>
          <w:tcPr>
            <w:tcW w:w="3646" w:type="dxa"/>
            <w:tcBorders>
              <w:top w:val="nil"/>
              <w:left w:val="nil"/>
              <w:bottom w:val="single" w:sz="4" w:space="0" w:color="auto"/>
              <w:right w:val="single" w:sz="4" w:space="0" w:color="auto"/>
            </w:tcBorders>
            <w:noWrap/>
            <w:vAlign w:val="bottom"/>
          </w:tcPr>
          <w:p w14:paraId="52F6DBB2" w14:textId="77777777" w:rsidR="00485413" w:rsidRDefault="00485413" w:rsidP="00A3080A">
            <w:pPr>
              <w:spacing w:line="240" w:lineRule="auto"/>
              <w:rPr>
                <w:lang w:eastAsia="en-PH"/>
              </w:rPr>
            </w:pPr>
            <w:r w:rsidRPr="59A1790A">
              <w:rPr>
                <w:lang w:eastAsia="en-PH"/>
              </w:rPr>
              <w:t>4.1 System will calculate results</w:t>
            </w:r>
          </w:p>
        </w:tc>
      </w:tr>
      <w:tr w:rsidR="00485413" w14:paraId="5EF71188" w14:textId="77777777" w:rsidTr="00D418C2">
        <w:trPr>
          <w:trHeight w:val="185"/>
        </w:trPr>
        <w:tc>
          <w:tcPr>
            <w:tcW w:w="2700" w:type="dxa"/>
            <w:vMerge/>
            <w:tcBorders>
              <w:left w:val="single" w:sz="4" w:space="0" w:color="auto"/>
              <w:bottom w:val="single" w:sz="4" w:space="0" w:color="auto"/>
              <w:right w:val="single" w:sz="4" w:space="0" w:color="auto"/>
            </w:tcBorders>
            <w:noWrap/>
            <w:vAlign w:val="bottom"/>
            <w:hideMark/>
          </w:tcPr>
          <w:p w14:paraId="1FC6BD31" w14:textId="0205946A"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2654C36A" w14:textId="15832565" w:rsidR="00485413" w:rsidRPr="001D2F74" w:rsidRDefault="00BA61B1" w:rsidP="00A3080A">
            <w:pPr>
              <w:spacing w:line="240" w:lineRule="auto"/>
              <w:rPr>
                <w:lang w:eastAsia="en-PH"/>
              </w:rPr>
            </w:pPr>
            <w:r>
              <w:rPr>
                <w:lang w:eastAsia="en-PH"/>
              </w:rPr>
              <w:t xml:space="preserve">5. </w:t>
            </w:r>
            <w:r w:rsidR="00485413" w:rsidRPr="59A1790A">
              <w:rPr>
                <w:lang w:eastAsia="en-PH"/>
              </w:rPr>
              <w:t>User perform Gesture: Pinch</w:t>
            </w:r>
          </w:p>
        </w:tc>
        <w:tc>
          <w:tcPr>
            <w:tcW w:w="3646" w:type="dxa"/>
            <w:tcBorders>
              <w:top w:val="nil"/>
              <w:left w:val="nil"/>
              <w:bottom w:val="single" w:sz="4" w:space="0" w:color="auto"/>
              <w:right w:val="single" w:sz="4" w:space="0" w:color="auto"/>
            </w:tcBorders>
            <w:vAlign w:val="bottom"/>
            <w:hideMark/>
          </w:tcPr>
          <w:p w14:paraId="1CD97F58" w14:textId="77777777" w:rsidR="00485413" w:rsidRPr="001311BD" w:rsidRDefault="00485413" w:rsidP="00A3080A">
            <w:pPr>
              <w:spacing w:line="240" w:lineRule="auto"/>
              <w:rPr>
                <w:lang w:eastAsia="en-PH"/>
              </w:rPr>
            </w:pPr>
            <w:r w:rsidRPr="59A1790A">
              <w:rPr>
                <w:lang w:eastAsia="en-PH"/>
              </w:rPr>
              <w:t>5.1 System will calculate results</w:t>
            </w:r>
          </w:p>
        </w:tc>
      </w:tr>
      <w:tr w:rsidR="00A3080A" w14:paraId="3E1DC9D6"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76881F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0F4DFE34" w14:textId="77777777" w:rsidR="00A3080A" w:rsidRDefault="00A3080A" w:rsidP="00A3080A">
            <w:pPr>
              <w:spacing w:line="240" w:lineRule="auto"/>
              <w:rPr>
                <w:lang w:eastAsia="en-PH"/>
              </w:rPr>
            </w:pPr>
            <w:r w:rsidRPr="59A1790A">
              <w:rPr>
                <w:lang w:eastAsia="en-PH"/>
              </w:rPr>
              <w:t xml:space="preserve">The algorithm of the calibration application will not change. </w:t>
            </w:r>
          </w:p>
        </w:tc>
      </w:tr>
    </w:tbl>
    <w:p w14:paraId="040849A5" w14:textId="77777777" w:rsidR="005B3AA8" w:rsidRDefault="005B3AA8">
      <w:pPr>
        <w:spacing w:line="259" w:lineRule="auto"/>
        <w:jc w:val="left"/>
        <w:rPr>
          <w:rFonts w:eastAsia="Times New Roman" w:cs="Times New Roman"/>
          <w:b/>
          <w:sz w:val="24"/>
          <w:szCs w:val="26"/>
          <w:lang w:eastAsia="en-PH"/>
        </w:rPr>
      </w:pPr>
      <w:r>
        <w:rPr>
          <w:lang w:eastAsia="en-PH"/>
        </w:rPr>
        <w:br w:type="page"/>
      </w:r>
    </w:p>
    <w:p w14:paraId="29B0EFEA" w14:textId="05617F6A" w:rsidR="00A3080A" w:rsidRPr="005B3AA8" w:rsidRDefault="005B3AA8" w:rsidP="005B3AA8">
      <w:pPr>
        <w:pStyle w:val="111"/>
        <w:rPr>
          <w:lang w:eastAsia="en-PH"/>
        </w:rPr>
      </w:pPr>
      <w:bookmarkStart w:id="5192" w:name="_Toc490719354"/>
      <w:bookmarkStart w:id="5193" w:name="_Toc491827188"/>
      <w:bookmarkStart w:id="5194" w:name="_Toc491859695"/>
      <w:bookmarkStart w:id="5195" w:name="_Toc491864485"/>
      <w:bookmarkStart w:id="5196" w:name="_Toc491868276"/>
      <w:r>
        <w:rPr>
          <w:lang w:eastAsia="en-PH"/>
        </w:rPr>
        <w:lastRenderedPageBreak/>
        <w:t>Save Configuration</w:t>
      </w:r>
      <w:bookmarkEnd w:id="5192"/>
      <w:bookmarkEnd w:id="5193"/>
      <w:bookmarkEnd w:id="5194"/>
      <w:bookmarkEnd w:id="5195"/>
      <w:bookmarkEnd w:id="5196"/>
    </w:p>
    <w:tbl>
      <w:tblPr>
        <w:tblW w:w="9946" w:type="dxa"/>
        <w:tblInd w:w="-95" w:type="dxa"/>
        <w:tblLook w:val="04A0" w:firstRow="1" w:lastRow="0" w:firstColumn="1" w:lastColumn="0" w:noHBand="0" w:noVBand="1"/>
      </w:tblPr>
      <w:tblGrid>
        <w:gridCol w:w="2700"/>
        <w:gridCol w:w="2790"/>
        <w:gridCol w:w="4456"/>
      </w:tblGrid>
      <w:tr w:rsidR="00A3080A" w14:paraId="0D94A60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5F86299F"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38F79825" w14:textId="77777777" w:rsidR="00A3080A" w:rsidRDefault="00A3080A" w:rsidP="00A3080A">
            <w:pPr>
              <w:spacing w:line="240" w:lineRule="auto"/>
              <w:rPr>
                <w:lang w:eastAsia="en-PH"/>
              </w:rPr>
            </w:pPr>
            <w:r w:rsidRPr="59A1790A">
              <w:rPr>
                <w:lang w:eastAsia="en-PH"/>
              </w:rPr>
              <w:t xml:space="preserve">Save Configuration </w:t>
            </w:r>
          </w:p>
        </w:tc>
      </w:tr>
      <w:tr w:rsidR="00A3080A" w14:paraId="392D35BB"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AB2F5B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5E88979C" w14:textId="77777777" w:rsidR="00A3080A" w:rsidRDefault="00A3080A" w:rsidP="00A3080A">
            <w:pPr>
              <w:spacing w:line="240" w:lineRule="auto"/>
              <w:rPr>
                <w:lang w:eastAsia="en-PH"/>
              </w:rPr>
            </w:pPr>
            <w:r w:rsidRPr="59A1790A">
              <w:rPr>
                <w:lang w:eastAsia="en-PH"/>
              </w:rPr>
              <w:t>User saves his configuration</w:t>
            </w:r>
          </w:p>
        </w:tc>
      </w:tr>
      <w:tr w:rsidR="00A3080A" w14:paraId="1604B65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6731CA8"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591F04B7" w14:textId="1E6568F0" w:rsidR="00A3080A" w:rsidRDefault="00A13FE9" w:rsidP="00A3080A">
            <w:pPr>
              <w:spacing w:line="240" w:lineRule="auto"/>
              <w:rPr>
                <w:color w:val="000000"/>
                <w:lang w:eastAsia="en-PH"/>
              </w:rPr>
            </w:pPr>
            <w:r>
              <w:rPr>
                <w:color w:val="000000"/>
                <w:lang w:eastAsia="en-PH"/>
              </w:rPr>
              <w:t>Calibrate</w:t>
            </w:r>
          </w:p>
        </w:tc>
      </w:tr>
      <w:tr w:rsidR="00A3080A" w14:paraId="309E5475"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DD45451"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5B3750D" w14:textId="77777777" w:rsidR="00A3080A" w:rsidRDefault="00A3080A" w:rsidP="00A3080A">
            <w:pPr>
              <w:spacing w:line="240" w:lineRule="auto"/>
              <w:rPr>
                <w:lang w:eastAsia="en-PH"/>
              </w:rPr>
            </w:pPr>
            <w:r w:rsidRPr="59A1790A">
              <w:rPr>
                <w:lang w:eastAsia="en-PH"/>
              </w:rPr>
              <w:t xml:space="preserve">User saves his calibration and apply to phone </w:t>
            </w:r>
          </w:p>
        </w:tc>
      </w:tr>
      <w:tr w:rsidR="00A3080A" w14:paraId="52FA12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51AD316"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3120D0E1" w14:textId="77777777" w:rsidR="00A3080A" w:rsidRDefault="00A3080A" w:rsidP="00A3080A">
            <w:pPr>
              <w:spacing w:line="240" w:lineRule="auto"/>
              <w:rPr>
                <w:lang w:eastAsia="en-PH"/>
              </w:rPr>
            </w:pPr>
            <w:r w:rsidRPr="59A1790A">
              <w:rPr>
                <w:lang w:eastAsia="en-PH"/>
              </w:rPr>
              <w:t xml:space="preserve">User </w:t>
            </w:r>
          </w:p>
        </w:tc>
      </w:tr>
      <w:tr w:rsidR="00A3080A" w14:paraId="5192A984"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E93F735"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6D7F8EB5" w14:textId="77777777" w:rsidR="00A3080A" w:rsidRDefault="00A3080A" w:rsidP="00A3080A">
            <w:pPr>
              <w:spacing w:line="240" w:lineRule="auto"/>
              <w:rPr>
                <w:lang w:eastAsia="en-PH"/>
              </w:rPr>
            </w:pPr>
            <w:r w:rsidRPr="59A1790A">
              <w:rPr>
                <w:lang w:eastAsia="en-PH"/>
              </w:rPr>
              <w:t>Calibrate</w:t>
            </w:r>
          </w:p>
        </w:tc>
      </w:tr>
      <w:tr w:rsidR="00A3080A" w14:paraId="4BEB999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27E1F39"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3B808142" w14:textId="77777777" w:rsidR="00A3080A" w:rsidRDefault="00A3080A" w:rsidP="00A3080A">
            <w:pPr>
              <w:spacing w:line="240" w:lineRule="auto"/>
              <w:rPr>
                <w:lang w:eastAsia="en-PH"/>
              </w:rPr>
            </w:pPr>
            <w:r w:rsidRPr="59A1790A">
              <w:rPr>
                <w:lang w:eastAsia="en-PH"/>
              </w:rPr>
              <w:t>User</w:t>
            </w:r>
          </w:p>
        </w:tc>
      </w:tr>
      <w:tr w:rsidR="00A3080A" w14:paraId="52A982D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28712EAC"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9184205" w14:textId="77777777" w:rsidR="00A3080A" w:rsidRDefault="00A3080A" w:rsidP="00A3080A">
            <w:pPr>
              <w:spacing w:line="240" w:lineRule="auto"/>
              <w:rPr>
                <w:lang w:eastAsia="en-PH"/>
              </w:rPr>
            </w:pPr>
            <w:r w:rsidRPr="59A1790A">
              <w:rPr>
                <w:lang w:eastAsia="en-PH"/>
              </w:rPr>
              <w:t>Calibrate</w:t>
            </w:r>
          </w:p>
        </w:tc>
      </w:tr>
      <w:tr w:rsidR="00A3080A" w14:paraId="1F8A307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C0E82AC"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3B7DC45" w14:textId="77777777" w:rsidR="00A3080A" w:rsidRDefault="00A3080A" w:rsidP="00A3080A">
            <w:pPr>
              <w:spacing w:line="240" w:lineRule="auto"/>
              <w:rPr>
                <w:color w:val="000000"/>
                <w:lang w:eastAsia="en-PH"/>
              </w:rPr>
            </w:pPr>
          </w:p>
        </w:tc>
      </w:tr>
      <w:tr w:rsidR="00485413" w14:paraId="04B2D36A"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13720034" w14:textId="40EE0C80" w:rsidR="00485413" w:rsidRPr="007608B7" w:rsidRDefault="00485413" w:rsidP="00485413">
            <w:pPr>
              <w:spacing w:line="240" w:lineRule="auto"/>
              <w:jc w:val="left"/>
              <w:rPr>
                <w:b/>
                <w:lang w:eastAsia="en-PH"/>
              </w:rPr>
            </w:pPr>
            <w:r w:rsidRPr="007608B7">
              <w:rPr>
                <w:b/>
                <w:lang w:eastAsia="en-PH"/>
              </w:rPr>
              <w:t xml:space="preserve">Flow of Activities </w:t>
            </w:r>
          </w:p>
        </w:tc>
        <w:tc>
          <w:tcPr>
            <w:tcW w:w="2790" w:type="dxa"/>
            <w:tcBorders>
              <w:top w:val="nil"/>
              <w:left w:val="nil"/>
              <w:bottom w:val="single" w:sz="4" w:space="0" w:color="auto"/>
              <w:right w:val="single" w:sz="4" w:space="0" w:color="auto"/>
            </w:tcBorders>
            <w:noWrap/>
            <w:vAlign w:val="bottom"/>
            <w:hideMark/>
          </w:tcPr>
          <w:p w14:paraId="177E7C7F" w14:textId="77777777" w:rsidR="00485413" w:rsidRDefault="00485413" w:rsidP="00A3080A">
            <w:pPr>
              <w:spacing w:line="240" w:lineRule="auto"/>
              <w:rPr>
                <w:lang w:eastAsia="en-PH"/>
              </w:rPr>
            </w:pPr>
            <w:r w:rsidRPr="59A1790A">
              <w:rPr>
                <w:lang w:eastAsia="en-PH"/>
              </w:rPr>
              <w:t>Actor</w:t>
            </w:r>
          </w:p>
        </w:tc>
        <w:tc>
          <w:tcPr>
            <w:tcW w:w="4456" w:type="dxa"/>
            <w:tcBorders>
              <w:top w:val="nil"/>
              <w:left w:val="nil"/>
              <w:bottom w:val="single" w:sz="4" w:space="0" w:color="auto"/>
              <w:right w:val="single" w:sz="4" w:space="0" w:color="auto"/>
            </w:tcBorders>
            <w:noWrap/>
            <w:vAlign w:val="bottom"/>
            <w:hideMark/>
          </w:tcPr>
          <w:p w14:paraId="6A7AD10D" w14:textId="77777777" w:rsidR="00485413" w:rsidRDefault="00485413" w:rsidP="00A3080A">
            <w:pPr>
              <w:spacing w:line="240" w:lineRule="auto"/>
              <w:rPr>
                <w:lang w:eastAsia="en-PH"/>
              </w:rPr>
            </w:pPr>
            <w:r w:rsidRPr="59A1790A">
              <w:rPr>
                <w:lang w:eastAsia="en-PH"/>
              </w:rPr>
              <w:t>System</w:t>
            </w:r>
          </w:p>
        </w:tc>
      </w:tr>
      <w:tr w:rsidR="00485413" w14:paraId="47A8FB90" w14:textId="77777777" w:rsidTr="00D418C2">
        <w:trPr>
          <w:trHeight w:val="277"/>
        </w:trPr>
        <w:tc>
          <w:tcPr>
            <w:tcW w:w="2700" w:type="dxa"/>
            <w:vMerge/>
            <w:tcBorders>
              <w:left w:val="single" w:sz="4" w:space="0" w:color="auto"/>
              <w:right w:val="single" w:sz="4" w:space="0" w:color="auto"/>
            </w:tcBorders>
            <w:noWrap/>
            <w:vAlign w:val="center"/>
            <w:hideMark/>
          </w:tcPr>
          <w:p w14:paraId="5B654E5E" w14:textId="784D47AE"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87C4337" w14:textId="77777777" w:rsidR="00485413" w:rsidRPr="001D2F74" w:rsidRDefault="00485413" w:rsidP="00A3080A">
            <w:pPr>
              <w:spacing w:line="240" w:lineRule="auto"/>
              <w:rPr>
                <w:lang w:eastAsia="en-PH"/>
              </w:rPr>
            </w:pPr>
            <w:r w:rsidRPr="59A1790A">
              <w:rPr>
                <w:lang w:eastAsia="en-PH"/>
              </w:rPr>
              <w:t>User clicks on save settings</w:t>
            </w:r>
          </w:p>
        </w:tc>
        <w:tc>
          <w:tcPr>
            <w:tcW w:w="4456" w:type="dxa"/>
            <w:tcBorders>
              <w:top w:val="nil"/>
              <w:left w:val="nil"/>
              <w:bottom w:val="single" w:sz="4" w:space="0" w:color="auto"/>
              <w:right w:val="single" w:sz="4" w:space="0" w:color="auto"/>
            </w:tcBorders>
            <w:vAlign w:val="bottom"/>
            <w:hideMark/>
          </w:tcPr>
          <w:p w14:paraId="322B715E" w14:textId="77777777" w:rsidR="00485413" w:rsidRDefault="00485413" w:rsidP="00A3080A">
            <w:pPr>
              <w:spacing w:line="240" w:lineRule="auto"/>
              <w:rPr>
                <w:lang w:eastAsia="en-PH"/>
              </w:rPr>
            </w:pPr>
            <w:r w:rsidRPr="59A1790A">
              <w:rPr>
                <w:lang w:eastAsia="en-PH"/>
              </w:rPr>
              <w:t>1.1 System will commit the saved configuration</w:t>
            </w:r>
          </w:p>
        </w:tc>
      </w:tr>
      <w:tr w:rsidR="00485413" w14:paraId="7744A83C" w14:textId="77777777" w:rsidTr="00D418C2">
        <w:trPr>
          <w:trHeight w:val="185"/>
        </w:trPr>
        <w:tc>
          <w:tcPr>
            <w:tcW w:w="2700" w:type="dxa"/>
            <w:vMerge/>
            <w:tcBorders>
              <w:left w:val="single" w:sz="4" w:space="0" w:color="auto"/>
              <w:bottom w:val="single" w:sz="4" w:space="0" w:color="auto"/>
              <w:right w:val="single" w:sz="4" w:space="0" w:color="auto"/>
            </w:tcBorders>
            <w:noWrap/>
            <w:vAlign w:val="center"/>
            <w:hideMark/>
          </w:tcPr>
          <w:p w14:paraId="38C7AA0A" w14:textId="4F7D42DC"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ED31C98" w14:textId="77777777" w:rsidR="00485413" w:rsidRDefault="00485413" w:rsidP="00A3080A">
            <w:pPr>
              <w:spacing w:line="240" w:lineRule="auto"/>
              <w:rPr>
                <w:color w:val="000000"/>
                <w:lang w:eastAsia="en-PH"/>
              </w:rPr>
            </w:pPr>
          </w:p>
        </w:tc>
        <w:tc>
          <w:tcPr>
            <w:tcW w:w="4456" w:type="dxa"/>
            <w:tcBorders>
              <w:top w:val="nil"/>
              <w:left w:val="nil"/>
              <w:bottom w:val="single" w:sz="4" w:space="0" w:color="auto"/>
              <w:right w:val="single" w:sz="4" w:space="0" w:color="auto"/>
            </w:tcBorders>
            <w:vAlign w:val="bottom"/>
            <w:hideMark/>
          </w:tcPr>
          <w:p w14:paraId="63FCE0B0" w14:textId="77777777" w:rsidR="00485413" w:rsidRDefault="00485413" w:rsidP="00A3080A">
            <w:pPr>
              <w:spacing w:line="240" w:lineRule="auto"/>
              <w:rPr>
                <w:color w:val="000000"/>
                <w:lang w:eastAsia="en-PH"/>
              </w:rPr>
            </w:pPr>
          </w:p>
        </w:tc>
      </w:tr>
      <w:tr w:rsidR="00A3080A" w14:paraId="52380B7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FF7000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61C80A17" w14:textId="77777777" w:rsidR="00A3080A" w:rsidRDefault="00A3080A" w:rsidP="00A3080A">
            <w:pPr>
              <w:spacing w:line="240" w:lineRule="auto"/>
              <w:rPr>
                <w:lang w:eastAsia="en-PH"/>
              </w:rPr>
            </w:pPr>
            <w:r w:rsidRPr="59A1790A">
              <w:rPr>
                <w:lang w:eastAsia="en-PH"/>
              </w:rPr>
              <w:t>Configuration will not be saved</w:t>
            </w:r>
          </w:p>
        </w:tc>
      </w:tr>
    </w:tbl>
    <w:p w14:paraId="552925C0" w14:textId="6E8D1E10" w:rsidR="005B3AA8" w:rsidRDefault="005B3AA8" w:rsidP="00A3080A">
      <w:pPr>
        <w:rPr>
          <w:lang w:val="en-PH" w:eastAsia="en-PH"/>
        </w:rPr>
      </w:pPr>
    </w:p>
    <w:p w14:paraId="3E26B8D2" w14:textId="5F666DE5" w:rsidR="00341B81" w:rsidRDefault="005B3AA8" w:rsidP="005B3AA8">
      <w:pPr>
        <w:spacing w:line="259" w:lineRule="auto"/>
        <w:jc w:val="left"/>
        <w:rPr>
          <w:lang w:val="en-PH" w:eastAsia="en-PH"/>
        </w:rPr>
      </w:pPr>
      <w:r>
        <w:rPr>
          <w:lang w:val="en-PH" w:eastAsia="en-PH"/>
        </w:rPr>
        <w:br w:type="page"/>
      </w:r>
    </w:p>
    <w:p w14:paraId="7978DC8D" w14:textId="6E6E9BAD" w:rsidR="00A3080A" w:rsidRDefault="005B3AA8" w:rsidP="005B3AA8">
      <w:pPr>
        <w:pStyle w:val="111"/>
        <w:rPr>
          <w:lang w:val="en-PH" w:eastAsia="en-PH"/>
        </w:rPr>
      </w:pPr>
      <w:bookmarkStart w:id="5197" w:name="_Toc490719355"/>
      <w:bookmarkStart w:id="5198" w:name="_Toc491827189"/>
      <w:bookmarkStart w:id="5199" w:name="_Toc491859696"/>
      <w:bookmarkStart w:id="5200" w:name="_Toc491864486"/>
      <w:bookmarkStart w:id="5201" w:name="_Toc491868277"/>
      <w:r>
        <w:rPr>
          <w:lang w:val="en-PH" w:eastAsia="en-PH"/>
        </w:rPr>
        <w:lastRenderedPageBreak/>
        <w:t>Send Feedback</w:t>
      </w:r>
      <w:bookmarkEnd w:id="5197"/>
      <w:bookmarkEnd w:id="5198"/>
      <w:bookmarkEnd w:id="5199"/>
      <w:bookmarkEnd w:id="5200"/>
      <w:bookmarkEnd w:id="5201"/>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3080A" w14:paraId="216552FA"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0B3FF8C" w14:textId="77777777" w:rsidR="00A3080A" w:rsidRPr="007608B7" w:rsidRDefault="00A3080A" w:rsidP="00A3080A">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45F91B3" w14:textId="77777777" w:rsidR="00A3080A" w:rsidRDefault="00A3080A" w:rsidP="00A3080A">
            <w:pPr>
              <w:spacing w:line="240" w:lineRule="auto"/>
            </w:pPr>
            <w:r w:rsidRPr="59A1790A">
              <w:rPr>
                <w:lang w:eastAsia="en-PH"/>
              </w:rPr>
              <w:t>Send Feedback</w:t>
            </w:r>
          </w:p>
        </w:tc>
      </w:tr>
      <w:tr w:rsidR="00A3080A" w14:paraId="75EA9A4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72CF738" w14:textId="77777777" w:rsidR="00A3080A" w:rsidRPr="007608B7" w:rsidRDefault="00A3080A" w:rsidP="00A3080A">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14F43D" w14:textId="77777777" w:rsidR="00A3080A" w:rsidRDefault="00A3080A" w:rsidP="00A3080A">
            <w:pPr>
              <w:spacing w:line="240" w:lineRule="auto"/>
            </w:pPr>
            <w:r w:rsidRPr="59A1790A">
              <w:rPr>
                <w:lang w:eastAsia="en-PH"/>
              </w:rPr>
              <w:t>User will send feedback or send a report</w:t>
            </w:r>
          </w:p>
        </w:tc>
      </w:tr>
      <w:tr w:rsidR="00A3080A" w14:paraId="24A10096"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42D98FE" w14:textId="77777777" w:rsidR="00A3080A" w:rsidRPr="007608B7" w:rsidRDefault="00A3080A" w:rsidP="00A3080A">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4532436" w14:textId="77777777" w:rsidR="00A3080A" w:rsidRDefault="00A3080A" w:rsidP="00A3080A">
            <w:pPr>
              <w:spacing w:line="240" w:lineRule="auto"/>
              <w:rPr>
                <w:rFonts w:ascii="Calibri" w:hAnsi="Calibri"/>
                <w:lang w:eastAsia="en-PH"/>
              </w:rPr>
            </w:pPr>
            <w:r w:rsidRPr="59A1790A">
              <w:rPr>
                <w:lang w:eastAsia="en-PH"/>
              </w:rPr>
              <w:t>User want to comment on a feature; User finds an application error</w:t>
            </w:r>
          </w:p>
        </w:tc>
      </w:tr>
      <w:tr w:rsidR="00A3080A" w14:paraId="7EA461B4"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A05395" w14:textId="77777777" w:rsidR="00A3080A" w:rsidRPr="007608B7" w:rsidRDefault="00A3080A" w:rsidP="00A3080A">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4B353D8" w14:textId="77777777" w:rsidR="00A3080A" w:rsidRDefault="00A3080A" w:rsidP="00A3080A">
            <w:pPr>
              <w:spacing w:line="240" w:lineRule="auto"/>
            </w:pPr>
            <w:r w:rsidRPr="59A1790A">
              <w:rPr>
                <w:lang w:eastAsia="en-PH"/>
              </w:rPr>
              <w:t>User sends feedback or sends a report for comments or problems respectively</w:t>
            </w:r>
          </w:p>
        </w:tc>
      </w:tr>
      <w:tr w:rsidR="00A3080A" w14:paraId="65859660"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345273D" w14:textId="77777777" w:rsidR="00A3080A" w:rsidRPr="007608B7" w:rsidRDefault="00A3080A" w:rsidP="00A3080A">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EFEF18E" w14:textId="77777777" w:rsidR="00A3080A" w:rsidRDefault="00A3080A" w:rsidP="00A3080A">
            <w:pPr>
              <w:spacing w:line="240" w:lineRule="auto"/>
            </w:pPr>
            <w:r w:rsidRPr="59A1790A">
              <w:rPr>
                <w:lang w:eastAsia="en-PH"/>
              </w:rPr>
              <w:t xml:space="preserve">User </w:t>
            </w:r>
          </w:p>
        </w:tc>
      </w:tr>
      <w:tr w:rsidR="00A3080A" w14:paraId="3DA63713"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E6BDC9" w14:textId="77777777" w:rsidR="00A3080A" w:rsidRPr="007608B7" w:rsidRDefault="00A3080A" w:rsidP="00A3080A">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0BAADA" w14:textId="77777777" w:rsidR="00A3080A" w:rsidRDefault="00A3080A" w:rsidP="00A3080A">
            <w:pPr>
              <w:spacing w:line="240" w:lineRule="auto"/>
              <w:rPr>
                <w:rFonts w:ascii="Calibri" w:hAnsi="Calibri"/>
                <w:lang w:eastAsia="en-PH"/>
              </w:rPr>
            </w:pPr>
            <w:r w:rsidRPr="59A1790A">
              <w:rPr>
                <w:rFonts w:ascii="Calibri" w:hAnsi="Calibri"/>
                <w:lang w:eastAsia="en-PH"/>
              </w:rPr>
              <w:t>N/A</w:t>
            </w:r>
          </w:p>
        </w:tc>
      </w:tr>
      <w:tr w:rsidR="00A3080A" w14:paraId="2BD7EB9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2C9BB17D" w14:textId="77777777" w:rsidR="00A3080A" w:rsidRPr="007608B7" w:rsidRDefault="00A3080A" w:rsidP="00A3080A">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BF4DD3A" w14:textId="77777777" w:rsidR="00A3080A" w:rsidRDefault="00A3080A" w:rsidP="00A3080A">
            <w:pPr>
              <w:spacing w:line="240" w:lineRule="auto"/>
            </w:pPr>
            <w:r w:rsidRPr="59A1790A">
              <w:rPr>
                <w:lang w:eastAsia="en-PH"/>
              </w:rPr>
              <w:t>User</w:t>
            </w:r>
          </w:p>
        </w:tc>
      </w:tr>
      <w:tr w:rsidR="00A3080A" w14:paraId="6476D11D"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1575BA87" w14:textId="77777777" w:rsidR="00A3080A" w:rsidRPr="007608B7" w:rsidRDefault="00A3080A" w:rsidP="00A3080A">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0818922" w14:textId="77777777" w:rsidR="00A3080A" w:rsidRDefault="00A3080A" w:rsidP="00A3080A">
            <w:pPr>
              <w:spacing w:line="240" w:lineRule="auto"/>
            </w:pPr>
            <w:r w:rsidRPr="59A1790A">
              <w:rPr>
                <w:lang w:eastAsia="en-PH"/>
              </w:rPr>
              <w:t>Accept Permissions</w:t>
            </w:r>
          </w:p>
        </w:tc>
      </w:tr>
      <w:tr w:rsidR="00A3080A" w14:paraId="4A247DB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D4137BA" w14:textId="77777777" w:rsidR="00A3080A" w:rsidRPr="007608B7" w:rsidRDefault="00A3080A" w:rsidP="00A3080A">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A03AD85" w14:textId="77777777" w:rsidR="00A3080A" w:rsidRDefault="00A3080A" w:rsidP="00A3080A">
            <w:pPr>
              <w:spacing w:line="240" w:lineRule="auto"/>
            </w:pPr>
            <w:r w:rsidRPr="59A1790A">
              <w:rPr>
                <w:lang w:eastAsia="en-PH"/>
              </w:rPr>
              <w:t>Feedback Sent</w:t>
            </w:r>
          </w:p>
        </w:tc>
      </w:tr>
      <w:tr w:rsidR="00A3080A" w14:paraId="1EE50AD2"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74F7AA5F" w14:textId="2A211528" w:rsidR="00A3080A" w:rsidRPr="007608B7" w:rsidRDefault="00485413" w:rsidP="00485413">
            <w:pPr>
              <w:spacing w:line="240" w:lineRule="auto"/>
              <w:jc w:val="left"/>
              <w:rPr>
                <w:b/>
              </w:rPr>
            </w:pPr>
            <w:r w:rsidRPr="007608B7">
              <w:rPr>
                <w:b/>
                <w:lang w:eastAsia="en-PH"/>
              </w:rPr>
              <w:t>Flow of Activities</w:t>
            </w:r>
            <w:r w:rsidR="00A3080A" w:rsidRPr="007608B7">
              <w:rPr>
                <w:b/>
                <w:lang w:eastAsia="en-PH"/>
              </w:rPr>
              <w:t>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4FF6FF" w14:textId="77777777" w:rsidR="00A3080A" w:rsidRDefault="00A3080A" w:rsidP="00A3080A">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2C3717A" w14:textId="77777777" w:rsidR="00A3080A" w:rsidRDefault="00A3080A" w:rsidP="00A3080A">
            <w:pPr>
              <w:spacing w:line="240" w:lineRule="auto"/>
            </w:pPr>
            <w:r w:rsidRPr="59A1790A">
              <w:rPr>
                <w:lang w:eastAsia="en-PH"/>
              </w:rPr>
              <w:t>System</w:t>
            </w:r>
          </w:p>
        </w:tc>
      </w:tr>
      <w:tr w:rsidR="00A3080A" w14:paraId="10C244A5" w14:textId="77777777" w:rsidTr="00341B81">
        <w:trPr>
          <w:trHeight w:val="277"/>
        </w:trPr>
        <w:tc>
          <w:tcPr>
            <w:tcW w:w="2700" w:type="dxa"/>
            <w:vMerge/>
            <w:tcBorders>
              <w:left w:val="single" w:sz="4" w:space="0" w:color="00000A"/>
              <w:right w:val="single" w:sz="4" w:space="0" w:color="00000A"/>
            </w:tcBorders>
            <w:shd w:val="clear" w:color="auto" w:fill="auto"/>
            <w:tcMar>
              <w:left w:w="93" w:type="dxa"/>
            </w:tcMar>
            <w:vAlign w:val="bottom"/>
          </w:tcPr>
          <w:p w14:paraId="53DCE84A" w14:textId="61CC3C5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C85318" w14:textId="77777777" w:rsidR="00A3080A" w:rsidRDefault="00A3080A" w:rsidP="00A3080A">
            <w:pPr>
              <w:spacing w:line="240" w:lineRule="auto"/>
            </w:pPr>
            <w:r w:rsidRPr="59A1790A">
              <w:rPr>
                <w:lang w:eastAsia="en-PH"/>
              </w:rPr>
              <w:t>1. User clicks on Send Feedback tab</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28B55C" w14:textId="77777777" w:rsidR="00A3080A" w:rsidRDefault="00A3080A" w:rsidP="00A3080A">
            <w:pPr>
              <w:spacing w:line="240" w:lineRule="auto"/>
            </w:pPr>
            <w:r w:rsidRPr="59A1790A">
              <w:rPr>
                <w:lang w:eastAsia="en-PH"/>
              </w:rPr>
              <w:t>1.1 System displays the Feedback Form</w:t>
            </w:r>
          </w:p>
        </w:tc>
      </w:tr>
      <w:tr w:rsidR="00A3080A" w14:paraId="0A1C18AF" w14:textId="77777777" w:rsidTr="00341B81">
        <w:trPr>
          <w:trHeight w:val="92"/>
        </w:trPr>
        <w:tc>
          <w:tcPr>
            <w:tcW w:w="2700" w:type="dxa"/>
            <w:vMerge/>
            <w:tcBorders>
              <w:left w:val="single" w:sz="4" w:space="0" w:color="00000A"/>
              <w:right w:val="single" w:sz="4" w:space="0" w:color="00000A"/>
            </w:tcBorders>
            <w:shd w:val="clear" w:color="auto" w:fill="auto"/>
            <w:tcMar>
              <w:left w:w="93" w:type="dxa"/>
            </w:tcMar>
            <w:vAlign w:val="bottom"/>
          </w:tcPr>
          <w:p w14:paraId="07D02697" w14:textId="6E424463"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7652E9E" w14:textId="77777777" w:rsidR="00A3080A" w:rsidRDefault="00A3080A" w:rsidP="00A3080A">
            <w:pPr>
              <w:spacing w:line="240" w:lineRule="auto"/>
            </w:pPr>
            <w:r w:rsidRPr="59A1790A">
              <w:rPr>
                <w:lang w:eastAsia="en-PH"/>
              </w:rPr>
              <w:t>2. User fills up the Feedback Form</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FBA5357" w14:textId="77777777" w:rsidR="00A3080A" w:rsidRDefault="00A3080A" w:rsidP="00A3080A">
            <w:pPr>
              <w:spacing w:line="240" w:lineRule="auto"/>
            </w:pPr>
            <w:r>
              <w:rPr>
                <w:color w:val="000000"/>
                <w:lang w:eastAsia="en-PH"/>
              </w:rPr>
              <w:t xml:space="preserve"> </w:t>
            </w:r>
          </w:p>
        </w:tc>
      </w:tr>
      <w:tr w:rsidR="00A3080A" w14:paraId="06A56AA9" w14:textId="77777777" w:rsidTr="00341B81">
        <w:trPr>
          <w:trHeight w:val="185"/>
        </w:trPr>
        <w:tc>
          <w:tcPr>
            <w:tcW w:w="2700" w:type="dxa"/>
            <w:vMerge/>
            <w:tcBorders>
              <w:left w:val="single" w:sz="4" w:space="0" w:color="00000A"/>
              <w:right w:val="single" w:sz="4" w:space="0" w:color="00000A"/>
            </w:tcBorders>
            <w:shd w:val="clear" w:color="auto" w:fill="auto"/>
            <w:tcMar>
              <w:left w:w="93" w:type="dxa"/>
            </w:tcMar>
            <w:vAlign w:val="bottom"/>
          </w:tcPr>
          <w:p w14:paraId="72EBB083" w14:textId="67F7F4B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6DF819B" w14:textId="77777777" w:rsidR="00A3080A" w:rsidRDefault="00A3080A" w:rsidP="00A3080A">
            <w:pPr>
              <w:spacing w:line="240" w:lineRule="auto"/>
              <w:rPr>
                <w:rFonts w:ascii="Calibri" w:hAnsi="Calibri"/>
                <w:lang w:eastAsia="en-PH"/>
              </w:rPr>
            </w:pPr>
            <w:r w:rsidRPr="59A1790A">
              <w:rPr>
                <w:lang w:eastAsia="en-PH"/>
              </w:rPr>
              <w:t>3. User clicks on the submit button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C0F6BBF" w14:textId="77777777" w:rsidR="00A3080A" w:rsidRDefault="00A3080A" w:rsidP="00A3080A">
            <w:pPr>
              <w:spacing w:line="240" w:lineRule="auto"/>
              <w:rPr>
                <w:rFonts w:ascii="Calibri" w:hAnsi="Calibri"/>
                <w:lang w:eastAsia="en-PH"/>
              </w:rPr>
            </w:pPr>
            <w:r w:rsidRPr="59A1790A">
              <w:rPr>
                <w:lang w:eastAsia="en-PH"/>
              </w:rPr>
              <w:t>3.1 System saves the Response</w:t>
            </w:r>
          </w:p>
        </w:tc>
      </w:tr>
      <w:tr w:rsidR="00A3080A" w14:paraId="069FA0D3" w14:textId="77777777" w:rsidTr="00341B81">
        <w:trPr>
          <w:trHeight w:val="185"/>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12F99AEE" w14:textId="77777777" w:rsidR="00A3080A" w:rsidRPr="007608B7" w:rsidRDefault="00A3080A" w:rsidP="00A3080A">
            <w:pPr>
              <w:spacing w:line="240" w:lineRule="auto"/>
              <w:rPr>
                <w:b/>
                <w:color w:val="000000"/>
                <w:lang w:eastAsia="en-PH"/>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B96585" w14:textId="77777777" w:rsidR="00A3080A" w:rsidRDefault="00A3080A" w:rsidP="00A3080A">
            <w:pPr>
              <w:spacing w:line="240" w:lineRule="auto"/>
              <w:rPr>
                <w:color w:val="000000"/>
                <w:lang w:eastAsia="en-PH"/>
              </w:rPr>
            </w:pP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F78569D" w14:textId="77777777" w:rsidR="00A3080A" w:rsidRDefault="00A3080A" w:rsidP="00A3080A">
            <w:pPr>
              <w:spacing w:line="240" w:lineRule="auto"/>
              <w:rPr>
                <w:lang w:eastAsia="en-PH"/>
              </w:rPr>
            </w:pPr>
            <w:r w:rsidRPr="59A1790A">
              <w:rPr>
                <w:lang w:eastAsia="en-PH"/>
              </w:rPr>
              <w:t>3.2 System sends the Response to the server/database</w:t>
            </w:r>
          </w:p>
        </w:tc>
      </w:tr>
      <w:tr w:rsidR="00A3080A" w14:paraId="73CA7B3F"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4E985AF" w14:textId="77777777" w:rsidR="00A3080A" w:rsidRPr="007608B7" w:rsidRDefault="00A3080A" w:rsidP="00A3080A">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7DBA6BE7" w14:textId="77777777" w:rsidR="00A3080A" w:rsidRDefault="00A3080A" w:rsidP="00A3080A">
            <w:pPr>
              <w:spacing w:line="240" w:lineRule="auto"/>
            </w:pPr>
            <w:r w:rsidRPr="59A1790A">
              <w:rPr>
                <w:lang w:eastAsia="en-PH"/>
              </w:rPr>
              <w:t> </w:t>
            </w:r>
          </w:p>
        </w:tc>
      </w:tr>
    </w:tbl>
    <w:p w14:paraId="79B7A4D3" w14:textId="1872B371" w:rsidR="0058359A" w:rsidRPr="0058359A" w:rsidRDefault="0058359A" w:rsidP="0058359A">
      <w:pPr>
        <w:spacing w:line="259" w:lineRule="auto"/>
        <w:jc w:val="left"/>
        <w:rPr>
          <w:rFonts w:eastAsia="Times New Roman" w:cs="Times New Roman"/>
          <w:b/>
          <w:sz w:val="24"/>
          <w:szCs w:val="26"/>
          <w:lang w:eastAsia="en-PH"/>
        </w:rPr>
      </w:pPr>
      <w:r>
        <w:rPr>
          <w:lang w:eastAsia="en-PH"/>
        </w:rPr>
        <w:br w:type="page"/>
      </w:r>
    </w:p>
    <w:p w14:paraId="6BEA162F" w14:textId="172A58CD" w:rsidR="00A3080A" w:rsidRPr="0058359A" w:rsidRDefault="0058359A" w:rsidP="0058359A">
      <w:pPr>
        <w:pStyle w:val="111"/>
        <w:rPr>
          <w:lang w:eastAsia="en-PH"/>
        </w:rPr>
      </w:pPr>
      <w:bookmarkStart w:id="5202" w:name="_Toc490719356"/>
      <w:bookmarkStart w:id="5203" w:name="_Toc491827190"/>
      <w:bookmarkStart w:id="5204" w:name="_Toc491859697"/>
      <w:bookmarkStart w:id="5205" w:name="_Toc491864487"/>
      <w:bookmarkStart w:id="5206" w:name="_Toc491868278"/>
      <w:r>
        <w:rPr>
          <w:lang w:eastAsia="en-PH"/>
        </w:rPr>
        <w:lastRenderedPageBreak/>
        <w:t>Restore Defaults</w:t>
      </w:r>
      <w:bookmarkEnd w:id="5202"/>
      <w:bookmarkEnd w:id="5203"/>
      <w:bookmarkEnd w:id="5204"/>
      <w:bookmarkEnd w:id="5205"/>
      <w:bookmarkEnd w:id="5206"/>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2970"/>
        <w:gridCol w:w="4267"/>
      </w:tblGrid>
      <w:tr w:rsidR="00341B81" w14:paraId="2B4456F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855C0BE" w14:textId="77777777" w:rsidR="00341B81" w:rsidRPr="007608B7" w:rsidRDefault="00341B81" w:rsidP="00341B81">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CD039C1" w14:textId="77777777" w:rsidR="00341B81" w:rsidRDefault="00341B81" w:rsidP="00341B81">
            <w:pPr>
              <w:spacing w:line="240" w:lineRule="auto"/>
            </w:pPr>
            <w:r w:rsidRPr="59A1790A">
              <w:rPr>
                <w:lang w:eastAsia="en-PH"/>
              </w:rPr>
              <w:t xml:space="preserve">Restore Defaults </w:t>
            </w:r>
          </w:p>
        </w:tc>
      </w:tr>
      <w:tr w:rsidR="00341B81" w14:paraId="4697E11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7C9F263" w14:textId="77777777" w:rsidR="00341B81" w:rsidRPr="007608B7" w:rsidRDefault="00341B81" w:rsidP="00341B81">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64AEF0" w14:textId="77777777" w:rsidR="00341B81" w:rsidRDefault="00341B81" w:rsidP="00341B81">
            <w:pPr>
              <w:spacing w:line="240" w:lineRule="auto"/>
            </w:pPr>
            <w:r w:rsidRPr="59A1790A">
              <w:rPr>
                <w:lang w:eastAsia="en-PH"/>
              </w:rPr>
              <w:t xml:space="preserve">User will restore default settings </w:t>
            </w:r>
          </w:p>
        </w:tc>
      </w:tr>
      <w:tr w:rsidR="00341B81" w14:paraId="1691502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BA3EAA7" w14:textId="77777777" w:rsidR="00341B81" w:rsidRPr="007608B7" w:rsidRDefault="00341B81" w:rsidP="00341B81">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A6DEFB1" w14:textId="77777777" w:rsidR="00341B81" w:rsidRDefault="00341B81" w:rsidP="00341B81">
            <w:pPr>
              <w:spacing w:line="240" w:lineRule="auto"/>
              <w:rPr>
                <w:rFonts w:ascii="Calibri" w:hAnsi="Calibri"/>
                <w:lang w:eastAsia="en-PH"/>
              </w:rPr>
            </w:pPr>
            <w:r w:rsidRPr="59A1790A">
              <w:rPr>
                <w:lang w:eastAsia="en-PH"/>
              </w:rPr>
              <w:t xml:space="preserve">User wants to restore original calibration of the smartphone </w:t>
            </w:r>
          </w:p>
        </w:tc>
      </w:tr>
      <w:tr w:rsidR="00341B81" w14:paraId="0A0099C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FBC2BB3" w14:textId="77777777" w:rsidR="00341B81" w:rsidRPr="007608B7" w:rsidRDefault="00341B81" w:rsidP="00341B81">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0E55BD3" w14:textId="77777777" w:rsidR="00341B81" w:rsidRDefault="00341B81" w:rsidP="00341B81">
            <w:pPr>
              <w:spacing w:line="240" w:lineRule="auto"/>
            </w:pPr>
            <w:r w:rsidRPr="59A1790A">
              <w:rPr>
                <w:lang w:eastAsia="en-PH"/>
              </w:rPr>
              <w:t xml:space="preserve">User will restore default settings of the smartphone application calibration </w:t>
            </w:r>
          </w:p>
        </w:tc>
      </w:tr>
      <w:tr w:rsidR="00341B81" w14:paraId="2BA0C28A"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4181EE4" w14:textId="77777777" w:rsidR="00341B81" w:rsidRPr="007608B7" w:rsidRDefault="00341B81" w:rsidP="00341B81">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C65E220" w14:textId="77777777" w:rsidR="00341B81" w:rsidRDefault="00341B81" w:rsidP="00341B81">
            <w:pPr>
              <w:spacing w:line="240" w:lineRule="auto"/>
            </w:pPr>
            <w:r w:rsidRPr="59A1790A">
              <w:rPr>
                <w:lang w:eastAsia="en-PH"/>
              </w:rPr>
              <w:t xml:space="preserve">User </w:t>
            </w:r>
          </w:p>
        </w:tc>
      </w:tr>
      <w:tr w:rsidR="00341B81" w14:paraId="3033C93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153E499" w14:textId="77777777" w:rsidR="00341B81" w:rsidRPr="007608B7" w:rsidRDefault="00341B81" w:rsidP="00341B81">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75B1D4" w14:textId="77777777" w:rsidR="00341B81" w:rsidRDefault="00341B81" w:rsidP="00341B81">
            <w:pPr>
              <w:spacing w:line="240" w:lineRule="auto"/>
              <w:rPr>
                <w:rFonts w:ascii="Calibri" w:hAnsi="Calibri"/>
                <w:lang w:eastAsia="en-PH"/>
              </w:rPr>
            </w:pPr>
            <w:r w:rsidRPr="59A1790A">
              <w:rPr>
                <w:rFonts w:ascii="Calibri" w:hAnsi="Calibri"/>
                <w:lang w:eastAsia="en-PH"/>
              </w:rPr>
              <w:t xml:space="preserve">Calibrate </w:t>
            </w:r>
          </w:p>
        </w:tc>
      </w:tr>
      <w:tr w:rsidR="00341B81" w14:paraId="0D3C313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DBBFDFA" w14:textId="77777777" w:rsidR="00341B81" w:rsidRPr="007608B7" w:rsidRDefault="00341B81" w:rsidP="00341B81">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00B5156" w14:textId="77777777" w:rsidR="00341B81" w:rsidRDefault="00341B81" w:rsidP="00341B81">
            <w:pPr>
              <w:spacing w:line="240" w:lineRule="auto"/>
            </w:pPr>
            <w:r w:rsidRPr="59A1790A">
              <w:rPr>
                <w:lang w:eastAsia="en-PH"/>
              </w:rPr>
              <w:t>User</w:t>
            </w:r>
          </w:p>
        </w:tc>
      </w:tr>
      <w:tr w:rsidR="00341B81" w14:paraId="7DDB3945"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9384D03" w14:textId="77777777" w:rsidR="00341B81" w:rsidRPr="007608B7" w:rsidRDefault="00341B81" w:rsidP="00341B81">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FEF63F9" w14:textId="77777777" w:rsidR="00341B81" w:rsidRDefault="00341B81" w:rsidP="00341B81">
            <w:pPr>
              <w:spacing w:line="240" w:lineRule="auto"/>
            </w:pPr>
            <w:r>
              <w:t xml:space="preserve">Calibrate </w:t>
            </w:r>
          </w:p>
        </w:tc>
      </w:tr>
      <w:tr w:rsidR="00341B81" w14:paraId="1E8642B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E3108E5" w14:textId="77777777" w:rsidR="00341B81" w:rsidRPr="007608B7" w:rsidRDefault="00341B81" w:rsidP="00341B81">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2F2AB6" w14:textId="77777777" w:rsidR="00341B81" w:rsidRDefault="00341B81" w:rsidP="00341B81">
            <w:pPr>
              <w:spacing w:line="240" w:lineRule="auto"/>
            </w:pPr>
            <w:r w:rsidRPr="59A1790A">
              <w:rPr>
                <w:lang w:eastAsia="en-PH"/>
              </w:rPr>
              <w:t xml:space="preserve">Default settings restored </w:t>
            </w:r>
          </w:p>
        </w:tc>
      </w:tr>
      <w:tr w:rsidR="00485413" w14:paraId="029509DA"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1FBA1B9B" w14:textId="0478A68B" w:rsidR="00485413" w:rsidRPr="007608B7" w:rsidRDefault="00485413" w:rsidP="00485413">
            <w:pPr>
              <w:spacing w:line="240" w:lineRule="auto"/>
              <w:jc w:val="left"/>
              <w:rPr>
                <w:b/>
              </w:rPr>
            </w:pPr>
            <w:r w:rsidRPr="007608B7">
              <w:rPr>
                <w:b/>
                <w:lang w:eastAsia="en-PH"/>
              </w:rPr>
              <w:t>Flow of Activities </w:t>
            </w: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1C1DAD5" w14:textId="77777777" w:rsidR="00485413" w:rsidRDefault="00485413" w:rsidP="00341B81">
            <w:pPr>
              <w:spacing w:line="240" w:lineRule="auto"/>
            </w:pPr>
            <w:r w:rsidRPr="59A1790A">
              <w:rPr>
                <w:lang w:eastAsia="en-PH"/>
              </w:rPr>
              <w:t>Actor</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4F4E8D5" w14:textId="77777777" w:rsidR="00485413" w:rsidRDefault="00485413" w:rsidP="00341B81">
            <w:pPr>
              <w:spacing w:line="240" w:lineRule="auto"/>
            </w:pPr>
            <w:r w:rsidRPr="59A1790A">
              <w:rPr>
                <w:lang w:eastAsia="en-PH"/>
              </w:rPr>
              <w:t>System</w:t>
            </w:r>
          </w:p>
        </w:tc>
      </w:tr>
      <w:tr w:rsidR="00485413" w14:paraId="10823E43"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2AA794D6" w14:textId="52A30B6B" w:rsidR="00485413" w:rsidRPr="007608B7" w:rsidRDefault="00485413" w:rsidP="00341B81">
            <w:pPr>
              <w:spacing w:line="240" w:lineRule="auto"/>
              <w:rPr>
                <w:b/>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A05A8C3" w14:textId="00456E3C" w:rsidR="00485413" w:rsidRDefault="003158E1" w:rsidP="00A42A49">
            <w:pPr>
              <w:spacing w:line="240" w:lineRule="auto"/>
              <w:jc w:val="left"/>
            </w:pPr>
            <w:r>
              <w:rPr>
                <w:lang w:eastAsia="en-PH"/>
              </w:rPr>
              <w:t>1</w:t>
            </w:r>
            <w:r w:rsidR="00485413" w:rsidRPr="59A1790A">
              <w:rPr>
                <w:lang w:eastAsia="en-PH"/>
              </w:rPr>
              <w:t xml:space="preserve">. User </w:t>
            </w:r>
            <w:r w:rsidR="00485413">
              <w:rPr>
                <w:lang w:eastAsia="en-PH"/>
              </w:rPr>
              <w:t xml:space="preserve">clicks </w:t>
            </w:r>
            <w:r w:rsidR="00485413">
              <w:t>restore defaults</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6283B93" w14:textId="77777777" w:rsidR="00485413" w:rsidRDefault="00485413" w:rsidP="00341B81">
            <w:pPr>
              <w:spacing w:line="240" w:lineRule="auto"/>
            </w:pPr>
            <w:r>
              <w:t xml:space="preserve">1.1 System will deploy default settings on the smartphone </w:t>
            </w:r>
          </w:p>
        </w:tc>
      </w:tr>
      <w:tr w:rsidR="00341B81" w14:paraId="6AF80C38"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F9B4B3B" w14:textId="77777777" w:rsidR="00341B81" w:rsidRPr="007608B7" w:rsidRDefault="00341B81" w:rsidP="00341B81">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3A20DCC" w14:textId="77777777" w:rsidR="00341B81" w:rsidRDefault="00341B81" w:rsidP="00341B81">
            <w:pPr>
              <w:spacing w:line="240" w:lineRule="auto"/>
            </w:pPr>
            <w:r w:rsidRPr="59A1790A">
              <w:rPr>
                <w:lang w:eastAsia="en-PH"/>
              </w:rPr>
              <w:t> </w:t>
            </w:r>
          </w:p>
        </w:tc>
      </w:tr>
    </w:tbl>
    <w:p w14:paraId="4466DE2C" w14:textId="77777777" w:rsidR="009A6E9B" w:rsidRDefault="009A6E9B" w:rsidP="009A6E9B">
      <w:pPr>
        <w:rPr>
          <w:lang w:eastAsia="en-PH"/>
        </w:rPr>
      </w:pPr>
    </w:p>
    <w:p w14:paraId="6C728446" w14:textId="79C381E9" w:rsidR="00A42A49" w:rsidRPr="0058359A" w:rsidRDefault="0058359A" w:rsidP="0058359A">
      <w:pPr>
        <w:pStyle w:val="111"/>
        <w:rPr>
          <w:lang w:eastAsia="en-PH"/>
        </w:rPr>
      </w:pPr>
      <w:bookmarkStart w:id="5207" w:name="_Toc490719357"/>
      <w:bookmarkStart w:id="5208" w:name="_Toc491827191"/>
      <w:bookmarkStart w:id="5209" w:name="_Toc491859698"/>
      <w:bookmarkStart w:id="5210" w:name="_Toc491864488"/>
      <w:bookmarkStart w:id="5211" w:name="_Toc491868279"/>
      <w:r>
        <w:rPr>
          <w:lang w:eastAsia="en-PH"/>
        </w:rPr>
        <w:t xml:space="preserve">Configure </w:t>
      </w:r>
      <w:r w:rsidR="00AF570E">
        <w:rPr>
          <w:lang w:eastAsia="en-PH"/>
        </w:rPr>
        <w:t>T</w:t>
      </w:r>
      <w:r>
        <w:rPr>
          <w:lang w:eastAsia="en-PH"/>
        </w:rPr>
        <w:t xml:space="preserve">ouch </w:t>
      </w:r>
      <w:r w:rsidR="00AF570E">
        <w:rPr>
          <w:lang w:eastAsia="en-PH"/>
        </w:rPr>
        <w:t>A</w:t>
      </w:r>
      <w:r>
        <w:rPr>
          <w:lang w:eastAsia="en-PH"/>
        </w:rPr>
        <w:t>lgorithm</w:t>
      </w:r>
      <w:bookmarkEnd w:id="5207"/>
      <w:bookmarkEnd w:id="5208"/>
      <w:bookmarkEnd w:id="5209"/>
      <w:bookmarkEnd w:id="5210"/>
      <w:bookmarkEnd w:id="5211"/>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42A49" w14:paraId="207555F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3295280" w14:textId="77777777" w:rsidR="00A42A49" w:rsidRPr="007608B7" w:rsidRDefault="00A42A49" w:rsidP="00A42A49">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4EC8AD" w14:textId="77777777" w:rsidR="00A42A49" w:rsidRDefault="00A42A49" w:rsidP="00A42A49">
            <w:pPr>
              <w:spacing w:line="240" w:lineRule="auto"/>
            </w:pPr>
            <w:r w:rsidRPr="59A1790A">
              <w:rPr>
                <w:lang w:eastAsia="en-PH"/>
              </w:rPr>
              <w:t xml:space="preserve">Configure touch algorithms </w:t>
            </w:r>
          </w:p>
        </w:tc>
      </w:tr>
      <w:tr w:rsidR="00A42A49" w14:paraId="71A2821F"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6F9249" w14:textId="77777777" w:rsidR="00A42A49" w:rsidRPr="007608B7" w:rsidRDefault="00A42A49" w:rsidP="00A42A49">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34BE524" w14:textId="77777777" w:rsidR="00A42A49" w:rsidRDefault="00A42A49" w:rsidP="00A42A49">
            <w:pPr>
              <w:spacing w:line="240" w:lineRule="auto"/>
            </w:pPr>
            <w:r>
              <w:t xml:space="preserve">System configure the touch algorithms </w:t>
            </w:r>
          </w:p>
        </w:tc>
      </w:tr>
      <w:tr w:rsidR="00A42A49" w14:paraId="59ED045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266DC9F" w14:textId="77777777" w:rsidR="00A42A49" w:rsidRPr="007608B7" w:rsidRDefault="00A42A49" w:rsidP="00A42A49">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2A6EE4" w14:textId="77777777" w:rsidR="00A42A49" w:rsidRDefault="00A42A49" w:rsidP="00A42A49">
            <w:pPr>
              <w:spacing w:line="240" w:lineRule="auto"/>
              <w:rPr>
                <w:rFonts w:ascii="Calibri" w:hAnsi="Calibri"/>
                <w:lang w:eastAsia="en-PH"/>
              </w:rPr>
            </w:pPr>
            <w:r w:rsidRPr="59A1790A">
              <w:rPr>
                <w:rFonts w:ascii="Calibri" w:hAnsi="Calibri"/>
                <w:lang w:eastAsia="en-PH"/>
              </w:rPr>
              <w:t xml:space="preserve">System adjust algorithms based on the calculated results </w:t>
            </w:r>
          </w:p>
        </w:tc>
      </w:tr>
      <w:tr w:rsidR="00A42A49" w14:paraId="427A1F9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4CC2A1C" w14:textId="77777777" w:rsidR="00A42A49" w:rsidRPr="007608B7" w:rsidRDefault="00A42A49" w:rsidP="00A42A49">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7787054" w14:textId="77777777" w:rsidR="00A42A49" w:rsidRDefault="00A42A49" w:rsidP="00A42A49">
            <w:pPr>
              <w:spacing w:line="240" w:lineRule="auto"/>
            </w:pPr>
            <w:r>
              <w:t xml:space="preserve">System will configure the touch algorithms based on the calibration results </w:t>
            </w:r>
          </w:p>
        </w:tc>
      </w:tr>
      <w:tr w:rsidR="00A42A49" w14:paraId="59DCD359"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21B5606" w14:textId="77777777" w:rsidR="00A42A49" w:rsidRPr="007608B7" w:rsidRDefault="00A42A49" w:rsidP="00A42A49">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DC0006A" w14:textId="77777777" w:rsidR="00A42A49" w:rsidRDefault="00A42A49" w:rsidP="00A42A49">
            <w:pPr>
              <w:spacing w:line="240" w:lineRule="auto"/>
            </w:pPr>
            <w:r>
              <w:t xml:space="preserve">Smartphone </w:t>
            </w:r>
          </w:p>
        </w:tc>
      </w:tr>
      <w:tr w:rsidR="00A42A49" w14:paraId="68819F9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7A4EC4E" w14:textId="77777777" w:rsidR="00A42A49" w:rsidRPr="007608B7" w:rsidRDefault="00A42A49" w:rsidP="00A42A49">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D0A202F" w14:textId="77777777" w:rsidR="00A42A49" w:rsidRPr="00A42A49" w:rsidRDefault="00A42A49" w:rsidP="00A42A49">
            <w:pPr>
              <w:spacing w:line="240" w:lineRule="auto"/>
              <w:rPr>
                <w:rFonts w:cs="Times New Roman"/>
                <w:lang w:eastAsia="en-PH"/>
              </w:rPr>
            </w:pPr>
            <w:r w:rsidRPr="00A42A49">
              <w:rPr>
                <w:rFonts w:cs="Times New Roman"/>
                <w:lang w:eastAsia="en-PH"/>
              </w:rPr>
              <w:t xml:space="preserve">Calibrate </w:t>
            </w:r>
          </w:p>
        </w:tc>
      </w:tr>
      <w:tr w:rsidR="00A42A49" w14:paraId="2B892C5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D428A4" w14:textId="77777777" w:rsidR="00A42A49" w:rsidRPr="007608B7" w:rsidRDefault="00A42A49" w:rsidP="00A42A49">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27EBAE" w14:textId="77777777" w:rsidR="00A42A49" w:rsidRDefault="00A42A49" w:rsidP="00A42A49">
            <w:pPr>
              <w:spacing w:line="240" w:lineRule="auto"/>
            </w:pPr>
            <w:r>
              <w:t>Smartphone</w:t>
            </w:r>
          </w:p>
        </w:tc>
      </w:tr>
      <w:tr w:rsidR="00A42A49" w14:paraId="4AE45A1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8777719" w14:textId="77777777" w:rsidR="00A42A49" w:rsidRPr="007608B7" w:rsidRDefault="00A42A49" w:rsidP="00A42A49">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A20E455" w14:textId="77777777" w:rsidR="00A42A49" w:rsidRDefault="00A42A49" w:rsidP="00A42A49">
            <w:pPr>
              <w:spacing w:line="240" w:lineRule="auto"/>
            </w:pPr>
            <w:r>
              <w:t xml:space="preserve">Calibrate </w:t>
            </w:r>
          </w:p>
        </w:tc>
      </w:tr>
      <w:tr w:rsidR="00A42A49" w14:paraId="797D842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560C33A" w14:textId="77777777" w:rsidR="00A42A49" w:rsidRPr="007608B7" w:rsidRDefault="00A42A49" w:rsidP="00A42A49">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C2E5B9D" w14:textId="77777777" w:rsidR="00A42A49" w:rsidRDefault="00A42A49" w:rsidP="00A42A49">
            <w:pPr>
              <w:spacing w:line="240" w:lineRule="auto"/>
            </w:pPr>
          </w:p>
        </w:tc>
      </w:tr>
      <w:tr w:rsidR="00485413" w14:paraId="264A2B77"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5F44B2FF" w14:textId="29326295" w:rsidR="00485413" w:rsidRPr="007608B7" w:rsidRDefault="00485413" w:rsidP="00485413">
            <w:pPr>
              <w:spacing w:line="240" w:lineRule="auto"/>
              <w:jc w:val="left"/>
              <w:rPr>
                <w:b/>
              </w:rPr>
            </w:pPr>
            <w:r w:rsidRPr="007608B7">
              <w:rPr>
                <w:b/>
                <w:lang w:eastAsia="en-PH"/>
              </w:rPr>
              <w:t>Flow of Activities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993DC31" w14:textId="77777777" w:rsidR="00485413" w:rsidRDefault="00485413" w:rsidP="00A42A49">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87331CB" w14:textId="77777777" w:rsidR="00485413" w:rsidRDefault="00485413" w:rsidP="00A42A49">
            <w:pPr>
              <w:spacing w:line="240" w:lineRule="auto"/>
            </w:pPr>
            <w:r w:rsidRPr="59A1790A">
              <w:rPr>
                <w:lang w:eastAsia="en-PH"/>
              </w:rPr>
              <w:t>System</w:t>
            </w:r>
          </w:p>
        </w:tc>
      </w:tr>
      <w:tr w:rsidR="00485413" w14:paraId="769F23AA"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06722B3B" w14:textId="574F80E8" w:rsidR="00485413" w:rsidRPr="007608B7" w:rsidRDefault="00485413" w:rsidP="00A42A49">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4F13658" w14:textId="51BFEFC5" w:rsidR="00485413" w:rsidRDefault="00485413" w:rsidP="00A42A49">
            <w:pPr>
              <w:spacing w:line="240" w:lineRule="auto"/>
              <w:jc w:val="left"/>
            </w:pPr>
            <w:r>
              <w:t>1. Smartphone calculates total results from the calibration.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14BECBDA" w14:textId="77777777" w:rsidR="00485413" w:rsidRDefault="00485413" w:rsidP="00A42A49">
            <w:pPr>
              <w:spacing w:line="240" w:lineRule="auto"/>
            </w:pPr>
            <w:r>
              <w:t>1.1 System will adjust algorithms based on the calculation.</w:t>
            </w:r>
          </w:p>
        </w:tc>
      </w:tr>
      <w:tr w:rsidR="00A42A49" w14:paraId="0319FFE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22816CF" w14:textId="77777777" w:rsidR="00A42A49" w:rsidRPr="007608B7" w:rsidRDefault="00A42A49" w:rsidP="00A42A49">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14:paraId="66FFEC52" w14:textId="77777777" w:rsidR="00A42A49" w:rsidRDefault="00A42A49" w:rsidP="00A42A49">
            <w:pPr>
              <w:spacing w:line="240" w:lineRule="auto"/>
            </w:pPr>
            <w:r w:rsidRPr="59A1790A">
              <w:rPr>
                <w:lang w:eastAsia="en-PH"/>
              </w:rPr>
              <w:t xml:space="preserve"> Configuration failed, the algorithms will restore the default settings. </w:t>
            </w:r>
          </w:p>
        </w:tc>
      </w:tr>
    </w:tbl>
    <w:p w14:paraId="13335EDD" w14:textId="77777777" w:rsidR="00341B81" w:rsidRPr="00A3080A" w:rsidRDefault="00341B81" w:rsidP="00A3080A">
      <w:pPr>
        <w:rPr>
          <w:lang w:val="en-PH" w:eastAsia="en-PH"/>
        </w:rPr>
      </w:pPr>
    </w:p>
    <w:p w14:paraId="223B983D" w14:textId="28EB6764" w:rsidR="00566E98" w:rsidRDefault="00413C50" w:rsidP="00D418C2">
      <w:pPr>
        <w:pStyle w:val="11"/>
        <w:jc w:val="left"/>
        <w:rPr>
          <w:lang w:val="en-PH"/>
        </w:rPr>
      </w:pPr>
      <w:bookmarkStart w:id="5212" w:name="_Toc490719358"/>
      <w:bookmarkStart w:id="5213" w:name="_Toc491827192"/>
      <w:bookmarkStart w:id="5214" w:name="_Toc491859699"/>
      <w:bookmarkStart w:id="5215" w:name="_Toc491864489"/>
      <w:bookmarkStart w:id="5216" w:name="_Toc491868280"/>
      <w:r>
        <w:rPr>
          <w:lang w:val="en-PH"/>
        </w:rPr>
        <w:lastRenderedPageBreak/>
        <w:drawing>
          <wp:anchor distT="0" distB="0" distL="114300" distR="114300" simplePos="0" relativeHeight="251658242" behindDoc="0" locked="0" layoutInCell="1" allowOverlap="1" wp14:anchorId="38D50C13" wp14:editId="032B1F33">
            <wp:simplePos x="0" y="0"/>
            <wp:positionH relativeFrom="margin">
              <wp:align>center</wp:align>
            </wp:positionH>
            <wp:positionV relativeFrom="paragraph">
              <wp:posOffset>350520</wp:posOffset>
            </wp:positionV>
            <wp:extent cx="5943600" cy="4013200"/>
            <wp:effectExtent l="0" t="0" r="0" b="6350"/>
            <wp:wrapSquare wrapText="bothSides"/>
            <wp:docPr id="11" name="Picture 1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anchor>
        </w:drawing>
      </w:r>
      <w:r w:rsidR="00150F42" w:rsidRPr="008D1738">
        <w:rPr>
          <w:lang w:val="en-PH"/>
        </w:rPr>
        <w:t>Use Case Diagram</w:t>
      </w:r>
      <w:bookmarkEnd w:id="5212"/>
      <w:bookmarkEnd w:id="5213"/>
      <w:bookmarkEnd w:id="5214"/>
      <w:bookmarkEnd w:id="5215"/>
      <w:bookmarkEnd w:id="5216"/>
    </w:p>
    <w:p w14:paraId="5046A8D0" w14:textId="01E35315" w:rsidR="00566E98" w:rsidRPr="00566E98" w:rsidRDefault="00566E98" w:rsidP="00E81961">
      <w:pPr>
        <w:pStyle w:val="11"/>
        <w:rPr>
          <w:lang w:val="en-PH"/>
        </w:rPr>
      </w:pPr>
      <w:r>
        <w:rPr>
          <w:lang w:val="en-PH"/>
        </w:rPr>
        <w:br w:type="page"/>
      </w:r>
      <w:bookmarkStart w:id="5217" w:name="_Toc490719359"/>
      <w:bookmarkStart w:id="5218" w:name="_Toc491827193"/>
      <w:bookmarkStart w:id="5219" w:name="_Toc491859700"/>
      <w:bookmarkStart w:id="5220" w:name="_Toc491864490"/>
      <w:bookmarkStart w:id="5221" w:name="_Toc491868281"/>
      <w:r w:rsidR="00150F42">
        <w:rPr>
          <w:lang w:val="en-PH"/>
        </w:rPr>
        <w:lastRenderedPageBreak/>
        <w:t xml:space="preserve">Activity </w:t>
      </w:r>
      <w:r w:rsidR="00150F42" w:rsidRPr="008D1738">
        <w:rPr>
          <w:lang w:val="en-PH"/>
        </w:rPr>
        <w:t>Diagram</w:t>
      </w:r>
      <w:bookmarkEnd w:id="5217"/>
      <w:bookmarkEnd w:id="5218"/>
      <w:bookmarkEnd w:id="5219"/>
      <w:bookmarkEnd w:id="5220"/>
      <w:bookmarkEnd w:id="5221"/>
    </w:p>
    <w:p w14:paraId="2C14B609" w14:textId="69EA3746" w:rsidR="0095692C" w:rsidRDefault="00413C50">
      <w:pPr>
        <w:pStyle w:val="111"/>
        <w:rPr>
          <w:ins w:id="5222" w:author="Marc Adrian  Jimenez" w:date="2017-08-17T07:42:00Z"/>
          <w:lang w:val="en-PH"/>
        </w:rPr>
        <w:pPrChange w:id="5223" w:author="Marc Adrian  Jimenez" w:date="2017-08-17T07:42:00Z">
          <w:pPr>
            <w:pStyle w:val="111"/>
            <w:jc w:val="left"/>
          </w:pPr>
        </w:pPrChange>
      </w:pPr>
      <w:del w:id="5224" w:author="Marc Adrian  Jimenez" w:date="2017-08-17T07:37:00Z">
        <w:r w:rsidDel="0095692C">
          <w:rPr>
            <w:noProof/>
            <w:lang w:val="en-PH" w:eastAsia="en-PH"/>
          </w:rPr>
          <w:drawing>
            <wp:inline distT="0" distB="0" distL="0" distR="0" wp14:anchorId="35CDD397" wp14:editId="57ABA7D3">
              <wp:extent cx="5601970" cy="6978650"/>
              <wp:effectExtent l="0" t="0" r="0" b="0"/>
              <wp:docPr id="24" name="Picture 2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del>
      <w:bookmarkStart w:id="5225" w:name="_Toc490719360"/>
      <w:bookmarkStart w:id="5226" w:name="_Toc491827194"/>
      <w:bookmarkStart w:id="5227" w:name="_Toc491859701"/>
      <w:bookmarkStart w:id="5228" w:name="_Toc491864491"/>
      <w:bookmarkStart w:id="5229" w:name="_Toc491868282"/>
      <w:r w:rsidR="00566E98">
        <w:rPr>
          <w:lang w:val="en-PH"/>
        </w:rPr>
        <w:t>Touch Calibrator</w:t>
      </w:r>
      <w:bookmarkEnd w:id="5225"/>
      <w:bookmarkEnd w:id="5226"/>
      <w:bookmarkEnd w:id="5227"/>
      <w:bookmarkEnd w:id="5228"/>
      <w:bookmarkEnd w:id="5229"/>
    </w:p>
    <w:p w14:paraId="0775F707" w14:textId="67B9E05D" w:rsidR="0095692C" w:rsidRDefault="0095692C">
      <w:pPr>
        <w:ind w:left="1440"/>
        <w:rPr>
          <w:ins w:id="5230" w:author="Marc Adrian  Jimenez" w:date="2017-08-17T07:37:00Z"/>
          <w:lang w:val="en-PH"/>
        </w:rPr>
        <w:pPrChange w:id="5231" w:author="Marc Adrian  Jimenez" w:date="2017-08-17T07:42:00Z">
          <w:pPr>
            <w:pStyle w:val="111"/>
            <w:jc w:val="left"/>
          </w:pPr>
        </w:pPrChange>
      </w:pPr>
      <w:ins w:id="5232" w:author="Marc Adrian  Jimenez" w:date="2017-08-17T07:42:00Z">
        <w:r>
          <w:rPr>
            <w:noProof/>
            <w:lang w:val="en-PH" w:eastAsia="en-PH"/>
          </w:rPr>
          <w:drawing>
            <wp:inline distT="0" distB="0" distL="0" distR="0" wp14:anchorId="37048E57" wp14:editId="44D57DB7">
              <wp:extent cx="5601970" cy="6978650"/>
              <wp:effectExtent l="0" t="0" r="0" b="0"/>
              <wp:docPr id="653926828" name="Picture 653926828"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ins>
    </w:p>
    <w:p w14:paraId="50F75ECA" w14:textId="37799F06" w:rsidR="0095692C" w:rsidRPr="00996F3F" w:rsidDel="0095692C" w:rsidRDefault="0095692C">
      <w:pPr>
        <w:rPr>
          <w:del w:id="5233" w:author="Marc Adrian  Jimenez" w:date="2017-08-17T07:39:00Z"/>
          <w:lang w:val="en-PH"/>
        </w:rPr>
        <w:pPrChange w:id="5234" w:author="Marc Adrian  Jimenez" w:date="2017-08-17T07:37:00Z">
          <w:pPr>
            <w:pStyle w:val="111"/>
            <w:jc w:val="left"/>
          </w:pPr>
        </w:pPrChange>
      </w:pPr>
    </w:p>
    <w:p w14:paraId="7FC38919" w14:textId="34064500" w:rsidR="0095692C" w:rsidRPr="00996F3F" w:rsidRDefault="0095692C">
      <w:pPr>
        <w:rPr>
          <w:ins w:id="5235" w:author="Marc Adrian  Jimenez" w:date="2017-08-17T07:38:00Z"/>
          <w:lang w:val="en-PH"/>
        </w:rPr>
        <w:pPrChange w:id="5236" w:author="Marc Adrian  Jimenez" w:date="2017-08-17T07:39:00Z">
          <w:pPr>
            <w:pStyle w:val="111"/>
            <w:jc w:val="left"/>
          </w:pPr>
        </w:pPrChange>
      </w:pPr>
    </w:p>
    <w:p w14:paraId="0C54BF34" w14:textId="47B7D13D" w:rsidR="0095692C" w:rsidRDefault="0095692C" w:rsidP="00566E98">
      <w:pPr>
        <w:pStyle w:val="111"/>
        <w:jc w:val="left"/>
        <w:rPr>
          <w:ins w:id="5237" w:author="Marc Adrian  Jimenez" w:date="2017-08-17T07:37:00Z"/>
          <w:lang w:val="en-PH"/>
        </w:rPr>
      </w:pPr>
      <w:del w:id="5238" w:author="Marc Adrian  Jimenez" w:date="2017-08-17T07:37:00Z">
        <w:r w:rsidDel="0095692C">
          <w:rPr>
            <w:noProof/>
            <w:lang w:val="en-PH" w:eastAsia="en-PH"/>
          </w:rPr>
          <w:lastRenderedPageBreak/>
          <w:drawing>
            <wp:inline distT="0" distB="0" distL="0" distR="0" wp14:anchorId="27F8C219" wp14:editId="05AC70AA">
              <wp:extent cx="5048250" cy="3695700"/>
              <wp:effectExtent l="0" t="0" r="0" b="0"/>
              <wp:docPr id="3" name="Picture 3"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del>
      <w:bookmarkStart w:id="5239" w:name="_Toc490719361"/>
      <w:bookmarkStart w:id="5240" w:name="_Toc491827195"/>
      <w:bookmarkStart w:id="5241" w:name="_Toc491859702"/>
      <w:bookmarkStart w:id="5242" w:name="_Toc491864492"/>
      <w:bookmarkStart w:id="5243" w:name="_Toc491868283"/>
      <w:r w:rsidR="00566E98">
        <w:rPr>
          <w:lang w:val="en-PH"/>
        </w:rPr>
        <w:t>Send Feedback</w:t>
      </w:r>
      <w:bookmarkEnd w:id="5239"/>
      <w:bookmarkEnd w:id="5240"/>
      <w:bookmarkEnd w:id="5241"/>
      <w:bookmarkEnd w:id="5242"/>
      <w:bookmarkEnd w:id="5243"/>
    </w:p>
    <w:p w14:paraId="6A69415D" w14:textId="19F4B34E" w:rsidR="0095692C" w:rsidRDefault="0095692C">
      <w:pPr>
        <w:pStyle w:val="ListParagraph"/>
        <w:ind w:left="1440"/>
        <w:rPr>
          <w:ins w:id="5244" w:author="Marc Adrian  Jimenez" w:date="2017-08-17T07:37:00Z"/>
          <w:lang w:val="en-PH"/>
        </w:rPr>
        <w:pPrChange w:id="5245" w:author="Marc Adrian  Jimenez" w:date="2017-08-17T07:42:00Z">
          <w:pPr>
            <w:pStyle w:val="111"/>
            <w:jc w:val="left"/>
          </w:pPr>
        </w:pPrChange>
      </w:pPr>
      <w:ins w:id="5246" w:author="Marc Adrian  Jimenez" w:date="2017-08-17T07:41:00Z">
        <w:r>
          <w:rPr>
            <w:noProof/>
            <w:lang w:val="en-PH" w:eastAsia="en-PH"/>
          </w:rPr>
          <w:drawing>
            <wp:inline distT="0" distB="0" distL="0" distR="0" wp14:anchorId="5B8F6737" wp14:editId="27778572">
              <wp:extent cx="5048250" cy="3695700"/>
              <wp:effectExtent l="0" t="0" r="0" b="0"/>
              <wp:docPr id="653926827" name="Picture 653926827"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ins>
    </w:p>
    <w:p w14:paraId="7188C1FC" w14:textId="26A6DE65" w:rsidR="00566E98" w:rsidRDefault="00037F62">
      <w:pPr>
        <w:rPr>
          <w:lang w:val="en-PH"/>
        </w:rPr>
        <w:pPrChange w:id="5247" w:author="Marc Adrian  Jimenez" w:date="2017-08-17T07:37:00Z">
          <w:pPr>
            <w:pStyle w:val="111"/>
            <w:jc w:val="left"/>
          </w:pPr>
        </w:pPrChange>
      </w:pPr>
      <w:ins w:id="5248" w:author="Marc Adrian  Jimenez" w:date="2017-08-17T07:42:00Z">
        <w:r>
          <w:rPr>
            <w:lang w:val="en-PH"/>
          </w:rPr>
          <w:tab/>
        </w:r>
      </w:ins>
    </w:p>
    <w:p w14:paraId="3D841DD6" w14:textId="77777777" w:rsidR="0095692C" w:rsidRDefault="0095692C" w:rsidP="0089321F">
      <w:pPr>
        <w:pStyle w:val="11"/>
        <w:jc w:val="left"/>
        <w:rPr>
          <w:ins w:id="5249" w:author="Marc Adrian  Jimenez" w:date="2017-08-17T07:41:00Z"/>
          <w:lang w:val="en-PH"/>
        </w:rPr>
      </w:pPr>
      <w:del w:id="5250" w:author="Marc Adrian  Jimenez" w:date="2017-08-17T07:41:00Z">
        <w:r w:rsidDel="0095692C">
          <w:rPr>
            <w:lang w:val="en-PH"/>
          </w:rPr>
          <w:lastRenderedPageBreak/>
          <w:drawing>
            <wp:inline distT="0" distB="0" distL="0" distR="0" wp14:anchorId="7E96321E" wp14:editId="0577EE89">
              <wp:extent cx="5943600" cy="4818380"/>
              <wp:effectExtent l="0" t="0" r="0" b="1270"/>
              <wp:docPr id="15" name="Picture 15"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del>
      <w:bookmarkStart w:id="5251" w:name="_Toc490719362"/>
      <w:bookmarkStart w:id="5252" w:name="_Toc491827196"/>
      <w:bookmarkStart w:id="5253" w:name="_Toc491859703"/>
      <w:bookmarkStart w:id="5254" w:name="_Toc491864493"/>
      <w:bookmarkStart w:id="5255" w:name="_Toc491868284"/>
      <w:r w:rsidR="00150F42" w:rsidRPr="008D1738">
        <w:rPr>
          <w:lang w:val="en-PH"/>
        </w:rPr>
        <w:t>Object Diagram</w:t>
      </w:r>
      <w:bookmarkEnd w:id="5251"/>
      <w:bookmarkEnd w:id="5252"/>
      <w:bookmarkEnd w:id="5253"/>
      <w:bookmarkEnd w:id="5254"/>
      <w:bookmarkEnd w:id="5255"/>
    </w:p>
    <w:p w14:paraId="5C88FEE9" w14:textId="6A46E9CC" w:rsidR="00150F42" w:rsidRDefault="0095692C">
      <w:pPr>
        <w:ind w:left="792"/>
        <w:rPr>
          <w:lang w:val="en-PH"/>
        </w:rPr>
        <w:pPrChange w:id="5256" w:author="Marc Adrian  Jimenez" w:date="2017-08-17T07:44:00Z">
          <w:pPr>
            <w:pStyle w:val="11"/>
            <w:jc w:val="left"/>
          </w:pPr>
        </w:pPrChange>
      </w:pPr>
      <w:ins w:id="5257" w:author="Marc Adrian  Jimenez" w:date="2017-08-17T07:41:00Z">
        <w:r>
          <w:rPr>
            <w:noProof/>
            <w:lang w:val="en-PH" w:eastAsia="en-PH"/>
          </w:rPr>
          <w:drawing>
            <wp:inline distT="0" distB="0" distL="0" distR="0" wp14:anchorId="54BCC2D5" wp14:editId="4B0EB612">
              <wp:extent cx="5943600" cy="4818380"/>
              <wp:effectExtent l="0" t="0" r="0" b="1270"/>
              <wp:docPr id="653926829" name="Picture 653926829"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ins>
    </w:p>
    <w:p w14:paraId="27EED573" w14:textId="77777777" w:rsidR="00B9501A" w:rsidRDefault="00150F42" w:rsidP="0089321F">
      <w:pPr>
        <w:pStyle w:val="11"/>
        <w:jc w:val="left"/>
        <w:rPr>
          <w:ins w:id="5258" w:author="Marc Adrian  Jimenez" w:date="2017-08-17T07:44:00Z"/>
          <w:lang w:val="en-PH"/>
        </w:rPr>
      </w:pPr>
      <w:bookmarkStart w:id="5259" w:name="_Toc490719363"/>
      <w:bookmarkStart w:id="5260" w:name="_Toc491827197"/>
      <w:bookmarkStart w:id="5261" w:name="_Toc491859704"/>
      <w:bookmarkStart w:id="5262" w:name="_Toc491864494"/>
      <w:bookmarkStart w:id="5263" w:name="_Toc491868285"/>
      <w:r w:rsidRPr="008D1738">
        <w:rPr>
          <w:lang w:val="en-PH"/>
        </w:rPr>
        <w:lastRenderedPageBreak/>
        <w:t>Deployment Diagram</w:t>
      </w:r>
      <w:bookmarkEnd w:id="5259"/>
      <w:bookmarkEnd w:id="5260"/>
      <w:bookmarkEnd w:id="5261"/>
      <w:bookmarkEnd w:id="5262"/>
      <w:bookmarkEnd w:id="5263"/>
    </w:p>
    <w:p w14:paraId="0EA810EE" w14:textId="72F479BA" w:rsidR="00150F42" w:rsidRDefault="00B9501A">
      <w:pPr>
        <w:ind w:left="792"/>
        <w:rPr>
          <w:lang w:val="en-PH"/>
        </w:rPr>
        <w:pPrChange w:id="5264" w:author="Marc Adrian  Jimenez" w:date="2017-08-17T07:44:00Z">
          <w:pPr>
            <w:pStyle w:val="11"/>
            <w:jc w:val="left"/>
          </w:pPr>
        </w:pPrChange>
      </w:pPr>
      <w:ins w:id="5265" w:author="Marc Adrian  Jimenez" w:date="2017-08-17T07:44:00Z">
        <w:r>
          <w:rPr>
            <w:noProof/>
            <w:lang w:val="en-PH" w:eastAsia="en-PH"/>
          </w:rPr>
          <w:drawing>
            <wp:inline distT="0" distB="0" distL="0" distR="0" wp14:anchorId="7CEF4E0D" wp14:editId="317927F8">
              <wp:extent cx="5880100" cy="3319145"/>
              <wp:effectExtent l="0" t="0" r="6350" b="0"/>
              <wp:docPr id="65392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ins>
    </w:p>
    <w:p w14:paraId="609E3D98" w14:textId="1D65DEFF" w:rsidR="00150F42" w:rsidRDefault="00150F42">
      <w:pPr>
        <w:pStyle w:val="11"/>
        <w:rPr>
          <w:lang w:val="en-PH"/>
        </w:rPr>
        <w:pPrChange w:id="5266" w:author="Marc Adrian  Jimenez" w:date="2017-08-17T07:52:00Z">
          <w:pPr>
            <w:pStyle w:val="111"/>
          </w:pPr>
        </w:pPrChange>
      </w:pPr>
      <w:bookmarkStart w:id="5267" w:name="_Toc490719364"/>
      <w:bookmarkStart w:id="5268" w:name="_Toc491827198"/>
      <w:bookmarkStart w:id="5269" w:name="_Toc491859705"/>
      <w:bookmarkStart w:id="5270" w:name="_Toc491864495"/>
      <w:bookmarkStart w:id="5271" w:name="_Toc491868286"/>
      <w:r w:rsidRPr="000530FC">
        <w:rPr>
          <w:rPrChange w:id="5272" w:author="Marc Adrian  Jimenez" w:date="2017-08-17T07:52:00Z">
            <w:rPr>
              <w:lang w:val="en-PH"/>
            </w:rPr>
          </w:rPrChange>
        </w:rPr>
        <w:t>Sequence</w:t>
      </w:r>
      <w:r w:rsidRPr="008D1738">
        <w:rPr>
          <w:lang w:val="en-PH"/>
        </w:rPr>
        <w:t xml:space="preserve"> Diagram</w:t>
      </w:r>
      <w:bookmarkEnd w:id="5267"/>
      <w:bookmarkEnd w:id="5268"/>
      <w:bookmarkEnd w:id="5269"/>
      <w:bookmarkEnd w:id="5270"/>
      <w:bookmarkEnd w:id="5271"/>
    </w:p>
    <w:p w14:paraId="54955E3D" w14:textId="36D026F3" w:rsidR="006B3500" w:rsidRPr="00495069" w:rsidRDefault="0095692C">
      <w:pPr>
        <w:pStyle w:val="111"/>
        <w:rPr>
          <w:lang w:val="en-PH" w:eastAsia="en-PH"/>
          <w:rPrChange w:id="5273" w:author="Marc Adrian  Jimenez" w:date="2017-08-17T07:48:00Z">
            <w:rPr>
              <w:lang w:val="en-PH"/>
            </w:rPr>
          </w:rPrChange>
        </w:rPr>
      </w:pPr>
      <w:bookmarkStart w:id="5274" w:name="_Toc490719365"/>
      <w:del w:id="5275" w:author="Marc Adrian  Jimenez" w:date="2017-08-17T07:48:00Z">
        <w:r w:rsidDel="00495069">
          <w:rPr>
            <w:noProof/>
            <w:lang w:val="en-PH" w:eastAsia="en-PH"/>
          </w:rPr>
          <w:drawing>
            <wp:anchor distT="0" distB="0" distL="114300" distR="114300" simplePos="0" relativeHeight="251658243" behindDoc="0" locked="0" layoutInCell="1" allowOverlap="1" wp14:anchorId="4EBFAD91" wp14:editId="01B1D032">
              <wp:simplePos x="0" y="0"/>
              <wp:positionH relativeFrom="column">
                <wp:posOffset>309748</wp:posOffset>
              </wp:positionH>
              <wp:positionV relativeFrom="paragraph">
                <wp:posOffset>196141</wp:posOffset>
              </wp:positionV>
              <wp:extent cx="5880100" cy="3319145"/>
              <wp:effectExtent l="0" t="0" r="6350" b="0"/>
              <wp:wrapSquare wrapText="bothSides"/>
              <wp:docPr id="653926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anchor>
          </w:drawing>
        </w:r>
      </w:del>
      <w:bookmarkStart w:id="5276" w:name="_Toc491827199"/>
      <w:bookmarkStart w:id="5277" w:name="_Toc491859706"/>
      <w:bookmarkStart w:id="5278" w:name="_Toc491864496"/>
      <w:bookmarkStart w:id="5279" w:name="_Toc491868287"/>
      <w:bookmarkEnd w:id="5274"/>
      <w:ins w:id="5280" w:author="Marc Adrian  Jimenez" w:date="2017-08-17T07:52:00Z">
        <w:r w:rsidR="00495069">
          <w:rPr>
            <w:lang w:val="en-PH" w:eastAsia="en-PH"/>
          </w:rPr>
          <w:t>Report</w:t>
        </w:r>
      </w:ins>
      <w:bookmarkEnd w:id="5276"/>
      <w:bookmarkEnd w:id="5277"/>
      <w:bookmarkEnd w:id="5278"/>
      <w:bookmarkEnd w:id="5279"/>
    </w:p>
    <w:p w14:paraId="56474A91" w14:textId="4BC42CB1" w:rsidR="00D418C2" w:rsidRDefault="0095692C">
      <w:pPr>
        <w:ind w:left="1440"/>
        <w:rPr>
          <w:lang w:val="en-PH" w:eastAsia="en-PH"/>
        </w:rPr>
        <w:pPrChange w:id="5281" w:author="Marc Adrian  Jimenez" w:date="2017-08-17T07:46:00Z">
          <w:pPr>
            <w:pStyle w:val="111"/>
          </w:pPr>
        </w:pPrChange>
      </w:pPr>
      <w:del w:id="5282" w:author="Marc Adrian  Jimenez" w:date="2017-08-17T07:44:00Z">
        <w:r w:rsidDel="00B9501A">
          <w:rPr>
            <w:noProof/>
            <w:lang w:val="en-PH" w:eastAsia="en-PH"/>
          </w:rPr>
          <w:drawing>
            <wp:inline distT="0" distB="0" distL="0" distR="0" wp14:anchorId="2438D8A0" wp14:editId="25FEC139">
              <wp:extent cx="5880100" cy="3319145"/>
              <wp:effectExtent l="0" t="0" r="6350" b="0"/>
              <wp:docPr id="51697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del>
      <w:bookmarkStart w:id="5283" w:name="_Toc490719366"/>
      <w:del w:id="5284" w:author="Marc Adrian  Jimenez" w:date="2017-08-17T07:50:00Z">
        <w:r w:rsidR="00D418C2" w:rsidDel="00495069">
          <w:rPr>
            <w:lang w:val="en-PH" w:eastAsia="en-PH"/>
          </w:rPr>
          <w:delText>Report</w:delText>
        </w:r>
      </w:del>
      <w:r w:rsidR="0089321F">
        <w:rPr>
          <w:noProof/>
          <w:lang w:val="en-PH" w:eastAsia="en-PH"/>
        </w:rPr>
        <w:drawing>
          <wp:inline distT="0" distB="0" distL="0" distR="0" wp14:anchorId="76FA2372" wp14:editId="26865147">
            <wp:extent cx="4144488" cy="2546985"/>
            <wp:effectExtent l="0" t="0" r="8890" b="5715"/>
            <wp:docPr id="16" name="Picture 16"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30270"/>
                    <a:stretch/>
                  </pic:blipFill>
                  <pic:spPr bwMode="auto">
                    <a:xfrm>
                      <a:off x="0" y="0"/>
                      <a:ext cx="4144488" cy="2546985"/>
                    </a:xfrm>
                    <a:prstGeom prst="rect">
                      <a:avLst/>
                    </a:prstGeom>
                    <a:noFill/>
                    <a:ln>
                      <a:noFill/>
                    </a:ln>
                    <a:extLst>
                      <a:ext uri="{53640926-AAD7-44D8-BBD7-CCE9431645EC}">
                        <a14:shadowObscured xmlns:a14="http://schemas.microsoft.com/office/drawing/2010/main"/>
                      </a:ext>
                    </a:extLst>
                  </pic:spPr>
                </pic:pic>
              </a:graphicData>
            </a:graphic>
          </wp:inline>
        </w:drawing>
      </w:r>
      <w:bookmarkEnd w:id="5283"/>
    </w:p>
    <w:p w14:paraId="1AA6E1E2" w14:textId="77777777" w:rsidR="00495069" w:rsidRPr="00495069" w:rsidRDefault="0089321F" w:rsidP="0089321F">
      <w:pPr>
        <w:pStyle w:val="111"/>
        <w:jc w:val="left"/>
        <w:rPr>
          <w:ins w:id="5285" w:author="Marc Adrian  Jimenez" w:date="2017-08-17T07:49:00Z"/>
          <w:lang w:val="en-PH" w:eastAsia="en-PH"/>
          <w:rPrChange w:id="5286" w:author="Marc Adrian  Jimenez" w:date="2017-08-17T07:49:00Z">
            <w:rPr>
              <w:ins w:id="5287" w:author="Marc Adrian  Jimenez" w:date="2017-08-17T07:49:00Z"/>
            </w:rPr>
          </w:rPrChange>
        </w:rPr>
      </w:pPr>
      <w:bookmarkStart w:id="5288" w:name="_Toc491827200"/>
      <w:bookmarkStart w:id="5289" w:name="_Toc491859707"/>
      <w:bookmarkStart w:id="5290" w:name="_Toc491864497"/>
      <w:bookmarkStart w:id="5291" w:name="_Toc491868288"/>
      <w:bookmarkStart w:id="5292" w:name="_Toc490719367"/>
      <w:r>
        <w:rPr>
          <w:lang w:val="en-PH" w:eastAsia="en-PH"/>
        </w:rPr>
        <w:lastRenderedPageBreak/>
        <w:t>Touch Calibration with</w:t>
      </w:r>
      <w:r w:rsidR="00D418C2">
        <w:rPr>
          <w:lang w:val="en-PH" w:eastAsia="en-PH"/>
        </w:rPr>
        <w:t xml:space="preserve"> History</w:t>
      </w:r>
      <w:bookmarkEnd w:id="5288"/>
      <w:bookmarkEnd w:id="5289"/>
      <w:bookmarkEnd w:id="5290"/>
      <w:bookmarkEnd w:id="5291"/>
      <w:ins w:id="5293" w:author="Joey Bernadette Dela Cruz" w:date="2017-08-17T03:19:00Z">
        <w:r w:rsidR="00A06D40" w:rsidRPr="00A06D40">
          <w:t xml:space="preserve"> </w:t>
        </w:r>
      </w:ins>
    </w:p>
    <w:p w14:paraId="437598C6" w14:textId="00CEDAA7" w:rsidR="00D418C2" w:rsidRDefault="00A06D40">
      <w:pPr>
        <w:ind w:left="1440"/>
        <w:rPr>
          <w:lang w:val="en-PH" w:eastAsia="en-PH"/>
        </w:rPr>
        <w:pPrChange w:id="5294" w:author="Marc Adrian  Jimenez" w:date="2017-08-17T07:49:00Z">
          <w:pPr>
            <w:pStyle w:val="111"/>
            <w:jc w:val="left"/>
          </w:pPr>
        </w:pPrChange>
      </w:pPr>
      <w:ins w:id="5295" w:author="Joey Bernadette Dela Cruz" w:date="2017-08-17T03:19:00Z">
        <w:r>
          <w:rPr>
            <w:noProof/>
            <w:lang w:val="en-PH" w:eastAsia="en-PH"/>
          </w:rPr>
          <w:drawing>
            <wp:inline distT="0" distB="0" distL="0" distR="0" wp14:anchorId="2E998E9C" wp14:editId="45ECA0C4">
              <wp:extent cx="5359172" cy="4146550"/>
              <wp:effectExtent l="0" t="0" r="0" b="6350"/>
              <wp:docPr id="47" name="Picture 47"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Touch Calibrator - With 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6542" cy="4152252"/>
                      </a:xfrm>
                      <a:prstGeom prst="rect">
                        <a:avLst/>
                      </a:prstGeom>
                      <a:noFill/>
                      <a:ln>
                        <a:noFill/>
                      </a:ln>
                    </pic:spPr>
                  </pic:pic>
                </a:graphicData>
              </a:graphic>
            </wp:inline>
          </w:drawing>
        </w:r>
        <w:bookmarkEnd w:id="5292"/>
        <w:r w:rsidDel="00A06D40">
          <w:rPr>
            <w:noProof/>
            <w:lang w:val="en-PH" w:eastAsia="en-PH"/>
          </w:rPr>
          <w:t xml:space="preserve"> </w:t>
        </w:r>
      </w:ins>
      <w:del w:id="5296" w:author="Joey Bernadette Dela Cruz" w:date="2017-08-17T03:19:00Z">
        <w:r w:rsidR="0089321F">
          <w:rPr>
            <w:noProof/>
            <w:lang w:val="en-PH" w:eastAsia="en-PH"/>
          </w:rPr>
          <w:drawing>
            <wp:inline distT="0" distB="0" distL="0" distR="0" wp14:anchorId="201038DB" wp14:editId="6E978F30">
              <wp:extent cx="5943600" cy="4598670"/>
              <wp:effectExtent l="0" t="0" r="0" b="0"/>
              <wp:docPr id="18" name="Picture 18"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del>
    </w:p>
    <w:p w14:paraId="57F7B7A3" w14:textId="77777777" w:rsidR="00495069" w:rsidRPr="00495069" w:rsidRDefault="0089321F" w:rsidP="0089321F">
      <w:pPr>
        <w:pStyle w:val="111"/>
        <w:jc w:val="left"/>
        <w:rPr>
          <w:ins w:id="5297" w:author="Marc Adrian  Jimenez" w:date="2017-08-17T07:49:00Z"/>
          <w:lang w:val="en-PH" w:eastAsia="en-PH"/>
          <w:rPrChange w:id="5298" w:author="Marc Adrian  Jimenez" w:date="2017-08-17T07:49:00Z">
            <w:rPr>
              <w:ins w:id="5299" w:author="Marc Adrian  Jimenez" w:date="2017-08-17T07:49:00Z"/>
            </w:rPr>
          </w:rPrChange>
        </w:rPr>
      </w:pPr>
      <w:bookmarkStart w:id="5300" w:name="_Toc491827201"/>
      <w:bookmarkStart w:id="5301" w:name="_Toc491859708"/>
      <w:bookmarkStart w:id="5302" w:name="_Toc491864498"/>
      <w:bookmarkStart w:id="5303" w:name="_Toc491868289"/>
      <w:bookmarkStart w:id="5304" w:name="_Toc490719368"/>
      <w:r>
        <w:rPr>
          <w:lang w:val="en-PH" w:eastAsia="en-PH"/>
        </w:rPr>
        <w:lastRenderedPageBreak/>
        <w:t>Touch Calibration without History</w:t>
      </w:r>
      <w:bookmarkEnd w:id="5300"/>
      <w:bookmarkEnd w:id="5301"/>
      <w:bookmarkEnd w:id="5302"/>
      <w:bookmarkEnd w:id="5303"/>
    </w:p>
    <w:p w14:paraId="2A5E7CB0" w14:textId="72739A6A" w:rsidR="0089321F" w:rsidRPr="0089321F" w:rsidRDefault="00A06D40">
      <w:pPr>
        <w:ind w:left="1440"/>
        <w:rPr>
          <w:ins w:id="5305" w:author="Joey Bernadette Dela Cruz" w:date="2017-08-17T03:18:00Z"/>
          <w:lang w:val="en-PH" w:eastAsia="en-PH"/>
        </w:rPr>
        <w:pPrChange w:id="5306" w:author="Marc Adrian  Jimenez" w:date="2017-08-17T07:49:00Z">
          <w:pPr>
            <w:pStyle w:val="111"/>
            <w:jc w:val="left"/>
          </w:pPr>
        </w:pPrChange>
      </w:pPr>
      <w:ins w:id="5307" w:author="Joey Bernadette Dela Cruz" w:date="2017-08-17T03:19:00Z">
        <w:del w:id="5308" w:author="Marc Adrian  Jimenez" w:date="2017-08-17T07:49:00Z">
          <w:r w:rsidRPr="00A06D40" w:rsidDel="00495069">
            <w:delText xml:space="preserve"> </w:delText>
          </w:r>
        </w:del>
        <w:r>
          <w:rPr>
            <w:noProof/>
            <w:lang w:val="en-PH" w:eastAsia="en-PH"/>
          </w:rPr>
          <w:drawing>
            <wp:inline distT="0" distB="0" distL="0" distR="0" wp14:anchorId="2C811A10" wp14:editId="4251AF29">
              <wp:extent cx="5234940" cy="5174710"/>
              <wp:effectExtent l="0" t="0" r="3810" b="6985"/>
              <wp:docPr id="48" name="Picture 48"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1816" cy="5181507"/>
                      </a:xfrm>
                      <a:prstGeom prst="rect">
                        <a:avLst/>
                      </a:prstGeom>
                      <a:noFill/>
                      <a:ln>
                        <a:noFill/>
                      </a:ln>
                    </pic:spPr>
                  </pic:pic>
                </a:graphicData>
              </a:graphic>
            </wp:inline>
          </w:drawing>
        </w:r>
        <w:bookmarkEnd w:id="5304"/>
        <w:r w:rsidDel="00A06D40">
          <w:rPr>
            <w:noProof/>
            <w:lang w:val="en-PH" w:eastAsia="en-PH"/>
          </w:rPr>
          <w:t xml:space="preserve"> </w:t>
        </w:r>
      </w:ins>
      <w:del w:id="5309" w:author="Joey Bernadette Dela Cruz" w:date="2017-08-17T03:19:00Z">
        <w:r w:rsidR="0089321F">
          <w:rPr>
            <w:noProof/>
            <w:lang w:val="en-PH" w:eastAsia="en-PH"/>
          </w:rPr>
          <w:drawing>
            <wp:inline distT="0" distB="0" distL="0" distR="0" wp14:anchorId="3AA36B49" wp14:editId="073A3A91">
              <wp:extent cx="5943600" cy="5875020"/>
              <wp:effectExtent l="0" t="0" r="0" b="0"/>
              <wp:docPr id="19" name="Picture 19"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del>
    </w:p>
    <w:p w14:paraId="202F5C8D" w14:textId="77777777" w:rsidR="00495069" w:rsidRDefault="00785789">
      <w:pPr>
        <w:pStyle w:val="111"/>
        <w:rPr>
          <w:ins w:id="5310" w:author="Marc Adrian  Jimenez" w:date="2017-08-17T07:49:00Z"/>
          <w:lang w:val="en-PH"/>
        </w:rPr>
        <w:pPrChange w:id="5311" w:author="Marc Adrian  Jimenez" w:date="2017-08-17T07:31:00Z">
          <w:pPr>
            <w:pStyle w:val="111"/>
            <w:jc w:val="left"/>
          </w:pPr>
        </w:pPrChange>
      </w:pPr>
      <w:bookmarkStart w:id="5312" w:name="_Toc491827202"/>
      <w:bookmarkStart w:id="5313" w:name="_Toc491859709"/>
      <w:bookmarkStart w:id="5314" w:name="_Toc491864499"/>
      <w:bookmarkStart w:id="5315" w:name="_Toc491868290"/>
      <w:bookmarkStart w:id="5316" w:name="_Toc490719369"/>
      <w:ins w:id="5317" w:author="Marc Adrian  Jimenez" w:date="2017-08-17T07:31:00Z">
        <w:r>
          <w:rPr>
            <w:lang w:val="en-PH"/>
          </w:rPr>
          <w:lastRenderedPageBreak/>
          <w:t>Recalibrate</w:t>
        </w:r>
      </w:ins>
      <w:bookmarkEnd w:id="5312"/>
      <w:bookmarkEnd w:id="5313"/>
      <w:bookmarkEnd w:id="5314"/>
      <w:bookmarkEnd w:id="5315"/>
    </w:p>
    <w:p w14:paraId="06408A99" w14:textId="5DB5BD63" w:rsidR="00A06D40" w:rsidDel="00AB20BE" w:rsidRDefault="00785789">
      <w:pPr>
        <w:ind w:left="1440"/>
        <w:rPr>
          <w:ins w:id="5318" w:author="Joey Bernadette Dela Cruz" w:date="2017-08-17T03:18:00Z"/>
          <w:del w:id="5319" w:author="Marc Adrian  Jimenez" w:date="2017-08-17T03:30:00Z"/>
          <w:lang w:val="en-PH"/>
        </w:rPr>
        <w:pPrChange w:id="5320" w:author="Marc Adrian  Jimenez" w:date="2017-08-17T07:50:00Z">
          <w:pPr>
            <w:pStyle w:val="111"/>
            <w:jc w:val="left"/>
          </w:pPr>
        </w:pPrChange>
      </w:pPr>
      <w:ins w:id="5321" w:author="Marc Adrian  Jimenez" w:date="2017-08-17T07:31:00Z">
        <w:r>
          <w:rPr>
            <w:noProof/>
            <w:lang w:val="en-PH" w:eastAsia="en-PH"/>
          </w:rPr>
          <w:drawing>
            <wp:inline distT="0" distB="0" distL="0" distR="0" wp14:anchorId="18E0F749" wp14:editId="61D8741D">
              <wp:extent cx="5340350" cy="5297805"/>
              <wp:effectExtent l="0" t="0" r="0" b="0"/>
              <wp:docPr id="516977881" name="Picture 51697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0350" cy="5297805"/>
                      </a:xfrm>
                      <a:prstGeom prst="rect">
                        <a:avLst/>
                      </a:prstGeom>
                      <a:noFill/>
                    </pic:spPr>
                  </pic:pic>
                </a:graphicData>
              </a:graphic>
            </wp:inline>
          </w:drawing>
        </w:r>
      </w:ins>
      <w:bookmarkEnd w:id="5316"/>
    </w:p>
    <w:p w14:paraId="3B661D06" w14:textId="0D24C705" w:rsidR="00A06D40" w:rsidDel="00AB20BE" w:rsidRDefault="00A06D40">
      <w:pPr>
        <w:ind w:left="1440"/>
        <w:rPr>
          <w:ins w:id="5322" w:author="Joey Bernadette Dela Cruz" w:date="2017-08-17T03:18:00Z"/>
          <w:del w:id="5323" w:author="Marc Adrian  Jimenez" w:date="2017-08-17T03:30:00Z"/>
          <w:lang w:val="en-PH" w:eastAsia="en-PH"/>
        </w:rPr>
        <w:pPrChange w:id="5324" w:author="Marc Adrian  Jimenez" w:date="2017-08-17T07:50:00Z">
          <w:pPr>
            <w:pStyle w:val="111"/>
            <w:jc w:val="left"/>
          </w:pPr>
        </w:pPrChange>
      </w:pPr>
      <w:bookmarkStart w:id="5325" w:name="_Toc490718564"/>
      <w:bookmarkStart w:id="5326" w:name="_Toc490718693"/>
      <w:bookmarkStart w:id="5327" w:name="_Toc490718805"/>
      <w:bookmarkStart w:id="5328" w:name="_Toc490719257"/>
      <w:bookmarkStart w:id="5329" w:name="_Toc490719370"/>
      <w:bookmarkStart w:id="5330" w:name="_Toc490719483"/>
      <w:bookmarkStart w:id="5331" w:name="_Toc490719596"/>
      <w:bookmarkEnd w:id="5325"/>
      <w:bookmarkEnd w:id="5326"/>
      <w:bookmarkEnd w:id="5327"/>
      <w:bookmarkEnd w:id="5328"/>
      <w:bookmarkEnd w:id="5329"/>
      <w:bookmarkEnd w:id="5330"/>
      <w:bookmarkEnd w:id="5331"/>
    </w:p>
    <w:p w14:paraId="56F3D06C" w14:textId="77777777" w:rsidR="00A06D40" w:rsidRPr="00A06D40" w:rsidDel="00785789" w:rsidRDefault="00A06D40">
      <w:pPr>
        <w:ind w:left="1440"/>
        <w:rPr>
          <w:ins w:id="5332" w:author="Joey Bernadette Dela Cruz" w:date="2017-08-17T03:18:00Z"/>
          <w:del w:id="5333" w:author="Marc Adrian  Jimenez" w:date="2017-08-17T07:31:00Z"/>
          <w:lang w:val="en-PH" w:eastAsia="en-PH"/>
          <w:rPrChange w:id="5334" w:author="Joey Bernadette Dela Cruz" w:date="2017-08-17T03:18:00Z">
            <w:rPr>
              <w:ins w:id="5335" w:author="Joey Bernadette Dela Cruz" w:date="2017-08-17T03:18:00Z"/>
              <w:del w:id="5336" w:author="Marc Adrian  Jimenez" w:date="2017-08-17T07:31:00Z"/>
              <w:lang w:val="en-PH"/>
            </w:rPr>
          </w:rPrChange>
        </w:rPr>
        <w:pPrChange w:id="5337" w:author="Marc Adrian  Jimenez" w:date="2017-08-17T07:50:00Z">
          <w:pPr>
            <w:pStyle w:val="111"/>
            <w:jc w:val="left"/>
          </w:pPr>
        </w:pPrChange>
      </w:pPr>
      <w:bookmarkStart w:id="5338" w:name="_Toc490718565"/>
      <w:bookmarkStart w:id="5339" w:name="_Toc490718694"/>
      <w:bookmarkStart w:id="5340" w:name="_Toc490718806"/>
      <w:bookmarkStart w:id="5341" w:name="_Toc490719258"/>
      <w:bookmarkStart w:id="5342" w:name="_Toc490719371"/>
      <w:bookmarkStart w:id="5343" w:name="_Toc490719484"/>
      <w:bookmarkStart w:id="5344" w:name="_Toc490719597"/>
      <w:bookmarkEnd w:id="5338"/>
      <w:bookmarkEnd w:id="5339"/>
      <w:bookmarkEnd w:id="5340"/>
      <w:bookmarkEnd w:id="5341"/>
      <w:bookmarkEnd w:id="5342"/>
      <w:bookmarkEnd w:id="5343"/>
      <w:bookmarkEnd w:id="5344"/>
    </w:p>
    <w:p w14:paraId="45790F36" w14:textId="3AFF7288" w:rsidR="00A06D40" w:rsidRPr="00A06D40" w:rsidDel="00AB20BE" w:rsidRDefault="00A06D40">
      <w:pPr>
        <w:ind w:left="1440"/>
        <w:rPr>
          <w:ins w:id="5345" w:author="Joey Bernadette Dela Cruz" w:date="2017-08-17T03:18:00Z"/>
          <w:del w:id="5346" w:author="Marc Adrian  Jimenez" w:date="2017-08-17T03:30:00Z"/>
          <w:lang w:val="en-PH" w:eastAsia="en-PH"/>
        </w:rPr>
        <w:pPrChange w:id="5347" w:author="Marc Adrian  Jimenez" w:date="2017-08-17T07:50:00Z">
          <w:pPr>
            <w:pStyle w:val="111"/>
            <w:jc w:val="left"/>
          </w:pPr>
        </w:pPrChange>
      </w:pPr>
      <w:ins w:id="5348" w:author="Joey Bernadette Dela Cruz" w:date="2017-08-17T03:18:00Z">
        <w:del w:id="5349" w:author="Marc Adrian  Jimenez" w:date="2017-08-17T07:31:00Z">
          <w:r w:rsidRPr="00AB20BE" w:rsidDel="00785789">
            <w:rPr>
              <w:rPrChange w:id="5350" w:author="Marc Adrian  Jimenez" w:date="2017-08-17T03:32:00Z">
                <w:rPr>
                  <w:lang w:val="en-PH" w:eastAsia="en-PH"/>
                </w:rPr>
              </w:rPrChange>
            </w:rPr>
            <w:delText>Recalibrat</w:delText>
          </w:r>
          <w:r w:rsidRPr="00AB20BE" w:rsidDel="00785789">
            <w:rPr>
              <w:rPrChange w:id="5351" w:author="Marc Adrian  Jimenez" w:date="2017-08-17T03:31:00Z">
                <w:rPr>
                  <w:lang w:val="en-PH" w:eastAsia="en-PH"/>
                </w:rPr>
              </w:rPrChange>
            </w:rPr>
            <w:delText>e</w:delText>
          </w:r>
        </w:del>
        <w:bookmarkStart w:id="5352" w:name="_Toc490718566"/>
        <w:bookmarkStart w:id="5353" w:name="_Toc490718695"/>
        <w:bookmarkStart w:id="5354" w:name="_Toc490718807"/>
        <w:bookmarkStart w:id="5355" w:name="_Toc490719259"/>
        <w:bookmarkStart w:id="5356" w:name="_Toc490719372"/>
        <w:bookmarkStart w:id="5357" w:name="_Toc490719485"/>
        <w:bookmarkStart w:id="5358" w:name="_Toc490719598"/>
        <w:bookmarkEnd w:id="5352"/>
        <w:bookmarkEnd w:id="5353"/>
        <w:bookmarkEnd w:id="5354"/>
        <w:bookmarkEnd w:id="5355"/>
        <w:bookmarkEnd w:id="5356"/>
        <w:bookmarkEnd w:id="5357"/>
        <w:bookmarkEnd w:id="5358"/>
      </w:ins>
    </w:p>
    <w:p w14:paraId="3D9F8F70" w14:textId="399F8D5E" w:rsidR="00A06D40" w:rsidRPr="00F917EE" w:rsidRDefault="00A06D40">
      <w:pPr>
        <w:ind w:left="1440"/>
        <w:rPr>
          <w:lang w:val="en-PH" w:eastAsia="en-PH"/>
        </w:rPr>
        <w:pPrChange w:id="5359" w:author="Marc Adrian  Jimenez" w:date="2017-08-17T07:50:00Z">
          <w:pPr>
            <w:pStyle w:val="111"/>
            <w:jc w:val="left"/>
          </w:pPr>
        </w:pPrChange>
      </w:pPr>
      <w:ins w:id="5360" w:author="Joey Bernadette Dela Cruz" w:date="2017-08-17T03:18:00Z">
        <w:del w:id="5361" w:author="Marc Adrian  Jimenez" w:date="2017-08-17T07:31:00Z">
          <w:r w:rsidDel="00785789">
            <w:rPr>
              <w:noProof/>
              <w:lang w:val="en-PH" w:eastAsia="en-PH"/>
            </w:rPr>
            <w:drawing>
              <wp:inline distT="0" distB="0" distL="0" distR="0" wp14:anchorId="4F543A74" wp14:editId="545DD6EC">
                <wp:extent cx="5342086" cy="5295900"/>
                <wp:effectExtent l="0" t="0" r="0" b="0"/>
                <wp:docPr id="46" name="Picture 46" descr="C:\Users\Jobie\AppData\Local\Microsoft\Windows\INetCache\Content.Word\Touch Calibration - re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on - recalibr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6838" cy="5300611"/>
                        </a:xfrm>
                        <a:prstGeom prst="rect">
                          <a:avLst/>
                        </a:prstGeom>
                        <a:noFill/>
                        <a:ln>
                          <a:noFill/>
                        </a:ln>
                      </pic:spPr>
                    </pic:pic>
                  </a:graphicData>
                </a:graphic>
              </wp:inline>
            </w:drawing>
          </w:r>
        </w:del>
      </w:ins>
      <w:bookmarkStart w:id="5362" w:name="_Toc490719373"/>
      <w:bookmarkEnd w:id="5362"/>
    </w:p>
    <w:p w14:paraId="24C00AF7" w14:textId="77777777" w:rsidR="00495069" w:rsidRPr="00495069" w:rsidRDefault="00150F42" w:rsidP="0089321F">
      <w:pPr>
        <w:pStyle w:val="11"/>
        <w:jc w:val="left"/>
        <w:rPr>
          <w:ins w:id="5363" w:author="Marc Adrian  Jimenez" w:date="2017-08-17T07:50:00Z"/>
          <w:lang w:val="en-PH"/>
          <w:rPrChange w:id="5364" w:author="Marc Adrian  Jimenez" w:date="2017-08-17T07:50:00Z">
            <w:rPr>
              <w:ins w:id="5365" w:author="Marc Adrian  Jimenez" w:date="2017-08-17T07:50:00Z"/>
            </w:rPr>
          </w:rPrChange>
        </w:rPr>
      </w:pPr>
      <w:bookmarkStart w:id="5366" w:name="_Toc491827203"/>
      <w:bookmarkStart w:id="5367" w:name="_Toc491859710"/>
      <w:bookmarkStart w:id="5368" w:name="_Toc491864500"/>
      <w:bookmarkStart w:id="5369" w:name="_Toc491868291"/>
      <w:bookmarkStart w:id="5370" w:name="_Toc490719374"/>
      <w:r w:rsidRPr="008D1738">
        <w:rPr>
          <w:lang w:val="en-PH"/>
        </w:rPr>
        <w:lastRenderedPageBreak/>
        <w:t>Communication Diagram</w:t>
      </w:r>
      <w:bookmarkEnd w:id="5366"/>
      <w:bookmarkEnd w:id="5367"/>
      <w:bookmarkEnd w:id="5368"/>
      <w:bookmarkEnd w:id="5369"/>
    </w:p>
    <w:p w14:paraId="31ADE6D5" w14:textId="3890C41B" w:rsidR="00150F42" w:rsidRDefault="00083FF8">
      <w:pPr>
        <w:ind w:left="792"/>
        <w:rPr>
          <w:lang w:val="en-PH"/>
        </w:rPr>
        <w:pPrChange w:id="5371" w:author="Marc Adrian  Jimenez" w:date="2017-08-17T07:50:00Z">
          <w:pPr>
            <w:pStyle w:val="11"/>
            <w:jc w:val="left"/>
          </w:pPr>
        </w:pPrChange>
      </w:pPr>
      <w:ins w:id="5372" w:author="Joey Bernadette Dela Cruz" w:date="2017-08-17T03:20:00Z">
        <w:del w:id="5373" w:author="Marc Adrian  Jimenez" w:date="2017-08-17T07:50:00Z">
          <w:r w:rsidRPr="00083FF8" w:rsidDel="00495069">
            <w:delText xml:space="preserve"> </w:delText>
          </w:r>
        </w:del>
        <w:r>
          <w:rPr>
            <w:noProof/>
            <w:lang w:val="en-PH" w:eastAsia="en-PH"/>
          </w:rPr>
          <w:drawing>
            <wp:inline distT="0" distB="0" distL="0" distR="0" wp14:anchorId="2EBDD311" wp14:editId="064306D9">
              <wp:extent cx="6085932" cy="4159250"/>
              <wp:effectExtent l="0" t="0" r="0" b="0"/>
              <wp:docPr id="49" name="Picture 49"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Communication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2876" cy="4177664"/>
                      </a:xfrm>
                      <a:prstGeom prst="rect">
                        <a:avLst/>
                      </a:prstGeom>
                      <a:noFill/>
                      <a:ln>
                        <a:noFill/>
                      </a:ln>
                    </pic:spPr>
                  </pic:pic>
                </a:graphicData>
              </a:graphic>
            </wp:inline>
          </w:drawing>
        </w:r>
        <w:bookmarkEnd w:id="5370"/>
        <w:r w:rsidDel="00083FF8">
          <w:rPr>
            <w:lang w:val="en-PH"/>
          </w:rPr>
          <w:t xml:space="preserve"> </w:t>
        </w:r>
      </w:ins>
      <w:del w:id="5374" w:author="Joey Bernadette Dela Cruz" w:date="2017-08-17T03:20:00Z">
        <w:r w:rsidR="0089321F">
          <w:rPr>
            <w:noProof/>
            <w:lang w:val="en-PH" w:eastAsia="en-PH"/>
          </w:rPr>
          <w:drawing>
            <wp:inline distT="0" distB="0" distL="0" distR="0" wp14:anchorId="19A7F96F" wp14:editId="23B56F7C">
              <wp:extent cx="5943600" cy="4061460"/>
              <wp:effectExtent l="0" t="0" r="0" b="0"/>
              <wp:docPr id="13" name="Picture 13"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del>
    </w:p>
    <w:p w14:paraId="299E928A" w14:textId="77777777" w:rsidR="00495069" w:rsidRPr="00495069" w:rsidRDefault="00150F42" w:rsidP="0089321F">
      <w:pPr>
        <w:pStyle w:val="11"/>
        <w:jc w:val="left"/>
        <w:rPr>
          <w:ins w:id="5375" w:author="Marc Adrian  Jimenez" w:date="2017-08-17T07:50:00Z"/>
          <w:lang w:val="en-PH"/>
          <w:rPrChange w:id="5376" w:author="Marc Adrian  Jimenez" w:date="2017-08-17T07:50:00Z">
            <w:rPr>
              <w:ins w:id="5377" w:author="Marc Adrian  Jimenez" w:date="2017-08-17T07:50:00Z"/>
            </w:rPr>
          </w:rPrChange>
        </w:rPr>
      </w:pPr>
      <w:bookmarkStart w:id="5378" w:name="_Toc491827204"/>
      <w:bookmarkStart w:id="5379" w:name="_Toc491859711"/>
      <w:bookmarkStart w:id="5380" w:name="_Toc491864501"/>
      <w:bookmarkStart w:id="5381" w:name="_Toc491868292"/>
      <w:bookmarkStart w:id="5382" w:name="_Toc490719375"/>
      <w:r w:rsidRPr="008D1738">
        <w:rPr>
          <w:lang w:val="en-PH"/>
        </w:rPr>
        <w:lastRenderedPageBreak/>
        <w:t>State Diagram</w:t>
      </w:r>
      <w:bookmarkEnd w:id="5378"/>
      <w:bookmarkEnd w:id="5379"/>
      <w:bookmarkEnd w:id="5380"/>
      <w:bookmarkEnd w:id="5381"/>
    </w:p>
    <w:p w14:paraId="777D4175" w14:textId="55FEC37E" w:rsidR="00150F42" w:rsidRPr="008D1738" w:rsidRDefault="00083FF8">
      <w:pPr>
        <w:ind w:left="792"/>
        <w:rPr>
          <w:lang w:val="en-PH"/>
        </w:rPr>
        <w:pPrChange w:id="5383" w:author="Marc Adrian  Jimenez" w:date="2017-08-17T07:50:00Z">
          <w:pPr>
            <w:pStyle w:val="11"/>
            <w:jc w:val="left"/>
          </w:pPr>
        </w:pPrChange>
      </w:pPr>
      <w:ins w:id="5384" w:author="Joey Bernadette Dela Cruz" w:date="2017-08-17T03:21:00Z">
        <w:del w:id="5385" w:author="Marc Adrian  Jimenez" w:date="2017-08-17T07:50:00Z">
          <w:r w:rsidRPr="00083FF8" w:rsidDel="00495069">
            <w:delText xml:space="preserve"> </w:delText>
          </w:r>
        </w:del>
        <w:r>
          <w:rPr>
            <w:noProof/>
            <w:lang w:val="en-PH" w:eastAsia="en-PH"/>
          </w:rPr>
          <w:drawing>
            <wp:inline distT="0" distB="0" distL="0" distR="0" wp14:anchorId="5DFCBE2E" wp14:editId="6393943F">
              <wp:extent cx="5975017" cy="4147517"/>
              <wp:effectExtent l="0" t="0" r="6985" b="5715"/>
              <wp:docPr id="51" name="Picture 51"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bie\AppData\Local\Microsoft\Windows\INetCache\Content.Word\St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9603" cy="4157642"/>
                      </a:xfrm>
                      <a:prstGeom prst="rect">
                        <a:avLst/>
                      </a:prstGeom>
                      <a:noFill/>
                      <a:ln>
                        <a:noFill/>
                      </a:ln>
                    </pic:spPr>
                  </pic:pic>
                </a:graphicData>
              </a:graphic>
            </wp:inline>
          </w:drawing>
        </w:r>
        <w:bookmarkEnd w:id="5382"/>
        <w:r w:rsidDel="00083FF8">
          <w:rPr>
            <w:lang w:val="en-PH"/>
          </w:rPr>
          <w:t xml:space="preserve"> </w:t>
        </w:r>
      </w:ins>
      <w:del w:id="5386" w:author="Joey Bernadette Dela Cruz" w:date="2017-08-17T03:21:00Z">
        <w:r w:rsidR="0089321F">
          <w:rPr>
            <w:noProof/>
            <w:lang w:val="en-PH" w:eastAsia="en-PH"/>
          </w:rPr>
          <w:drawing>
            <wp:inline distT="0" distB="0" distL="0" distR="0" wp14:anchorId="3514B842" wp14:editId="1E996AAD">
              <wp:extent cx="5943600" cy="4931410"/>
              <wp:effectExtent l="0" t="0" r="0" b="2540"/>
              <wp:docPr id="20" name="Picture 20"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del>
    </w:p>
    <w:p w14:paraId="07E66688" w14:textId="77777777" w:rsidR="00495069" w:rsidRPr="00495069" w:rsidRDefault="00150F42" w:rsidP="0089321F">
      <w:pPr>
        <w:pStyle w:val="11"/>
        <w:jc w:val="left"/>
        <w:rPr>
          <w:ins w:id="5387" w:author="Marc Adrian  Jimenez" w:date="2017-08-17T07:50:00Z"/>
          <w:lang w:val="en-PH"/>
          <w:rPrChange w:id="5388" w:author="Marc Adrian  Jimenez" w:date="2017-08-17T07:50:00Z">
            <w:rPr>
              <w:ins w:id="5389" w:author="Marc Adrian  Jimenez" w:date="2017-08-17T07:50:00Z"/>
            </w:rPr>
          </w:rPrChange>
        </w:rPr>
      </w:pPr>
      <w:bookmarkStart w:id="5390" w:name="_Toc491827205"/>
      <w:bookmarkStart w:id="5391" w:name="_Toc491859712"/>
      <w:bookmarkStart w:id="5392" w:name="_Toc491864502"/>
      <w:bookmarkStart w:id="5393" w:name="_Toc491868293"/>
      <w:bookmarkStart w:id="5394" w:name="_Toc490719376"/>
      <w:r w:rsidRPr="008D1738">
        <w:rPr>
          <w:lang w:val="en-PH"/>
        </w:rPr>
        <w:lastRenderedPageBreak/>
        <w:t>Timing Diagram</w:t>
      </w:r>
      <w:bookmarkEnd w:id="5390"/>
      <w:bookmarkEnd w:id="5391"/>
      <w:bookmarkEnd w:id="5392"/>
      <w:bookmarkEnd w:id="5393"/>
    </w:p>
    <w:p w14:paraId="1B451BAB" w14:textId="2D2F3A90" w:rsidR="00150F42" w:rsidRPr="008D1738" w:rsidRDefault="00A06D40">
      <w:pPr>
        <w:ind w:left="792"/>
        <w:rPr>
          <w:lang w:val="en-PH"/>
        </w:rPr>
        <w:pPrChange w:id="5395" w:author="Marc Adrian  Jimenez" w:date="2017-08-17T07:50:00Z">
          <w:pPr>
            <w:pStyle w:val="11"/>
            <w:jc w:val="left"/>
          </w:pPr>
        </w:pPrChange>
      </w:pPr>
      <w:ins w:id="5396" w:author="Joey Bernadette Dela Cruz" w:date="2017-08-17T03:17:00Z">
        <w:del w:id="5397" w:author="Marc Adrian  Jimenez" w:date="2017-08-17T07:50:00Z">
          <w:r w:rsidRPr="00A06D40" w:rsidDel="00495069">
            <w:delText xml:space="preserve"> </w:delText>
          </w:r>
        </w:del>
        <w:r>
          <w:rPr>
            <w:noProof/>
            <w:lang w:val="en-PH" w:eastAsia="en-PH"/>
          </w:rPr>
          <w:drawing>
            <wp:inline distT="0" distB="0" distL="0" distR="0" wp14:anchorId="11B1C6D1" wp14:editId="070EE9CA">
              <wp:extent cx="5627370" cy="4041039"/>
              <wp:effectExtent l="0" t="0" r="0" b="0"/>
              <wp:docPr id="43" name="Picture 4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Timing 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7391" cy="4048235"/>
                      </a:xfrm>
                      <a:prstGeom prst="rect">
                        <a:avLst/>
                      </a:prstGeom>
                      <a:noFill/>
                      <a:ln>
                        <a:noFill/>
                      </a:ln>
                    </pic:spPr>
                  </pic:pic>
                </a:graphicData>
              </a:graphic>
            </wp:inline>
          </w:drawing>
        </w:r>
        <w:bookmarkEnd w:id="5394"/>
        <w:r>
          <w:rPr>
            <w:lang w:val="en-PH"/>
          </w:rPr>
          <w:t xml:space="preserve"> </w:t>
        </w:r>
      </w:ins>
      <w:del w:id="5398" w:author="Joey Bernadette Dela Cruz" w:date="2017-08-17T03:17:00Z">
        <w:r w:rsidR="0089321F">
          <w:rPr>
            <w:noProof/>
            <w:lang w:val="en-PH" w:eastAsia="en-PH"/>
          </w:rPr>
          <w:drawing>
            <wp:inline distT="0" distB="0" distL="0" distR="0" wp14:anchorId="5F58D715" wp14:editId="44A9126A">
              <wp:extent cx="5943600" cy="3576955"/>
              <wp:effectExtent l="0" t="0" r="0" b="4445"/>
              <wp:docPr id="23" name="Picture 2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del>
    </w:p>
    <w:p w14:paraId="6D8626C3" w14:textId="77777777" w:rsidR="00495069" w:rsidRDefault="00150F42" w:rsidP="0089321F">
      <w:pPr>
        <w:pStyle w:val="11"/>
        <w:jc w:val="left"/>
        <w:rPr>
          <w:ins w:id="5399" w:author="Marc Adrian  Jimenez" w:date="2017-08-17T07:50:00Z"/>
          <w:lang w:val="en-PH"/>
        </w:rPr>
      </w:pPr>
      <w:bookmarkStart w:id="5400" w:name="_Toc491827206"/>
      <w:bookmarkStart w:id="5401" w:name="_Toc491859713"/>
      <w:bookmarkStart w:id="5402" w:name="_Toc491864503"/>
      <w:bookmarkStart w:id="5403" w:name="_Toc491868294"/>
      <w:bookmarkStart w:id="5404" w:name="_Toc490719377"/>
      <w:r w:rsidRPr="008D1738">
        <w:rPr>
          <w:lang w:val="en-PH"/>
        </w:rPr>
        <w:lastRenderedPageBreak/>
        <w:t>Class Diagram</w:t>
      </w:r>
      <w:bookmarkEnd w:id="5400"/>
      <w:bookmarkEnd w:id="5401"/>
      <w:bookmarkEnd w:id="5402"/>
      <w:bookmarkEnd w:id="5403"/>
    </w:p>
    <w:p w14:paraId="454333D5" w14:textId="6911DE33" w:rsidR="00150F42" w:rsidRDefault="0089321F">
      <w:pPr>
        <w:ind w:left="792"/>
        <w:rPr>
          <w:lang w:val="en-PH"/>
        </w:rPr>
        <w:pPrChange w:id="5405" w:author="Marc Adrian  Jimenez" w:date="2017-08-17T07:50:00Z">
          <w:pPr>
            <w:pStyle w:val="11"/>
            <w:jc w:val="left"/>
          </w:pPr>
        </w:pPrChange>
      </w:pPr>
      <w:r>
        <w:rPr>
          <w:noProof/>
          <w:lang w:val="en-PH" w:eastAsia="en-PH"/>
        </w:rPr>
        <w:drawing>
          <wp:inline distT="0" distB="0" distL="0" distR="0" wp14:anchorId="1553C92B" wp14:editId="780B94B9">
            <wp:extent cx="5943600" cy="5694680"/>
            <wp:effectExtent l="0" t="0" r="0" b="1270"/>
            <wp:docPr id="2" name="Picture 2"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bookmarkEnd w:id="5404"/>
    </w:p>
    <w:p w14:paraId="48F6FDDC" w14:textId="77777777" w:rsidR="00E91340" w:rsidRDefault="00150F42" w:rsidP="0089321F">
      <w:pPr>
        <w:pStyle w:val="11"/>
        <w:jc w:val="left"/>
        <w:rPr>
          <w:ins w:id="5406" w:author="Marc Adrian  Jimenez" w:date="2017-08-17T07:52:00Z"/>
          <w:lang w:val="en-PH"/>
        </w:rPr>
      </w:pPr>
      <w:bookmarkStart w:id="5407" w:name="_Toc491827207"/>
      <w:bookmarkStart w:id="5408" w:name="_Toc491859714"/>
      <w:bookmarkStart w:id="5409" w:name="_Toc491864504"/>
      <w:bookmarkStart w:id="5410" w:name="_Toc491868295"/>
      <w:bookmarkStart w:id="5411" w:name="_Toc490719378"/>
      <w:r w:rsidRPr="008D1738">
        <w:rPr>
          <w:lang w:val="en-PH"/>
        </w:rPr>
        <w:lastRenderedPageBreak/>
        <w:t>Component Diagram</w:t>
      </w:r>
      <w:bookmarkEnd w:id="5407"/>
      <w:bookmarkEnd w:id="5408"/>
      <w:bookmarkEnd w:id="5409"/>
      <w:bookmarkEnd w:id="5410"/>
    </w:p>
    <w:p w14:paraId="3E283B82" w14:textId="5284BA96" w:rsidR="00150F42" w:rsidRDefault="0089321F">
      <w:pPr>
        <w:ind w:left="792"/>
        <w:rPr>
          <w:lang w:val="en-PH"/>
        </w:rPr>
        <w:pPrChange w:id="5412" w:author="Marc Adrian  Jimenez" w:date="2017-08-17T07:52:00Z">
          <w:pPr>
            <w:pStyle w:val="11"/>
            <w:jc w:val="left"/>
          </w:pPr>
        </w:pPrChange>
      </w:pPr>
      <w:r>
        <w:rPr>
          <w:noProof/>
          <w:lang w:val="en-PH" w:eastAsia="en-PH"/>
        </w:rPr>
        <w:drawing>
          <wp:inline distT="0" distB="0" distL="0" distR="0" wp14:anchorId="3D8096E3" wp14:editId="340A3372">
            <wp:extent cx="5943600" cy="3234690"/>
            <wp:effectExtent l="0" t="0" r="0" b="3810"/>
            <wp:docPr id="21" name="Picture 21"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bookmarkEnd w:id="5411"/>
    </w:p>
    <w:p w14:paraId="64ED7B20" w14:textId="77777777" w:rsidR="00E91340" w:rsidRPr="00E91340" w:rsidRDefault="00150F42" w:rsidP="00A81BC2">
      <w:pPr>
        <w:pStyle w:val="11"/>
        <w:jc w:val="left"/>
        <w:rPr>
          <w:ins w:id="5413" w:author="Marc Adrian  Jimenez" w:date="2017-08-17T07:53:00Z"/>
          <w:lang w:val="en-PH"/>
          <w:rPrChange w:id="5414" w:author="Marc Adrian  Jimenez" w:date="2017-08-17T07:53:00Z">
            <w:rPr>
              <w:ins w:id="5415" w:author="Marc Adrian  Jimenez" w:date="2017-08-17T07:53:00Z"/>
            </w:rPr>
          </w:rPrChange>
        </w:rPr>
      </w:pPr>
      <w:bookmarkStart w:id="5416" w:name="_Toc491827208"/>
      <w:bookmarkStart w:id="5417" w:name="_Toc491859715"/>
      <w:bookmarkStart w:id="5418" w:name="_Toc491864505"/>
      <w:bookmarkStart w:id="5419" w:name="_Toc491868296"/>
      <w:bookmarkStart w:id="5420" w:name="_Toc490719379"/>
      <w:r w:rsidRPr="00A81BC2">
        <w:t>Package</w:t>
      </w:r>
      <w:r w:rsidRPr="008D1738">
        <w:rPr>
          <w:lang w:val="en-PH"/>
        </w:rPr>
        <w:t xml:space="preserve"> Diagram</w:t>
      </w:r>
      <w:bookmarkEnd w:id="5416"/>
      <w:bookmarkEnd w:id="5417"/>
      <w:bookmarkEnd w:id="5418"/>
      <w:bookmarkEnd w:id="5419"/>
    </w:p>
    <w:p w14:paraId="287FCEDB" w14:textId="167D6DE4" w:rsidR="00150F42" w:rsidRDefault="00083FF8">
      <w:pPr>
        <w:ind w:left="792"/>
        <w:rPr>
          <w:lang w:val="en-PH"/>
        </w:rPr>
        <w:pPrChange w:id="5421" w:author="Marc Adrian  Jimenez" w:date="2017-08-17T07:53:00Z">
          <w:pPr>
            <w:pStyle w:val="11"/>
            <w:jc w:val="left"/>
          </w:pPr>
        </w:pPrChange>
      </w:pPr>
      <w:ins w:id="5422" w:author="Joey Bernadette Dela Cruz" w:date="2017-08-17T03:22:00Z">
        <w:del w:id="5423" w:author="Marc Adrian  Jimenez" w:date="2017-08-17T07:53:00Z">
          <w:r w:rsidRPr="00083FF8" w:rsidDel="00E91340">
            <w:delText xml:space="preserve"> </w:delText>
          </w:r>
        </w:del>
        <w:r>
          <w:rPr>
            <w:noProof/>
            <w:lang w:val="en-PH" w:eastAsia="en-PH"/>
          </w:rPr>
          <w:drawing>
            <wp:inline distT="0" distB="0" distL="0" distR="0" wp14:anchorId="10062FE4" wp14:editId="5EC4934D">
              <wp:extent cx="5856718" cy="2268104"/>
              <wp:effectExtent l="0" t="0" r="0" b="0"/>
              <wp:docPr id="52" name="Picture 52" descr="C:\Users\Jobie\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bie\AppData\Local\Microsoft\Windows\INetCache\Content.Word\Package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3152" cy="2274468"/>
                      </a:xfrm>
                      <a:prstGeom prst="rect">
                        <a:avLst/>
                      </a:prstGeom>
                      <a:noFill/>
                      <a:ln>
                        <a:noFill/>
                      </a:ln>
                    </pic:spPr>
                  </pic:pic>
                </a:graphicData>
              </a:graphic>
            </wp:inline>
          </w:drawing>
        </w:r>
        <w:bookmarkEnd w:id="5420"/>
        <w:r>
          <w:rPr>
            <w:lang w:val="en-PH"/>
          </w:rPr>
          <w:t xml:space="preserve"> </w:t>
        </w:r>
      </w:ins>
      <w:del w:id="5424" w:author="Joey Bernadette Dela Cruz" w:date="2017-08-17T03:22:00Z">
        <w:r w:rsidR="00A81BC2">
          <w:rPr>
            <w:noProof/>
            <w:lang w:val="en-PH" w:eastAsia="en-PH"/>
          </w:rPr>
          <w:drawing>
            <wp:inline distT="0" distB="0" distL="0" distR="0" wp14:anchorId="70AFD14B" wp14:editId="26701283">
              <wp:extent cx="5943600" cy="2481204"/>
              <wp:effectExtent l="0" t="0" r="0" b="0"/>
              <wp:docPr id="12" name="Picture 12"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del>
    </w:p>
    <w:p w14:paraId="6B4DDAE8" w14:textId="77777777" w:rsidR="00E91340" w:rsidRDefault="00150F42" w:rsidP="0089321F">
      <w:pPr>
        <w:pStyle w:val="11"/>
        <w:jc w:val="left"/>
        <w:rPr>
          <w:ins w:id="5425" w:author="Marc Adrian  Jimenez" w:date="2017-08-17T07:53:00Z"/>
          <w:lang w:val="en-PH"/>
        </w:rPr>
      </w:pPr>
      <w:bookmarkStart w:id="5426" w:name="_Toc491827209"/>
      <w:bookmarkStart w:id="5427" w:name="_Toc491859716"/>
      <w:bookmarkStart w:id="5428" w:name="_Toc491864506"/>
      <w:bookmarkStart w:id="5429" w:name="_Toc491868297"/>
      <w:bookmarkStart w:id="5430" w:name="_Toc490719380"/>
      <w:r w:rsidRPr="008D1738">
        <w:rPr>
          <w:lang w:val="en-PH"/>
        </w:rPr>
        <w:lastRenderedPageBreak/>
        <w:t>Composite Structure</w:t>
      </w:r>
      <w:bookmarkEnd w:id="5426"/>
      <w:bookmarkEnd w:id="5427"/>
      <w:bookmarkEnd w:id="5428"/>
      <w:bookmarkEnd w:id="5429"/>
    </w:p>
    <w:p w14:paraId="4A2F7F39" w14:textId="4DB6725B" w:rsidR="00150F42" w:rsidRPr="008D1738" w:rsidRDefault="0089321F">
      <w:pPr>
        <w:ind w:left="792"/>
        <w:rPr>
          <w:lang w:val="en-PH"/>
        </w:rPr>
        <w:pPrChange w:id="5431" w:author="Marc Adrian  Jimenez" w:date="2017-08-17T07:53:00Z">
          <w:pPr>
            <w:pStyle w:val="11"/>
            <w:jc w:val="left"/>
          </w:pPr>
        </w:pPrChange>
      </w:pPr>
      <w:r>
        <w:rPr>
          <w:noProof/>
          <w:lang w:val="en-PH" w:eastAsia="en-PH"/>
        </w:rPr>
        <w:drawing>
          <wp:inline distT="0" distB="0" distL="0" distR="0" wp14:anchorId="688FEF7B" wp14:editId="74E32A0E">
            <wp:extent cx="5353050" cy="4114800"/>
            <wp:effectExtent l="0" t="0" r="0" b="0"/>
            <wp:docPr id="22" name="Picture 22"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bookmarkEnd w:id="5430"/>
    </w:p>
    <w:p w14:paraId="70FBC37A" w14:textId="77777777" w:rsidR="00E91340" w:rsidRPr="00E91340" w:rsidRDefault="00150F42" w:rsidP="00D418C2">
      <w:pPr>
        <w:pStyle w:val="11"/>
        <w:jc w:val="left"/>
        <w:rPr>
          <w:ins w:id="5432" w:author="Marc Adrian  Jimenez" w:date="2017-08-17T07:53:00Z"/>
          <w:lang w:val="en-PH"/>
          <w:rPrChange w:id="5433" w:author="Marc Adrian  Jimenez" w:date="2017-08-17T07:53:00Z">
            <w:rPr>
              <w:ins w:id="5434" w:author="Marc Adrian  Jimenez" w:date="2017-08-17T07:53:00Z"/>
            </w:rPr>
          </w:rPrChange>
        </w:rPr>
      </w:pPr>
      <w:bookmarkStart w:id="5435" w:name="_Toc491827210"/>
      <w:bookmarkStart w:id="5436" w:name="_Toc491859717"/>
      <w:bookmarkStart w:id="5437" w:name="_Toc491864507"/>
      <w:bookmarkStart w:id="5438" w:name="_Toc491868298"/>
      <w:bookmarkStart w:id="5439" w:name="_Toc490719381"/>
      <w:r w:rsidRPr="008D1738">
        <w:rPr>
          <w:lang w:val="en-PH"/>
        </w:rPr>
        <w:t>Interaction Overview</w:t>
      </w:r>
      <w:bookmarkEnd w:id="5435"/>
      <w:bookmarkEnd w:id="5436"/>
      <w:bookmarkEnd w:id="5437"/>
      <w:bookmarkEnd w:id="5438"/>
    </w:p>
    <w:p w14:paraId="7431667F" w14:textId="6BE2A5B3" w:rsidR="00D418C2" w:rsidRPr="00E81961" w:rsidRDefault="00AE7326">
      <w:pPr>
        <w:ind w:left="792"/>
        <w:rPr>
          <w:lang w:val="en-PH"/>
        </w:rPr>
        <w:pPrChange w:id="5440" w:author="Marc Adrian  Jimenez" w:date="2017-08-17T07:53:00Z">
          <w:pPr>
            <w:pStyle w:val="11"/>
            <w:jc w:val="left"/>
          </w:pPr>
        </w:pPrChange>
      </w:pPr>
      <w:ins w:id="5441" w:author="Joey Bernadette Dela Cruz" w:date="2017-08-17T03:28:00Z">
        <w:del w:id="5442" w:author="Marc Adrian  Jimenez" w:date="2017-08-17T07:53:00Z">
          <w:r w:rsidRPr="00AE7326" w:rsidDel="00E91340">
            <w:delText xml:space="preserve"> </w:delText>
          </w:r>
        </w:del>
        <w:r>
          <w:rPr>
            <w:noProof/>
            <w:lang w:val="en-PH" w:eastAsia="en-PH"/>
          </w:rPr>
          <w:drawing>
            <wp:inline distT="0" distB="0" distL="0" distR="0" wp14:anchorId="2D2B2B7E" wp14:editId="070E549B">
              <wp:extent cx="6012671" cy="3105150"/>
              <wp:effectExtent l="0" t="0" r="7620" b="0"/>
              <wp:docPr id="53" name="Picture 53"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bie\AppData\Local\Microsoft\Windows\INetCache\Content.Word\Interaction 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19612" cy="3108734"/>
                      </a:xfrm>
                      <a:prstGeom prst="rect">
                        <a:avLst/>
                      </a:prstGeom>
                      <a:noFill/>
                      <a:ln>
                        <a:noFill/>
                      </a:ln>
                    </pic:spPr>
                  </pic:pic>
                </a:graphicData>
              </a:graphic>
            </wp:inline>
          </w:drawing>
        </w:r>
        <w:bookmarkEnd w:id="5439"/>
        <w:r>
          <w:rPr>
            <w:lang w:val="en-PH"/>
          </w:rPr>
          <w:t xml:space="preserve"> </w:t>
        </w:r>
      </w:ins>
      <w:del w:id="5443" w:author="Joey Bernadette Dela Cruz" w:date="2017-08-17T03:28:00Z">
        <w:r w:rsidR="00E81961">
          <w:rPr>
            <w:noProof/>
            <w:lang w:val="en-PH" w:eastAsia="en-PH"/>
          </w:rPr>
          <w:drawing>
            <wp:inline distT="0" distB="0" distL="0" distR="0" wp14:anchorId="3962CAF9" wp14:editId="4D8B80C5">
              <wp:extent cx="5943600" cy="2838450"/>
              <wp:effectExtent l="0" t="0" r="0" b="0"/>
              <wp:docPr id="14" name="Picture 14"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del>
    </w:p>
    <w:p w14:paraId="759F5CB6" w14:textId="77777777" w:rsidR="00150F42" w:rsidRPr="00150D4E" w:rsidRDefault="00150F42" w:rsidP="00150F42">
      <w:pPr>
        <w:pStyle w:val="ChapterName"/>
        <w:numPr>
          <w:ilvl w:val="0"/>
          <w:numId w:val="7"/>
        </w:numPr>
      </w:pPr>
      <w:bookmarkStart w:id="5444" w:name="_Toc476753186"/>
      <w:bookmarkStart w:id="5445" w:name="_Toc476986917"/>
      <w:bookmarkStart w:id="5446" w:name="_Toc479024702"/>
      <w:bookmarkStart w:id="5447" w:name="_Toc479197383"/>
      <w:bookmarkStart w:id="5448" w:name="_Toc479371768"/>
      <w:bookmarkStart w:id="5449" w:name="_Toc490719382"/>
      <w:bookmarkStart w:id="5450" w:name="_Toc491827211"/>
      <w:bookmarkStart w:id="5451" w:name="_Toc491859718"/>
      <w:bookmarkStart w:id="5452" w:name="_Toc491864508"/>
      <w:bookmarkStart w:id="5453" w:name="_Toc491868299"/>
      <w:r w:rsidRPr="00150D4E">
        <w:lastRenderedPageBreak/>
        <w:t>A</w:t>
      </w:r>
      <w:bookmarkEnd w:id="5444"/>
      <w:r w:rsidRPr="00150D4E">
        <w:t>ppendi</w:t>
      </w:r>
      <w:bookmarkEnd w:id="5445"/>
      <w:bookmarkEnd w:id="5446"/>
      <w:bookmarkEnd w:id="5447"/>
      <w:bookmarkEnd w:id="5448"/>
      <w:r w:rsidRPr="00150D4E">
        <w:t>ces</w:t>
      </w:r>
      <w:bookmarkStart w:id="5454" w:name="_Toc479372693"/>
      <w:bookmarkStart w:id="5455" w:name="_Toc479373791"/>
      <w:bookmarkEnd w:id="5449"/>
      <w:bookmarkEnd w:id="5450"/>
      <w:bookmarkEnd w:id="5451"/>
      <w:bookmarkEnd w:id="5452"/>
      <w:bookmarkEnd w:id="5453"/>
      <w:bookmarkEnd w:id="5454"/>
      <w:bookmarkEnd w:id="5455"/>
    </w:p>
    <w:p w14:paraId="7DB49744" w14:textId="77777777" w:rsidR="00150F42" w:rsidRPr="00275869" w:rsidRDefault="00150F42" w:rsidP="00150F42">
      <w:pPr>
        <w:pStyle w:val="ListParagraph"/>
        <w:keepNext/>
        <w:keepLines/>
        <w:numPr>
          <w:ilvl w:val="0"/>
          <w:numId w:val="1"/>
        </w:numPr>
        <w:spacing w:before="40" w:after="0"/>
        <w:contextualSpacing w:val="0"/>
        <w:outlineLvl w:val="1"/>
        <w:rPr>
          <w:b/>
          <w:vanish/>
          <w:lang w:val="en-PH"/>
        </w:rPr>
      </w:pPr>
      <w:bookmarkStart w:id="5456" w:name="_Toc479376307"/>
      <w:bookmarkStart w:id="5457" w:name="_Toc479376346"/>
      <w:bookmarkStart w:id="5458" w:name="_Toc479376404"/>
      <w:bookmarkStart w:id="5459" w:name="_Toc479445049"/>
      <w:bookmarkStart w:id="5460" w:name="_Toc489875031"/>
      <w:bookmarkStart w:id="5461" w:name="_Toc490416406"/>
      <w:bookmarkStart w:id="5462" w:name="_Toc490434828"/>
      <w:bookmarkStart w:id="5463" w:name="_Toc490539452"/>
      <w:bookmarkStart w:id="5464" w:name="_Toc490539593"/>
      <w:bookmarkStart w:id="5465" w:name="_Toc490566167"/>
      <w:bookmarkStart w:id="5466" w:name="_Toc490593582"/>
      <w:bookmarkStart w:id="5467" w:name="_Toc490717744"/>
      <w:bookmarkStart w:id="5468" w:name="_Toc490717853"/>
      <w:bookmarkStart w:id="5469" w:name="_Toc490718202"/>
      <w:bookmarkStart w:id="5470" w:name="_Toc490718436"/>
      <w:bookmarkStart w:id="5471" w:name="_Toc490718577"/>
      <w:bookmarkStart w:id="5472" w:name="_Toc490718706"/>
      <w:bookmarkStart w:id="5473" w:name="_Toc490718818"/>
      <w:bookmarkStart w:id="5474" w:name="_Toc490719270"/>
      <w:bookmarkStart w:id="5475" w:name="_Toc490719383"/>
      <w:bookmarkStart w:id="5476" w:name="_Toc490719496"/>
      <w:bookmarkStart w:id="5477" w:name="_Toc490719609"/>
      <w:bookmarkStart w:id="5478" w:name="_Toc490719779"/>
      <w:bookmarkStart w:id="5479" w:name="_Toc490719888"/>
      <w:bookmarkStart w:id="5480" w:name="_Toc490719997"/>
      <w:bookmarkStart w:id="5481" w:name="_Toc490720107"/>
      <w:bookmarkStart w:id="5482" w:name="_Toc490720214"/>
      <w:bookmarkStart w:id="5483" w:name="_Toc490720320"/>
      <w:bookmarkStart w:id="5484" w:name="_Toc490720426"/>
      <w:bookmarkStart w:id="5485" w:name="_Toc490720532"/>
      <w:bookmarkStart w:id="5486" w:name="_Toc490721466"/>
      <w:bookmarkStart w:id="5487" w:name="_Toc490730292"/>
      <w:bookmarkStart w:id="5488" w:name="_Toc491823578"/>
      <w:bookmarkStart w:id="5489" w:name="_Toc491823721"/>
      <w:bookmarkStart w:id="5490" w:name="_Toc491824291"/>
      <w:bookmarkStart w:id="5491" w:name="_Toc491824392"/>
      <w:bookmarkStart w:id="5492" w:name="_Toc491824461"/>
      <w:bookmarkStart w:id="5493" w:name="_Toc491824588"/>
      <w:bookmarkStart w:id="5494" w:name="_Toc491824691"/>
      <w:bookmarkStart w:id="5495" w:name="_Toc491824794"/>
      <w:bookmarkStart w:id="5496" w:name="_Toc491824897"/>
      <w:bookmarkStart w:id="5497" w:name="_Toc491825000"/>
      <w:bookmarkStart w:id="5498" w:name="_Toc491825103"/>
      <w:bookmarkStart w:id="5499" w:name="_Toc491826009"/>
      <w:bookmarkStart w:id="5500" w:name="_Toc491826111"/>
      <w:bookmarkStart w:id="5501" w:name="_Toc491827212"/>
      <w:bookmarkStart w:id="5502" w:name="_Toc491827678"/>
      <w:bookmarkStart w:id="5503" w:name="_Toc491856829"/>
      <w:bookmarkStart w:id="5504" w:name="_Toc491857179"/>
      <w:bookmarkStart w:id="5505" w:name="_Toc491857399"/>
      <w:bookmarkStart w:id="5506" w:name="_Toc491858199"/>
      <w:bookmarkStart w:id="5507" w:name="_Toc491858544"/>
      <w:bookmarkStart w:id="5508" w:name="_Toc491859719"/>
      <w:bookmarkStart w:id="5509" w:name="_Toc491859875"/>
      <w:bookmarkStart w:id="5510" w:name="_Toc491861892"/>
      <w:bookmarkStart w:id="5511" w:name="_Toc491862250"/>
      <w:bookmarkStart w:id="5512" w:name="_Toc491862368"/>
      <w:bookmarkStart w:id="5513" w:name="_Toc491862521"/>
      <w:bookmarkStart w:id="5514" w:name="_Toc491862636"/>
      <w:bookmarkStart w:id="5515" w:name="_Toc491862750"/>
      <w:bookmarkStart w:id="5516" w:name="_Toc491862861"/>
      <w:bookmarkStart w:id="5517" w:name="_Toc491862911"/>
      <w:bookmarkStart w:id="5518" w:name="_Toc491862988"/>
      <w:bookmarkStart w:id="5519" w:name="_Toc491863345"/>
      <w:bookmarkStart w:id="5520" w:name="_Toc491863750"/>
      <w:bookmarkStart w:id="5521" w:name="_Toc491865955"/>
      <w:bookmarkStart w:id="5522" w:name="_Toc491864509"/>
      <w:bookmarkStart w:id="5523" w:name="_Toc491866556"/>
      <w:bookmarkStart w:id="5524" w:name="_Toc491868152"/>
      <w:bookmarkStart w:id="5525" w:name="_Toc491868300"/>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p>
    <w:bookmarkStart w:id="5526" w:name="_Toc491868301" w:displacedByCustomXml="next"/>
    <w:bookmarkStart w:id="5527" w:name="_Toc491864510" w:displacedByCustomXml="next"/>
    <w:bookmarkStart w:id="5528" w:name="_Toc491859720" w:displacedByCustomXml="next"/>
    <w:bookmarkStart w:id="5529" w:name="_Toc491827213" w:displacedByCustomXml="next"/>
    <w:bookmarkStart w:id="5530" w:name="_Toc490719384" w:displacedByCustomXml="next"/>
    <w:sdt>
      <w:sdtPr>
        <w:rPr>
          <w:rFonts w:eastAsiaTheme="minorHAnsi" w:cstheme="minorBidi"/>
          <w:b w:val="0"/>
          <w:noProof w:val="0"/>
          <w:sz w:val="22"/>
          <w:szCs w:val="22"/>
          <w:lang w:val="en-PH" w:eastAsia="en-US"/>
        </w:rPr>
        <w:id w:val="-1768683953"/>
        <w:docPartObj>
          <w:docPartGallery w:val="Bibliographies"/>
          <w:docPartUnique/>
        </w:docPartObj>
      </w:sdtPr>
      <w:sdtEndPr>
        <w:rPr>
          <w:lang w:val="en-US"/>
        </w:rPr>
      </w:sdtEndPr>
      <w:sdtContent>
        <w:p w14:paraId="60B2529A" w14:textId="16EB2D1A" w:rsidR="005A3808" w:rsidRDefault="00150F42">
          <w:pPr>
            <w:pStyle w:val="11"/>
            <w:pPrChange w:id="5531" w:author="Marc Adrian  Jimenez" w:date="2017-08-30T14:38:00Z">
              <w:pPr>
                <w:pStyle w:val="11"/>
                <w:spacing w:line="240" w:lineRule="auto"/>
              </w:pPr>
            </w:pPrChange>
          </w:pPr>
          <w:r>
            <w:t>Bibliography</w:t>
          </w:r>
          <w:bookmarkEnd w:id="5530"/>
          <w:bookmarkEnd w:id="5529"/>
          <w:bookmarkEnd w:id="5528"/>
          <w:bookmarkEnd w:id="5527"/>
          <w:bookmarkEnd w:id="5526"/>
        </w:p>
        <w:p w14:paraId="460693E5" w14:textId="77777777" w:rsidR="0012650D" w:rsidRDefault="00150F42" w:rsidP="0012650D">
          <w:pPr>
            <w:pStyle w:val="Bibliography"/>
            <w:ind w:left="720" w:hanging="720"/>
            <w:rPr>
              <w:noProof/>
              <w:sz w:val="24"/>
              <w:szCs w:val="24"/>
            </w:rPr>
          </w:pPr>
          <w:r>
            <w:fldChar w:fldCharType="begin"/>
          </w:r>
          <w:r>
            <w:instrText xml:space="preserve"> BIBLIOGRAPHY </w:instrText>
          </w:r>
          <w:r>
            <w:fldChar w:fldCharType="separate"/>
          </w:r>
          <w:r w:rsidR="0012650D">
            <w:rPr>
              <w:noProof/>
            </w:rPr>
            <w:t xml:space="preserve">Anthony, S. (2013, September 20). </w:t>
          </w:r>
          <w:r w:rsidR="0012650D">
            <w:rPr>
              <w:i/>
              <w:iCs/>
              <w:noProof/>
            </w:rPr>
            <w:t>iPhone 5 vs. Galaxy S4: Apple smartphones trounce Android in overall responsiveness</w:t>
          </w:r>
          <w:r w:rsidR="0012650D">
            <w:rPr>
              <w:noProof/>
            </w:rPr>
            <w:t>. Retrieved from Extremetech: https://www.google.com.ph/url?sa=t&amp;rct=j&amp;q=&amp;esrc=s&amp;source=web&amp;cd=1&amp;cad=rja&amp;uact=8&amp;ved=0ahUKEwiI0crV9PzVAhXGTLwKHVKtAvkQFggmMAA&amp;url=https%3A%2F%2Fwww.extremetech.com%2Fcomputing%2F167040-iphone-5-vs-galaxy-s4-apple-phones-trounce-android-in-touchscreen-res</w:t>
          </w:r>
        </w:p>
        <w:p w14:paraId="0564A3F1" w14:textId="77777777" w:rsidR="0012650D" w:rsidRDefault="0012650D" w:rsidP="0012650D">
          <w:pPr>
            <w:pStyle w:val="Bibliography"/>
            <w:ind w:left="720" w:hanging="720"/>
            <w:rPr>
              <w:noProof/>
            </w:rPr>
          </w:pPr>
          <w:r>
            <w:rPr>
              <w:noProof/>
            </w:rPr>
            <w:t xml:space="preserve">Beal, V. (n.d.). </w:t>
          </w:r>
          <w:r>
            <w:rPr>
              <w:i/>
              <w:iCs/>
              <w:noProof/>
            </w:rPr>
            <w:t>Mobile Operating System (OS)</w:t>
          </w:r>
          <w:r>
            <w:rPr>
              <w:noProof/>
            </w:rPr>
            <w:t>. Retrieved from webopedia: http://www.webopedia.com/TERM/M/mobile_operating_system.html</w:t>
          </w:r>
        </w:p>
        <w:p w14:paraId="00F20FAC" w14:textId="77777777" w:rsidR="0012650D" w:rsidRDefault="0012650D" w:rsidP="0012650D">
          <w:pPr>
            <w:pStyle w:val="Bibliography"/>
            <w:ind w:left="720" w:hanging="720"/>
            <w:rPr>
              <w:noProof/>
            </w:rPr>
          </w:pPr>
          <w:r>
            <w:rPr>
              <w:noProof/>
            </w:rPr>
            <w:t xml:space="preserve">Campos, D., Williams, G., &amp; Tiganus, A. (2011, November 18). </w:t>
          </w:r>
          <w:r>
            <w:rPr>
              <w:i/>
              <w:iCs/>
              <w:noProof/>
            </w:rPr>
            <w:t>Why are iOS touch and swipe interfaces so much more responsive than Android?</w:t>
          </w:r>
          <w:r>
            <w:rPr>
              <w:noProof/>
            </w:rPr>
            <w:t xml:space="preserve"> Retrieved from Quora: https://www.quora.com/Why-are-iOS-touch-and-swipe-interfaces-so-much-more-responsive-than-Android</w:t>
          </w:r>
        </w:p>
        <w:p w14:paraId="614FF906" w14:textId="77777777" w:rsidR="0012650D" w:rsidRDefault="0012650D" w:rsidP="0012650D">
          <w:pPr>
            <w:pStyle w:val="Bibliography"/>
            <w:ind w:left="720" w:hanging="720"/>
            <w:rPr>
              <w:noProof/>
            </w:rPr>
          </w:pPr>
          <w:r>
            <w:rPr>
              <w:noProof/>
            </w:rPr>
            <w:t xml:space="preserve">Cecere, G., Corrocher, N., &amp; Battaglia, R. D. (2014). Innovation and Competition in the Smartphone Industry: Is there a dominant design? </w:t>
          </w:r>
          <w:r>
            <w:rPr>
              <w:i/>
              <w:iCs/>
              <w:noProof/>
            </w:rPr>
            <w:t>Telecommunications Policy</w:t>
          </w:r>
          <w:r>
            <w:rPr>
              <w:noProof/>
            </w:rPr>
            <w:t>, 2-13.</w:t>
          </w:r>
        </w:p>
        <w:p w14:paraId="54113638" w14:textId="77777777" w:rsidR="0012650D" w:rsidRDefault="0012650D" w:rsidP="0012650D">
          <w:pPr>
            <w:pStyle w:val="Bibliography"/>
            <w:ind w:left="720" w:hanging="720"/>
            <w:rPr>
              <w:noProof/>
            </w:rPr>
          </w:pPr>
          <w:r>
            <w:rPr>
              <w:noProof/>
            </w:rPr>
            <w:t>Celik, S. (2013, February). Factors Which Influence Key Entry Speed on Hard and Soft Keyboards: Experience, Eye Behaviors, and Finger Movements. Massachusets, United States of Americac.</w:t>
          </w:r>
        </w:p>
        <w:p w14:paraId="3359DBE2" w14:textId="77777777" w:rsidR="0012650D" w:rsidRDefault="0012650D" w:rsidP="0012650D">
          <w:pPr>
            <w:pStyle w:val="Bibliography"/>
            <w:ind w:left="720" w:hanging="720"/>
            <w:rPr>
              <w:noProof/>
            </w:rPr>
          </w:pPr>
          <w:r>
            <w:rPr>
              <w:noProof/>
            </w:rPr>
            <w:t>Cichoń, K., Sobecki, J., &amp; Szymański, J. (2013, June 24-25). Gesture Tracking and Recognition in Touchscreens Usability Testing. Warsaw, Poland.</w:t>
          </w:r>
        </w:p>
        <w:p w14:paraId="19554944" w14:textId="77777777" w:rsidR="0012650D" w:rsidRDefault="0012650D" w:rsidP="0012650D">
          <w:pPr>
            <w:pStyle w:val="Bibliography"/>
            <w:ind w:left="720" w:hanging="720"/>
            <w:rPr>
              <w:noProof/>
            </w:rPr>
          </w:pPr>
          <w:r>
            <w:rPr>
              <w:noProof/>
            </w:rPr>
            <w:t>Cromar, S. (2010, November 29). Smartphones in the U.S.: Market Analysis.</w:t>
          </w:r>
        </w:p>
        <w:p w14:paraId="77E87936" w14:textId="77777777" w:rsidR="0012650D" w:rsidRDefault="0012650D" w:rsidP="0012650D">
          <w:pPr>
            <w:pStyle w:val="Bibliography"/>
            <w:ind w:left="720" w:hanging="720"/>
            <w:rPr>
              <w:noProof/>
            </w:rPr>
          </w:pPr>
          <w:r>
            <w:rPr>
              <w:noProof/>
            </w:rPr>
            <w:t xml:space="preserve">DMC Co., Ltd. (2011). </w:t>
          </w:r>
          <w:r>
            <w:rPr>
              <w:i/>
              <w:iCs/>
              <w:noProof/>
            </w:rPr>
            <w:t>The Touch Screen Museum.</w:t>
          </w:r>
          <w:r>
            <w:rPr>
              <w:noProof/>
            </w:rPr>
            <w:t xml:space="preserve"> Retrieved from DMC Co., Ltd.: https://www.dmccoltd.com/english/museum/touchscreens/ad.html</w:t>
          </w:r>
        </w:p>
        <w:p w14:paraId="2C7EFFB5" w14:textId="77777777" w:rsidR="0012650D" w:rsidRDefault="0012650D" w:rsidP="0012650D">
          <w:pPr>
            <w:pStyle w:val="Bibliography"/>
            <w:ind w:left="720" w:hanging="720"/>
            <w:rPr>
              <w:noProof/>
            </w:rPr>
          </w:pPr>
          <w:r>
            <w:rPr>
              <w:noProof/>
            </w:rPr>
            <w:lastRenderedPageBreak/>
            <w:t xml:space="preserve">Erickson, J. (2013, October 15). </w:t>
          </w:r>
          <w:r>
            <w:rPr>
              <w:i/>
              <w:iCs/>
              <w:noProof/>
            </w:rPr>
            <w:t>Improving performance, accuracy, and reliability in touch-screen based applications</w:t>
          </w:r>
          <w:r>
            <w:rPr>
              <w:noProof/>
            </w:rPr>
            <w:t>. Retrieved from Embedded-computing: http://embedded-computing.com/articles/improving-accuracy-reliability-touch-screen-based-applications/</w:t>
          </w:r>
        </w:p>
        <w:p w14:paraId="1F249C98" w14:textId="77777777" w:rsidR="0012650D" w:rsidRDefault="0012650D" w:rsidP="0012650D">
          <w:pPr>
            <w:pStyle w:val="Bibliography"/>
            <w:ind w:left="720" w:hanging="720"/>
            <w:rPr>
              <w:noProof/>
            </w:rPr>
          </w:pPr>
          <w:r>
            <w:rPr>
              <w:noProof/>
            </w:rPr>
            <w:t xml:space="preserve">Ganapati, P. (2010, March 4). </w:t>
          </w:r>
          <w:r>
            <w:rPr>
              <w:i/>
              <w:iCs/>
              <w:noProof/>
            </w:rPr>
            <w:t>Finger Fail: Why Most Touchscreens Miss the Point</w:t>
          </w:r>
          <w:r>
            <w:rPr>
              <w:noProof/>
            </w:rPr>
            <w:t>. Retrieved from wired: ttps://www.wired.com/2010/03/touchscreens-smartphones/</w:t>
          </w:r>
        </w:p>
        <w:p w14:paraId="5A9844E4" w14:textId="77777777" w:rsidR="0012650D" w:rsidRDefault="0012650D" w:rsidP="0012650D">
          <w:pPr>
            <w:pStyle w:val="Bibliography"/>
            <w:ind w:left="720" w:hanging="720"/>
            <w:rPr>
              <w:noProof/>
            </w:rPr>
          </w:pPr>
          <w:r>
            <w:rPr>
              <w:noProof/>
            </w:rPr>
            <w:t>Gao, Y., Luo, Y., Chen, D., Huang, H., Dong, W., Xia, M., . . . Bu, L. (2017, May 1-4). Every Pixel Counts: Fine-Grained UI Rendering Analysis for Mobile Applications. Atlanta, Georgia, USA.</w:t>
          </w:r>
        </w:p>
        <w:p w14:paraId="1E97B838" w14:textId="77777777" w:rsidR="0012650D" w:rsidRDefault="0012650D" w:rsidP="0012650D">
          <w:pPr>
            <w:pStyle w:val="Bibliography"/>
            <w:ind w:left="720" w:hanging="720"/>
            <w:rPr>
              <w:noProof/>
            </w:rPr>
          </w:pPr>
          <w:r>
            <w:rPr>
              <w:noProof/>
            </w:rPr>
            <w:t>Glavinic, V., Ljubic, S., &amp; Kukec, M. (n.d.). Supporting Universal Usability of Mobile Software: Touchscreen Usability Meta-Test. Croatia.</w:t>
          </w:r>
        </w:p>
        <w:p w14:paraId="3D830A92" w14:textId="77777777" w:rsidR="0012650D" w:rsidRDefault="0012650D" w:rsidP="0012650D">
          <w:pPr>
            <w:pStyle w:val="Bibliography"/>
            <w:ind w:left="720" w:hanging="720"/>
            <w:rPr>
              <w:noProof/>
            </w:rPr>
          </w:pPr>
          <w:r>
            <w:rPr>
              <w:noProof/>
            </w:rPr>
            <w:t xml:space="preserve">Gray, L. (2014). </w:t>
          </w:r>
          <w:r>
            <w:rPr>
              <w:i/>
              <w:iCs/>
              <w:noProof/>
            </w:rPr>
            <w:t>How Does A Touch Screen Work?</w:t>
          </w:r>
          <w:r>
            <w:rPr>
              <w:noProof/>
            </w:rPr>
            <w:t xml:space="preserve"> New York: Gareth Stevens Publishin.</w:t>
          </w:r>
        </w:p>
        <w:p w14:paraId="67394ECA" w14:textId="77777777" w:rsidR="0012650D" w:rsidRDefault="0012650D" w:rsidP="0012650D">
          <w:pPr>
            <w:pStyle w:val="Bibliography"/>
            <w:ind w:left="720" w:hanging="720"/>
            <w:rPr>
              <w:noProof/>
            </w:rPr>
          </w:pPr>
          <w:r>
            <w:rPr>
              <w:noProof/>
            </w:rPr>
            <w:t xml:space="preserve">Jaio, C. (2016, July 12). </w:t>
          </w:r>
          <w:r>
            <w:rPr>
              <w:i/>
              <w:iCs/>
              <w:noProof/>
            </w:rPr>
            <w:t>Smartphone users to double to 90 million in five years</w:t>
          </w:r>
          <w:r>
            <w:rPr>
              <w:noProof/>
            </w:rPr>
            <w:t>. Retrieved from CNN Philippines: http://cnnphilippines.com/business/2016/07/12/smartphone-users-90-million-in-five-years.html</w:t>
          </w:r>
        </w:p>
        <w:p w14:paraId="1C908DBA" w14:textId="77777777" w:rsidR="0012650D" w:rsidRDefault="0012650D" w:rsidP="0012650D">
          <w:pPr>
            <w:pStyle w:val="Bibliography"/>
            <w:ind w:left="720" w:hanging="720"/>
            <w:rPr>
              <w:noProof/>
            </w:rPr>
          </w:pPr>
          <w:r>
            <w:rPr>
              <w:noProof/>
            </w:rPr>
            <w:t>Kinahan, S. (2015, February 10). Why is the CPU of the iPhone 6 and iPhone 6 Plus not more than Dual-Core 1.4 GHz?</w:t>
          </w:r>
        </w:p>
        <w:p w14:paraId="7099D316" w14:textId="77777777" w:rsidR="0012650D" w:rsidRDefault="0012650D" w:rsidP="0012650D">
          <w:pPr>
            <w:pStyle w:val="Bibliography"/>
            <w:ind w:left="720" w:hanging="720"/>
            <w:rPr>
              <w:noProof/>
            </w:rPr>
          </w:pPr>
          <w:r>
            <w:rPr>
              <w:noProof/>
            </w:rPr>
            <w:t xml:space="preserve">Klein, H. (2013, February ). </w:t>
          </w:r>
          <w:r>
            <w:rPr>
              <w:i/>
              <w:iCs/>
              <w:noProof/>
            </w:rPr>
            <w:t>Noise Immunity of Touchscreen Devices</w:t>
          </w:r>
          <w:r>
            <w:rPr>
              <w:noProof/>
            </w:rPr>
            <w:t>. Retrieved from Cypress: http://www.cypress.com/file/120641/download</w:t>
          </w:r>
        </w:p>
        <w:p w14:paraId="5843EDE0" w14:textId="77777777" w:rsidR="0012650D" w:rsidRDefault="0012650D" w:rsidP="0012650D">
          <w:pPr>
            <w:pStyle w:val="Bibliography"/>
            <w:ind w:left="720" w:hanging="720"/>
            <w:rPr>
              <w:noProof/>
            </w:rPr>
          </w:pPr>
          <w:r>
            <w:rPr>
              <w:noProof/>
            </w:rPr>
            <w:t xml:space="preserve">Lancet, Y. (2012, July 19). </w:t>
          </w:r>
          <w:r>
            <w:rPr>
              <w:i/>
              <w:iCs/>
              <w:noProof/>
            </w:rPr>
            <w:t>What Are the Differences Between Capacitive &amp; Resistive Touchscreens?</w:t>
          </w:r>
          <w:r>
            <w:rPr>
              <w:noProof/>
            </w:rPr>
            <w:t xml:space="preserve"> Retrieved from Makeuseof: http://www.makeuseof.com/tag/differences-capacitive-resistive-touchscreens-si/</w:t>
          </w:r>
        </w:p>
        <w:p w14:paraId="41098005" w14:textId="77777777" w:rsidR="0012650D" w:rsidRDefault="0012650D" w:rsidP="0012650D">
          <w:pPr>
            <w:pStyle w:val="Bibliography"/>
            <w:ind w:left="720" w:hanging="720"/>
            <w:rPr>
              <w:noProof/>
            </w:rPr>
          </w:pPr>
          <w:r>
            <w:rPr>
              <w:noProof/>
            </w:rPr>
            <w:t xml:space="preserve">Lorex Technology. (2012, April 19). </w:t>
          </w:r>
          <w:r>
            <w:rPr>
              <w:i/>
              <w:iCs/>
              <w:noProof/>
            </w:rPr>
            <w:t>How Touch Screen Monitors Work</w:t>
          </w:r>
          <w:r>
            <w:rPr>
              <w:noProof/>
            </w:rPr>
            <w:t>. Retrieved from lorextechnology: https://www.lorextechnology.com/self-serve/how-touch-screen-monitors-work/R-sc3100030</w:t>
          </w:r>
        </w:p>
        <w:p w14:paraId="24810AE6" w14:textId="77777777" w:rsidR="0012650D" w:rsidRDefault="0012650D" w:rsidP="0012650D">
          <w:pPr>
            <w:pStyle w:val="Bibliography"/>
            <w:ind w:left="720" w:hanging="720"/>
            <w:rPr>
              <w:noProof/>
            </w:rPr>
          </w:pPr>
          <w:r>
            <w:rPr>
              <w:noProof/>
            </w:rPr>
            <w:lastRenderedPageBreak/>
            <w:t xml:space="preserve">McCann, A. T. (2017, January 17). </w:t>
          </w:r>
          <w:r>
            <w:rPr>
              <w:i/>
              <w:iCs/>
              <w:noProof/>
            </w:rPr>
            <w:t>Okay, but how do touch screens actually work?</w:t>
          </w:r>
          <w:r>
            <w:rPr>
              <w:noProof/>
            </w:rPr>
            <w:t xml:space="preserve"> Retrieved from ScienceLine: http://scienceline.org/2012/01/okay-but-how-do-touch-screens-actually-work/</w:t>
          </w:r>
        </w:p>
        <w:p w14:paraId="058BCD2F" w14:textId="77777777" w:rsidR="0012650D" w:rsidRDefault="0012650D" w:rsidP="0012650D">
          <w:pPr>
            <w:pStyle w:val="Bibliography"/>
            <w:ind w:left="720" w:hanging="720"/>
            <w:rPr>
              <w:noProof/>
            </w:rPr>
          </w:pPr>
          <w:r>
            <w:rPr>
              <w:i/>
              <w:iCs/>
              <w:noProof/>
            </w:rPr>
            <w:t>Mobile Usability Testing: Fat Finger Syndrome</w:t>
          </w:r>
          <w:r>
            <w:rPr>
              <w:noProof/>
            </w:rPr>
            <w:t>. (2015, April 20). Retrieved from Usability 24/7: https://www.usability247.com/blog/mobile-usability-testing-fat-finger-syndrome/</w:t>
          </w:r>
        </w:p>
        <w:p w14:paraId="5F4B3D51" w14:textId="77777777" w:rsidR="0012650D" w:rsidRDefault="0012650D" w:rsidP="0012650D">
          <w:pPr>
            <w:pStyle w:val="Bibliography"/>
            <w:ind w:left="720" w:hanging="720"/>
            <w:rPr>
              <w:noProof/>
            </w:rPr>
          </w:pPr>
          <w:r>
            <w:rPr>
              <w:noProof/>
            </w:rPr>
            <w:t xml:space="preserve">Nosrati, M., Karimi, R., &amp; Hasanvand, H. A. (2012). Mobile Computing: Principles, Devices and Operating Systems. </w:t>
          </w:r>
          <w:r>
            <w:rPr>
              <w:i/>
              <w:iCs/>
              <w:noProof/>
            </w:rPr>
            <w:t>World Applied Programming</w:t>
          </w:r>
          <w:r>
            <w:rPr>
              <w:noProof/>
            </w:rPr>
            <w:t>, 399-408.</w:t>
          </w:r>
        </w:p>
        <w:p w14:paraId="647C43EF" w14:textId="77777777" w:rsidR="0012650D" w:rsidRDefault="0012650D" w:rsidP="0012650D">
          <w:pPr>
            <w:pStyle w:val="Bibliography"/>
            <w:ind w:left="720" w:hanging="720"/>
            <w:rPr>
              <w:noProof/>
            </w:rPr>
          </w:pPr>
          <w:r>
            <w:rPr>
              <w:noProof/>
            </w:rPr>
            <w:t xml:space="preserve">Pantels, T., Guo, S., &amp; Chabukswar, R. (2014). </w:t>
          </w:r>
          <w:r>
            <w:rPr>
              <w:i/>
              <w:iCs/>
              <w:noProof/>
            </w:rPr>
            <w:t>Touch Response Measurement, Analysis, and Optimization for Windows*</w:t>
          </w:r>
          <w:r>
            <w:rPr>
              <w:noProof/>
            </w:rPr>
            <w:t>. Retrieved from Intel : https://software.intel.com/sites/default/files/managed/85/c5/Touch_Response_Optimization_for_Windows_Apps.pdf</w:t>
          </w:r>
        </w:p>
        <w:p w14:paraId="0E471D2A" w14:textId="77777777" w:rsidR="0012650D" w:rsidRDefault="0012650D" w:rsidP="0012650D">
          <w:pPr>
            <w:pStyle w:val="Bibliography"/>
            <w:ind w:left="720" w:hanging="720"/>
            <w:rPr>
              <w:noProof/>
            </w:rPr>
          </w:pPr>
          <w:r>
            <w:rPr>
              <w:noProof/>
            </w:rPr>
            <w:t>Ping-yong, L., &amp; Zhong-wen, L. (2014). Study on Calibration Algorithm of Embedded Touch Screen. Sichuan, China.</w:t>
          </w:r>
        </w:p>
        <w:p w14:paraId="593698F7" w14:textId="77777777" w:rsidR="0012650D" w:rsidRDefault="0012650D" w:rsidP="0012650D">
          <w:pPr>
            <w:pStyle w:val="Bibliography"/>
            <w:ind w:left="720" w:hanging="720"/>
            <w:rPr>
              <w:noProof/>
            </w:rPr>
          </w:pPr>
          <w:r>
            <w:rPr>
              <w:noProof/>
            </w:rPr>
            <w:t xml:space="preserve">Rouse, M. (2011, December). </w:t>
          </w:r>
          <w:r>
            <w:rPr>
              <w:i/>
              <w:iCs/>
              <w:noProof/>
            </w:rPr>
            <w:t>Mobile Operating System</w:t>
          </w:r>
          <w:r>
            <w:rPr>
              <w:noProof/>
            </w:rPr>
            <w:t>. Retrieved from searchmobilecomputing: http://searchmobilecomputing.techtarget.com/definition/mobile-operating-system</w:t>
          </w:r>
        </w:p>
        <w:p w14:paraId="1E972B3A" w14:textId="77777777" w:rsidR="0012650D" w:rsidRDefault="0012650D" w:rsidP="0012650D">
          <w:pPr>
            <w:pStyle w:val="Bibliography"/>
            <w:ind w:left="720" w:hanging="720"/>
            <w:rPr>
              <w:noProof/>
            </w:rPr>
          </w:pPr>
          <w:r>
            <w:rPr>
              <w:noProof/>
            </w:rPr>
            <w:t xml:space="preserve">Rouse, M., &amp; Brown, R. (2016, August). </w:t>
          </w:r>
          <w:r>
            <w:rPr>
              <w:i/>
              <w:iCs/>
              <w:noProof/>
            </w:rPr>
            <w:t>Random Access Memory</w:t>
          </w:r>
          <w:r>
            <w:rPr>
              <w:noProof/>
            </w:rPr>
            <w:t>. Retrieved from TechTarget - Search Storage: http://searchstorage.techtarget.com/definition/RAM-random-access-memory</w:t>
          </w:r>
        </w:p>
        <w:p w14:paraId="28620E56" w14:textId="77777777" w:rsidR="0012650D" w:rsidRDefault="0012650D" w:rsidP="0012650D">
          <w:pPr>
            <w:pStyle w:val="Bibliography"/>
            <w:ind w:left="720" w:hanging="720"/>
            <w:rPr>
              <w:noProof/>
            </w:rPr>
          </w:pPr>
          <w:r>
            <w:rPr>
              <w:noProof/>
            </w:rPr>
            <w:t xml:space="preserve">Russel, J. (2016, September 1). </w:t>
          </w:r>
          <w:r>
            <w:rPr>
              <w:i/>
              <w:iCs/>
              <w:noProof/>
            </w:rPr>
            <w:t>Smartphone sales jump 6.5% in Southeast Asia, but sub-$150 devices rule</w:t>
          </w:r>
          <w:r>
            <w:rPr>
              <w:noProof/>
            </w:rPr>
            <w:t>. Retrieved from TechCrunch: https://techcrunch.com/2016/09/01/smartphone-sales-jump-6-5-in-southeast-asia-but-sub-150-devices-rule/</w:t>
          </w:r>
        </w:p>
        <w:p w14:paraId="54CCD0E8" w14:textId="77777777" w:rsidR="0012650D" w:rsidRDefault="0012650D" w:rsidP="0012650D">
          <w:pPr>
            <w:pStyle w:val="Bibliography"/>
            <w:ind w:left="720" w:hanging="720"/>
            <w:rPr>
              <w:noProof/>
            </w:rPr>
          </w:pPr>
          <w:r>
            <w:rPr>
              <w:noProof/>
            </w:rPr>
            <w:t xml:space="preserve">Schiesser, T. (2012, March 12). </w:t>
          </w:r>
          <w:r>
            <w:rPr>
              <w:i/>
              <w:iCs/>
              <w:noProof/>
            </w:rPr>
            <w:t>Guide to smartphone hardware (3/7): Memory and Storage</w:t>
          </w:r>
          <w:r>
            <w:rPr>
              <w:noProof/>
            </w:rPr>
            <w:t>. Retrieved from Neowin: https://www.neowin.net/news/guide-to-smartphone-hardware-37-memory-and-storage</w:t>
          </w:r>
        </w:p>
        <w:p w14:paraId="5077420D" w14:textId="77777777" w:rsidR="0012650D" w:rsidRDefault="0012650D" w:rsidP="0012650D">
          <w:pPr>
            <w:pStyle w:val="Bibliography"/>
            <w:ind w:left="720" w:hanging="720"/>
            <w:rPr>
              <w:noProof/>
            </w:rPr>
          </w:pPr>
          <w:r>
            <w:rPr>
              <w:noProof/>
            </w:rPr>
            <w:t xml:space="preserve">Singh, N. (2016). Study of Google Firebase API for Android. </w:t>
          </w:r>
          <w:r>
            <w:rPr>
              <w:i/>
              <w:iCs/>
              <w:noProof/>
            </w:rPr>
            <w:t>International Journal of Innovative Research in Computer and Communication Engineering</w:t>
          </w:r>
          <w:r>
            <w:rPr>
              <w:noProof/>
            </w:rPr>
            <w:t>, 16738-16743.</w:t>
          </w:r>
        </w:p>
        <w:p w14:paraId="0A2DCA89" w14:textId="77777777" w:rsidR="0012650D" w:rsidRDefault="0012650D" w:rsidP="0012650D">
          <w:pPr>
            <w:pStyle w:val="Bibliography"/>
            <w:ind w:left="720" w:hanging="720"/>
            <w:rPr>
              <w:noProof/>
            </w:rPr>
          </w:pPr>
          <w:r>
            <w:rPr>
              <w:noProof/>
            </w:rPr>
            <w:lastRenderedPageBreak/>
            <w:t xml:space="preserve">Sinha, R. (2016, September 29). </w:t>
          </w:r>
          <w:r>
            <w:rPr>
              <w:i/>
              <w:iCs/>
              <w:noProof/>
            </w:rPr>
            <w:t>How to Fix Touchscreen Problems on Android</w:t>
          </w:r>
          <w:r>
            <w:rPr>
              <w:noProof/>
            </w:rPr>
            <w:t>. Retrieved from Beebom: https://beebom.com/how-fix-touchscreen-problems-android/</w:t>
          </w:r>
        </w:p>
        <w:p w14:paraId="19BFAD22" w14:textId="77777777" w:rsidR="0012650D" w:rsidRDefault="0012650D" w:rsidP="0012650D">
          <w:pPr>
            <w:pStyle w:val="Bibliography"/>
            <w:ind w:left="720" w:hanging="720"/>
            <w:rPr>
              <w:noProof/>
            </w:rPr>
          </w:pPr>
          <w:r>
            <w:rPr>
              <w:noProof/>
            </w:rPr>
            <w:t xml:space="preserve">Subido, L. K. (2017, January 24). </w:t>
          </w:r>
          <w:r>
            <w:rPr>
              <w:i/>
              <w:iCs/>
              <w:noProof/>
            </w:rPr>
            <w:t>Growing 27% in 2016, PH Now Has 60 Million Internet Users</w:t>
          </w:r>
          <w:r>
            <w:rPr>
              <w:noProof/>
            </w:rPr>
            <w:t>. Retrieved from Entrepreneur Philippines: http://www.entrepreneur.com.ph/news-and-events/ph-now-has-60-million-internet-users-growing-27-in-2016-a36-20170124</w:t>
          </w:r>
        </w:p>
        <w:p w14:paraId="6961B024" w14:textId="77777777" w:rsidR="0012650D" w:rsidRDefault="0012650D" w:rsidP="0012650D">
          <w:pPr>
            <w:pStyle w:val="Bibliography"/>
            <w:ind w:left="720" w:hanging="720"/>
            <w:rPr>
              <w:noProof/>
            </w:rPr>
          </w:pPr>
          <w:r>
            <w:rPr>
              <w:noProof/>
            </w:rPr>
            <w:t xml:space="preserve">technopedia . (n.d.). </w:t>
          </w:r>
          <w:r>
            <w:rPr>
              <w:i/>
              <w:iCs/>
              <w:noProof/>
            </w:rPr>
            <w:t>Graphics Processing Unit (GPU)</w:t>
          </w:r>
          <w:r>
            <w:rPr>
              <w:noProof/>
            </w:rPr>
            <w:t>. Retrieved from Technopedia: https://www.techopedia.com/definition/24862/graphics-processing-unit-gpu</w:t>
          </w:r>
        </w:p>
        <w:p w14:paraId="63AF3728" w14:textId="77777777" w:rsidR="0012650D" w:rsidRDefault="0012650D" w:rsidP="0012650D">
          <w:pPr>
            <w:pStyle w:val="Bibliography"/>
            <w:ind w:left="720" w:hanging="720"/>
            <w:rPr>
              <w:noProof/>
            </w:rPr>
          </w:pPr>
          <w:r>
            <w:rPr>
              <w:i/>
              <w:iCs/>
              <w:noProof/>
            </w:rPr>
            <w:t>The Java Language: A White Paper.</w:t>
          </w:r>
          <w:r>
            <w:rPr>
              <w:noProof/>
            </w:rPr>
            <w:t xml:space="preserve"> (1995). Retrieved from Tech-Insider: http://tech-insider.org/java/research/acrobat/9503.pdf</w:t>
          </w:r>
        </w:p>
        <w:p w14:paraId="53E3F0D1" w14:textId="77777777" w:rsidR="0012650D" w:rsidRDefault="0012650D" w:rsidP="0012650D">
          <w:pPr>
            <w:pStyle w:val="Bibliography"/>
            <w:ind w:left="720" w:hanging="720"/>
            <w:rPr>
              <w:noProof/>
            </w:rPr>
          </w:pPr>
          <w:r>
            <w:rPr>
              <w:noProof/>
            </w:rPr>
            <w:t xml:space="preserve">Tomshardware. (2014, November 2). </w:t>
          </w:r>
          <w:r>
            <w:rPr>
              <w:i/>
              <w:iCs/>
              <w:noProof/>
            </w:rPr>
            <w:t>What determines a smartphone's speed?</w:t>
          </w:r>
          <w:r>
            <w:rPr>
              <w:noProof/>
            </w:rPr>
            <w:t xml:space="preserve"> Retrieved from Tomshardware : http://www.tomshardware.com/answers/id-2357518/determines-smartphone-speed.html</w:t>
          </w:r>
        </w:p>
        <w:p w14:paraId="6A9A625B" w14:textId="77777777" w:rsidR="0012650D" w:rsidRDefault="0012650D" w:rsidP="0012650D">
          <w:pPr>
            <w:pStyle w:val="Bibliography"/>
            <w:ind w:left="720" w:hanging="720"/>
            <w:rPr>
              <w:noProof/>
            </w:rPr>
          </w:pPr>
          <w:r>
            <w:rPr>
              <w:noProof/>
            </w:rPr>
            <w:t xml:space="preserve">Tru-vumonitors. (n.d.). </w:t>
          </w:r>
          <w:r>
            <w:rPr>
              <w:i/>
              <w:iCs/>
              <w:noProof/>
            </w:rPr>
            <w:t>The 5 Types Of Touch Screen Technology.</w:t>
          </w:r>
          <w:r>
            <w:rPr>
              <w:noProof/>
            </w:rPr>
            <w:t xml:space="preserve"> Retrieved from Tru-vumonitors: http://www.tru-vumonitors.com/images/Touch_Screen_Basics.Comparisons.pdf</w:t>
          </w:r>
        </w:p>
        <w:p w14:paraId="3FBC347F" w14:textId="77777777" w:rsidR="0012650D" w:rsidRDefault="0012650D" w:rsidP="0012650D">
          <w:pPr>
            <w:pStyle w:val="Bibliography"/>
            <w:ind w:left="720" w:hanging="720"/>
            <w:rPr>
              <w:noProof/>
            </w:rPr>
          </w:pPr>
          <w:r>
            <w:rPr>
              <w:i/>
              <w:iCs/>
              <w:noProof/>
            </w:rPr>
            <w:t>TUIO</w:t>
          </w:r>
          <w:r>
            <w:rPr>
              <w:noProof/>
            </w:rPr>
            <w:t>. (n.d.). Retrieved from Connecting Cities: https://www.aec.at/connectingcities/?p=746</w:t>
          </w:r>
        </w:p>
        <w:p w14:paraId="3236B425" w14:textId="77777777" w:rsidR="0012650D" w:rsidRDefault="0012650D" w:rsidP="0012650D">
          <w:pPr>
            <w:pStyle w:val="Bibliography"/>
            <w:ind w:left="720" w:hanging="720"/>
            <w:rPr>
              <w:noProof/>
            </w:rPr>
          </w:pPr>
          <w:r>
            <w:rPr>
              <w:noProof/>
            </w:rPr>
            <w:t xml:space="preserve">Tyagi, V. (2015, December 3). </w:t>
          </w:r>
          <w:r>
            <w:rPr>
              <w:i/>
              <w:iCs/>
              <w:noProof/>
            </w:rPr>
            <w:t>Why apple iphone touchscreen responds better than android ones?</w:t>
          </w:r>
          <w:r>
            <w:rPr>
              <w:noProof/>
            </w:rPr>
            <w:t xml:space="preserve"> Retrieved from LinkedIn: https://www.linkedin.com/pulse/why-apple-iphone-touchscreen-responds-better-than-android-vipin-tyagi</w:t>
          </w:r>
        </w:p>
        <w:p w14:paraId="77A9B845" w14:textId="77777777" w:rsidR="0012650D" w:rsidRDefault="0012650D" w:rsidP="0012650D">
          <w:pPr>
            <w:pStyle w:val="Bibliography"/>
            <w:ind w:left="720" w:hanging="720"/>
            <w:rPr>
              <w:noProof/>
            </w:rPr>
          </w:pPr>
          <w:r>
            <w:rPr>
              <w:noProof/>
            </w:rPr>
            <w:t>Vertanen, K., Memmi, H., Emge, J., Reyal, S., &amp; Kristensson, P. O. (2015, April). VelociTap: Investigating Fast Mobile Text Entry using Sentence-Based Decoding of Touchscreen Keyboard Input. Seoul, Korea.</w:t>
          </w:r>
        </w:p>
        <w:p w14:paraId="450F1E2F" w14:textId="77777777" w:rsidR="0012650D" w:rsidRDefault="0012650D" w:rsidP="0012650D">
          <w:pPr>
            <w:pStyle w:val="Bibliography"/>
            <w:ind w:left="720" w:hanging="720"/>
            <w:rPr>
              <w:noProof/>
            </w:rPr>
          </w:pPr>
          <w:r>
            <w:rPr>
              <w:noProof/>
            </w:rPr>
            <w:t>Villamor, C., Willis, D., &amp; Wroblewiski, L. (2010, April 15). Touch Gesture Reference Guide.</w:t>
          </w:r>
        </w:p>
        <w:p w14:paraId="7005D94C" w14:textId="77777777" w:rsidR="0012650D" w:rsidRDefault="0012650D" w:rsidP="0012650D">
          <w:pPr>
            <w:pStyle w:val="Bibliography"/>
            <w:ind w:left="720" w:hanging="720"/>
            <w:rPr>
              <w:noProof/>
            </w:rPr>
          </w:pPr>
          <w:r>
            <w:rPr>
              <w:noProof/>
            </w:rPr>
            <w:lastRenderedPageBreak/>
            <w:t xml:space="preserve">Williams, A. (2010, January 5). </w:t>
          </w:r>
          <w:r>
            <w:rPr>
              <w:i/>
              <w:iCs/>
              <w:noProof/>
            </w:rPr>
            <w:t>Touchscreen lowdown -- Capacitive vs Resistive</w:t>
          </w:r>
          <w:r>
            <w:rPr>
              <w:noProof/>
            </w:rPr>
            <w:t>. Retrieved from Knowyourmobile: http://www.knowyourmobile.com/products/7401/touchscreen-lowdown-capacitive-vs-resistive</w:t>
          </w:r>
        </w:p>
        <w:p w14:paraId="2B6E2BDA" w14:textId="77777777" w:rsidR="0012650D" w:rsidRDefault="0012650D" w:rsidP="0012650D">
          <w:pPr>
            <w:pStyle w:val="Bibliography"/>
            <w:ind w:left="720" w:hanging="720"/>
            <w:rPr>
              <w:noProof/>
            </w:rPr>
          </w:pPr>
          <w:r>
            <w:rPr>
              <w:noProof/>
            </w:rPr>
            <w:t>Yechiam, E., Erev, I., Yehene, V., &amp; Gopher, D. (2003, December 1). Melioration and the Transition from Touch-Typing Training to Everyday Use. Haifa, Israel.</w:t>
          </w:r>
        </w:p>
        <w:p w14:paraId="3C950BC2" w14:textId="77777777" w:rsidR="0012650D" w:rsidRDefault="0012650D" w:rsidP="0012650D">
          <w:pPr>
            <w:pStyle w:val="Bibliography"/>
            <w:ind w:left="720" w:hanging="720"/>
            <w:rPr>
              <w:noProof/>
            </w:rPr>
          </w:pPr>
          <w:r>
            <w:rPr>
              <w:noProof/>
            </w:rPr>
            <w:t xml:space="preserve">Yeow, P., &amp; Balakrishnan, V. (n.d.). A Study of the Effect of Thumb Sizes on Mabile Phone Texting Satisfaction. </w:t>
          </w:r>
          <w:r>
            <w:rPr>
              <w:i/>
              <w:iCs/>
              <w:noProof/>
            </w:rPr>
            <w:t>Journal of Usability Studies</w:t>
          </w:r>
          <w:r>
            <w:rPr>
              <w:noProof/>
            </w:rPr>
            <w:t>, 118-128.</w:t>
          </w:r>
        </w:p>
        <w:p w14:paraId="3CF0E8D8" w14:textId="77777777" w:rsidR="0012650D" w:rsidRDefault="0012650D" w:rsidP="0012650D">
          <w:pPr>
            <w:pStyle w:val="Bibliography"/>
            <w:ind w:left="720" w:hanging="720"/>
            <w:rPr>
              <w:noProof/>
            </w:rPr>
          </w:pPr>
          <w:r>
            <w:rPr>
              <w:noProof/>
            </w:rPr>
            <w:t xml:space="preserve">Young, J. G., Trudeau, M. B., Odell, D., Marinelli, K., &amp; Dennerlein, J. T. (2013). Wrist and shoulder posture and muscle activity during touch-screen tablet use: Effects of usage configuration, tablet type, and interacting hand. </w:t>
          </w:r>
          <w:r>
            <w:rPr>
              <w:i/>
              <w:iCs/>
              <w:noProof/>
            </w:rPr>
            <w:t xml:space="preserve">Work </w:t>
          </w:r>
          <w:r>
            <w:rPr>
              <w:noProof/>
            </w:rPr>
            <w:t>, 59-71.</w:t>
          </w:r>
        </w:p>
        <w:p w14:paraId="6D3B0C9C" w14:textId="4379DB88" w:rsidR="00074CAF" w:rsidRPr="00150F42" w:rsidRDefault="00150F42">
          <w:pPr>
            <w:ind w:left="2232"/>
            <w:pPrChange w:id="5532" w:author="Marc Adrian  Jimenez" w:date="2017-08-30T14:38:00Z">
              <w:pPr>
                <w:spacing w:line="276" w:lineRule="auto"/>
                <w:ind w:left="720"/>
              </w:pPr>
            </w:pPrChange>
          </w:pPr>
          <w:r>
            <w:rPr>
              <w:b/>
              <w:bCs/>
              <w:noProof/>
            </w:rPr>
            <w:fldChar w:fldCharType="end"/>
          </w:r>
        </w:p>
      </w:sdtContent>
    </w:sdt>
    <w:sectPr w:rsidR="00074CAF" w:rsidRPr="00150F42" w:rsidSect="001C5441">
      <w:type w:val="continuous"/>
      <w:pgSz w:w="12240" w:h="15840"/>
      <w:pgMar w:top="1440" w:right="1440" w:bottom="1440" w:left="1440" w:header="720" w:footer="720" w:gutter="0"/>
      <w:cols w:space="720"/>
      <w:titlePg w:val="0"/>
      <w:docGrid w:linePitch="360"/>
      <w:sectPrChange w:id="5533" w:author="Marc Adrian  Jimenez" w:date="2017-08-16T08:56:00Z">
        <w:sectPr w:rsidR="00074CAF" w:rsidRPr="00150F42" w:rsidSect="001C5441">
          <w:pgMar w:top="1440" w:right="1440" w:bottom="1440" w:left="1440" w:header="720" w:footer="720" w:gutter="0"/>
          <w:titlePg/>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Sherine Jane Coronel" w:date="2017-08-15T04:09:00Z" w:initials="SJC">
    <w:p w14:paraId="038E474D" w14:textId="7224C772" w:rsidR="00202010" w:rsidRDefault="00202010">
      <w:pPr>
        <w:pStyle w:val="CommentText"/>
      </w:pPr>
      <w:r>
        <w:rPr>
          <w:rStyle w:val="CommentReference"/>
        </w:rPr>
        <w:annotationRef/>
      </w:r>
      <w:r>
        <w:t xml:space="preserve">Appropriate ba gamitin tong word na to? </w:t>
      </w:r>
      <w:r>
        <w:sym w:font="Wingdings" w:char="F04C"/>
      </w:r>
      <w:r>
        <w:t xml:space="preserve"> </w:t>
      </w:r>
    </w:p>
  </w:comment>
  <w:comment w:id="378" w:author="Sherine Jane Coronel" w:date="2017-08-16T18:19:00Z" w:initials="SJC">
    <w:p w14:paraId="45E0B116" w14:textId="6F5368D1" w:rsidR="00202010" w:rsidRDefault="00202010">
      <w:pPr>
        <w:pStyle w:val="CommentText"/>
      </w:pPr>
      <w:r>
        <w:rPr>
          <w:rStyle w:val="CommentReference"/>
        </w:rPr>
        <w:annotationRef/>
      </w:r>
      <w:r>
        <w:t>GPU</w:t>
      </w:r>
    </w:p>
    <w:p w14:paraId="6DE91422" w14:textId="0C5AE136" w:rsidR="00202010" w:rsidRDefault="00202010">
      <w:pPr>
        <w:pStyle w:val="CommentText"/>
      </w:pPr>
      <w:r w:rsidRPr="009D3DFC">
        <w:t>https://www.quora.com/Why-are-iOS-touch-and-swipe-interfaces-so-much-more-responsive-than-Android</w:t>
      </w:r>
    </w:p>
  </w:comment>
  <w:comment w:id="379" w:author="Sherine Jane Coronel" w:date="2017-08-16T18:53:00Z" w:initials="SJC">
    <w:p w14:paraId="3D82CA40" w14:textId="675CEA0D" w:rsidR="00202010" w:rsidRDefault="00202010">
      <w:pPr>
        <w:pStyle w:val="CommentText"/>
      </w:pPr>
      <w:r>
        <w:rPr>
          <w:rStyle w:val="CommentReference"/>
        </w:rPr>
        <w:annotationRef/>
      </w:r>
      <w:r w:rsidRPr="003821F4">
        <w:t>http://www.thesij.com/papers/CSEA/2013/September-October/CSEA-0104600401.pdf</w:t>
      </w:r>
    </w:p>
  </w:comment>
  <w:comment w:id="380" w:author="Sherine Jane Coronel" w:date="2017-08-16T18:59:00Z" w:initials="SJC">
    <w:p w14:paraId="2D628484" w14:textId="459B2E81" w:rsidR="00202010" w:rsidRDefault="00202010">
      <w:pPr>
        <w:pStyle w:val="CommentText"/>
      </w:pPr>
      <w:r>
        <w:rPr>
          <w:rStyle w:val="CommentReference"/>
        </w:rPr>
        <w:annotationRef/>
      </w:r>
      <w:hyperlink r:id="rId1" w:history="1">
        <w:r w:rsidRPr="003C21B6">
          <w:rPr>
            <w:rStyle w:val="Hyperlink"/>
          </w:rPr>
          <w:t>https://www.linkedin.com/pulse/why-apple-iphone-touchscreen-responds-better-than-android-vipin-tyagi</w:t>
        </w:r>
      </w:hyperlink>
      <w:r>
        <w:t xml:space="preserve"> </w:t>
      </w:r>
    </w:p>
  </w:comment>
  <w:comment w:id="377" w:author="Marc Adrian  Jimenez" w:date="2017-08-08T02:59:00Z" w:initials="MAJ">
    <w:p w14:paraId="14EFC6E8" w14:textId="3567C0CB" w:rsidR="00202010" w:rsidRDefault="00202010" w:rsidP="00150F42">
      <w:pPr>
        <w:pStyle w:val="CommentText"/>
      </w:pPr>
      <w:r>
        <w:rPr>
          <w:rStyle w:val="CommentReference"/>
        </w:rPr>
        <w:annotationRef/>
      </w:r>
      <w:r>
        <w:t xml:space="preserve">SAUCE: </w:t>
      </w:r>
      <w:hyperlink r:id="rId2" w:history="1">
        <w:r w:rsidRPr="005609BA">
          <w:rPr>
            <w:rStyle w:val="Hyperlink"/>
          </w:rPr>
          <w:t>https://pdfs.semanticscholar.org/07ca/36de69cbaea1e2861c2241859c6e1ef5c28e.pdf</w:t>
        </w:r>
      </w:hyperlink>
    </w:p>
    <w:p w14:paraId="4DAE76B1" w14:textId="77777777" w:rsidR="00202010" w:rsidRDefault="00202010" w:rsidP="00150F42">
      <w:pPr>
        <w:pStyle w:val="CommentText"/>
      </w:pPr>
    </w:p>
  </w:comment>
  <w:comment w:id="375" w:author="Sherine Jane Coronel" w:date="2017-08-17T05:07:00Z" w:initials="SJC">
    <w:p w14:paraId="0D20F74B" w14:textId="5F0AE66A" w:rsidR="00202010" w:rsidRDefault="00202010">
      <w:pPr>
        <w:pStyle w:val="CommentText"/>
      </w:pPr>
      <w:r>
        <w:rPr>
          <w:rStyle w:val="CommentReference"/>
        </w:rPr>
        <w:annotationRef/>
      </w:r>
      <w:r>
        <w:t>REVISE!!!!!!!!!!!!!!!!!!</w:t>
      </w:r>
    </w:p>
  </w:comment>
  <w:comment w:id="972" w:author="Sherine Jane Coronel" w:date="2017-08-30T02:28:00Z" w:initials="SJC">
    <w:p w14:paraId="060FA6D7" w14:textId="30B37FEF" w:rsidR="0087368A" w:rsidRDefault="0087368A">
      <w:pPr>
        <w:pStyle w:val="CommentText"/>
      </w:pPr>
      <w:r>
        <w:rPr>
          <w:rStyle w:val="CommentReference"/>
        </w:rPr>
        <w:annotationRef/>
      </w:r>
      <w:r>
        <w:t>Rl pls</w:t>
      </w:r>
    </w:p>
  </w:comment>
  <w:comment w:id="985" w:author="Sherine Jane Coronel" w:date="2017-08-30T02:29:00Z" w:initials="SJC">
    <w:p w14:paraId="243BE6AF" w14:textId="5BBD6220" w:rsidR="0087368A" w:rsidRDefault="0087368A">
      <w:pPr>
        <w:pStyle w:val="CommentText"/>
      </w:pPr>
      <w:r>
        <w:rPr>
          <w:rStyle w:val="CommentReference"/>
        </w:rPr>
        <w:annotationRef/>
      </w:r>
      <w:r>
        <w:t>Rl</w:t>
      </w:r>
    </w:p>
    <w:p w14:paraId="1706014B" w14:textId="77777777" w:rsidR="0087368A" w:rsidRDefault="0087368A">
      <w:pPr>
        <w:pStyle w:val="CommentText"/>
      </w:pPr>
    </w:p>
  </w:comment>
  <w:comment w:id="1355" w:author="Sherine Jane Coronel" w:date="2017-08-30T10:53:00Z" w:initials="SJC">
    <w:p w14:paraId="270399A3" w14:textId="43D6B44D" w:rsidR="00777DF6" w:rsidRDefault="00777DF6">
      <w:pPr>
        <w:pStyle w:val="CommentText"/>
      </w:pPr>
      <w:r>
        <w:rPr>
          <w:rStyle w:val="CommentReference"/>
        </w:rPr>
        <w:annotationRef/>
      </w:r>
      <w:r>
        <w:t>RL</w:t>
      </w:r>
    </w:p>
    <w:p w14:paraId="1ECFC6C4" w14:textId="77777777" w:rsidR="00777DF6" w:rsidRDefault="00777DF6">
      <w:pPr>
        <w:pStyle w:val="CommentText"/>
      </w:pPr>
    </w:p>
  </w:comment>
  <w:comment w:id="1613" w:author="Sherine Jane Coronel" w:date="2017-08-30T02:42:00Z" w:initials="SJC">
    <w:p w14:paraId="1B50A3F0" w14:textId="5BAB9D8B" w:rsidR="000E0276" w:rsidRDefault="000E0276">
      <w:pPr>
        <w:pStyle w:val="CommentText"/>
      </w:pPr>
      <w:r>
        <w:rPr>
          <w:rStyle w:val="CommentReference"/>
        </w:rPr>
        <w:annotationRef/>
      </w:r>
      <w:r>
        <w:t>SAUCE?</w:t>
      </w:r>
    </w:p>
  </w:comment>
  <w:comment w:id="1796" w:author="Marc Adrian  Jimenez" w:date="2017-08-09T18:26:00Z" w:initials="MAJ">
    <w:p w14:paraId="4AB45844" w14:textId="08C8F01B" w:rsidR="00202010" w:rsidRDefault="00202010">
      <w:pPr>
        <w:pStyle w:val="CommentText"/>
      </w:pPr>
      <w:r>
        <w:rPr>
          <w:rStyle w:val="CommentReference"/>
        </w:rPr>
        <w:annotationRef/>
      </w:r>
      <w:r>
        <w:t xml:space="preserve">SAUCE: </w:t>
      </w:r>
      <w:hyperlink r:id="rId3" w:history="1">
        <w:r w:rsidRPr="007F1E7F">
          <w:rPr>
            <w:rStyle w:val="Hyperlink"/>
          </w:rPr>
          <w:t>http://uxpajournal.org/a-study-of-the-effect-of-thumb-sizes-on-mobile-phone-texting-satisfaction/</w:t>
        </w:r>
      </w:hyperlink>
    </w:p>
    <w:p w14:paraId="124BB329" w14:textId="77777777" w:rsidR="00202010" w:rsidRDefault="00202010">
      <w:pPr>
        <w:pStyle w:val="CommentText"/>
      </w:pPr>
    </w:p>
  </w:comment>
  <w:comment w:id="1827" w:author="Marc Adrian  Jimenez" w:date="2017-08-10T08:01:00Z" w:initials="MAJ">
    <w:p w14:paraId="1EF563A5" w14:textId="55005DD1" w:rsidR="00202010" w:rsidRDefault="00202010">
      <w:pPr>
        <w:pStyle w:val="CommentText"/>
      </w:pPr>
      <w:r>
        <w:rPr>
          <w:rStyle w:val="CommentReference"/>
        </w:rPr>
        <w:annotationRef/>
      </w:r>
      <w:r>
        <w:t>SAUCE:</w:t>
      </w:r>
    </w:p>
    <w:p w14:paraId="0A1BFD03" w14:textId="7BCB9DDC" w:rsidR="00202010" w:rsidRDefault="00A71E7A">
      <w:pPr>
        <w:pStyle w:val="CommentText"/>
      </w:pPr>
      <w:hyperlink r:id="rId4" w:history="1">
        <w:r w:rsidR="00202010" w:rsidRPr="00207499">
          <w:rPr>
            <w:rStyle w:val="Hyperlink"/>
          </w:rPr>
          <w:t>https://pdfs.semanticscholar.org/a33d/741e78ca7f36d57882036de1b97c1e49d0e8.pdf?_ga=2.242558402.1584509389.1502311231-289014504.1502311231</w:t>
        </w:r>
      </w:hyperlink>
    </w:p>
    <w:p w14:paraId="1F781095" w14:textId="77777777" w:rsidR="00202010" w:rsidRDefault="00202010">
      <w:pPr>
        <w:pStyle w:val="CommentText"/>
      </w:pPr>
    </w:p>
  </w:comment>
  <w:comment w:id="2231" w:author="Joey Bernadette Dela Cruz" w:date="2017-08-17T02:50:00Z" w:initials="j">
    <w:p w14:paraId="5FE6CED7" w14:textId="77777777" w:rsidR="00DF0C7B" w:rsidRDefault="00DF0C7B" w:rsidP="00DF0C7B">
      <w:pPr>
        <w:pStyle w:val="CommentText"/>
      </w:pPr>
      <w:r>
        <w:rPr>
          <w:rStyle w:val="CommentReference"/>
        </w:rPr>
        <w:annotationRef/>
      </w:r>
      <w:r>
        <w:t xml:space="preserve">Sauce: </w:t>
      </w:r>
    </w:p>
    <w:p w14:paraId="349A0013" w14:textId="77777777" w:rsidR="00DF0C7B" w:rsidRDefault="00DF0C7B" w:rsidP="00DF0C7B">
      <w:pPr>
        <w:pStyle w:val="CommentText"/>
      </w:pPr>
      <w:r>
        <w:t>https://www.techopedia.com/definition/24862/graphics-processing-unit-gpu</w:t>
      </w:r>
    </w:p>
    <w:p w14:paraId="130196F2" w14:textId="77777777" w:rsidR="00DF0C7B" w:rsidRDefault="00A71E7A" w:rsidP="00DF0C7B">
      <w:pPr>
        <w:pStyle w:val="CommentText"/>
      </w:pPr>
      <w:hyperlink r:id="rId5" w:history="1">
        <w:r w:rsidR="00DF0C7B" w:rsidRPr="00F366C2">
          <w:rPr>
            <w:rStyle w:val="Hyperlink"/>
          </w:rPr>
          <w:t>http://www.gsmarena.com/glossary.php3?term=gpu</w:t>
        </w:r>
      </w:hyperlink>
    </w:p>
    <w:p w14:paraId="3F0884AD" w14:textId="77777777" w:rsidR="00DF0C7B" w:rsidRDefault="00DF0C7B" w:rsidP="00DF0C7B">
      <w:pPr>
        <w:pStyle w:val="CommentText"/>
      </w:pPr>
    </w:p>
  </w:comment>
  <w:comment w:id="2232" w:author="Joey Bernadette Dela Cruz" w:date="2017-08-17T02:50:00Z" w:initials="j">
    <w:p w14:paraId="44D6B49E" w14:textId="77777777" w:rsidR="00DF0C7B" w:rsidRDefault="00DF0C7B" w:rsidP="00DF0C7B">
      <w:pPr>
        <w:pStyle w:val="CommentText"/>
      </w:pPr>
      <w:r>
        <w:rPr>
          <w:rStyle w:val="CommentReference"/>
        </w:rPr>
        <w:annotationRef/>
      </w:r>
    </w:p>
  </w:comment>
  <w:comment w:id="2229" w:author="Sherine Jane Coronel" w:date="2017-08-17T03:46:00Z" w:initials="SJC">
    <w:p w14:paraId="7BDBEE15" w14:textId="77777777" w:rsidR="00DF0C7B" w:rsidRDefault="00DF0C7B" w:rsidP="00DF0C7B">
      <w:pPr>
        <w:pStyle w:val="CommentText"/>
      </w:pPr>
      <w:r>
        <w:rPr>
          <w:rStyle w:val="CommentReference"/>
        </w:rPr>
        <w:annotationRef/>
      </w:r>
    </w:p>
  </w:comment>
  <w:comment w:id="2230" w:author="Sherine Jane Coronel" w:date="2017-08-17T03:46:00Z" w:initials="SJC">
    <w:p w14:paraId="3F498FEB" w14:textId="77777777" w:rsidR="00DF0C7B" w:rsidRDefault="00DF0C7B" w:rsidP="00DF0C7B">
      <w:pPr>
        <w:pStyle w:val="CommentText"/>
      </w:pPr>
      <w:r>
        <w:rPr>
          <w:rStyle w:val="CommentReference"/>
        </w:rPr>
        <w:annotationRef/>
      </w:r>
      <w:hyperlink r:id="rId6" w:history="1">
        <w:r w:rsidRPr="003C21B6">
          <w:rPr>
            <w:rStyle w:val="Hyperlink"/>
          </w:rPr>
          <w:t>https://www.quora.com/Why-are-iOS-touch-and-swipe-interfaces-so-much-more-responsive-than-Android</w:t>
        </w:r>
      </w:hyperlink>
    </w:p>
    <w:p w14:paraId="0423009E" w14:textId="77777777" w:rsidR="00DF0C7B" w:rsidRDefault="00DF0C7B" w:rsidP="00DF0C7B">
      <w:pPr>
        <w:pStyle w:val="CommentText"/>
      </w:pPr>
    </w:p>
  </w:comment>
  <w:comment w:id="2536" w:author="Joey Bernadette Dela Cruz" w:date="2017-08-17T03:58:00Z" w:initials="j">
    <w:p w14:paraId="0B4E279F" w14:textId="77777777" w:rsidR="00202010" w:rsidRDefault="00202010" w:rsidP="003F7AA1">
      <w:r>
        <w:rPr>
          <w:rStyle w:val="CommentReference"/>
        </w:rPr>
        <w:annotationRef/>
      </w:r>
      <w:r w:rsidRPr="004F7412">
        <w:t>http://www.thesij.com/papers/CSEA/2013/September-October/CSEA-0104600401.pdf</w:t>
      </w:r>
    </w:p>
    <w:p w14:paraId="5052B3CF" w14:textId="77777777" w:rsidR="00202010" w:rsidRDefault="00A71E7A" w:rsidP="003F7AA1">
      <w:hyperlink r:id="rId7" w:history="1">
        <w:r w:rsidR="00202010" w:rsidRPr="008A2321">
          <w:rPr>
            <w:rStyle w:val="Hyperlink"/>
          </w:rPr>
          <w:t>http://searchmobilecomputing.techtarget.com/definition/mobile-operating-system</w:t>
        </w:r>
      </w:hyperlink>
    </w:p>
    <w:p w14:paraId="0FC8FD1F" w14:textId="5065EAD4" w:rsidR="00202010" w:rsidRDefault="00A71E7A" w:rsidP="003F7AA1">
      <w:hyperlink r:id="rId8" w:history="1">
        <w:r w:rsidR="00202010" w:rsidRPr="008B2CBB">
          <w:rPr>
            <w:rStyle w:val="Hyperlink"/>
          </w:rPr>
          <w:t>https://developer.sonymobile.com/2014/05/07/understanding-the-touch-screen-ecosystem-in-smartphones-touchscreen-technology-series-1/</w:t>
        </w:r>
      </w:hyperlink>
    </w:p>
    <w:p w14:paraId="095385AE" w14:textId="77777777" w:rsidR="00202010" w:rsidRDefault="00202010" w:rsidP="003F7AA1"/>
    <w:p w14:paraId="5B053C9B" w14:textId="72F2E71D" w:rsidR="00202010" w:rsidRDefault="00202010">
      <w:pPr>
        <w:pStyle w:val="CommentText"/>
      </w:pPr>
    </w:p>
  </w:comment>
  <w:comment w:id="2537" w:author="Joey Bernadette Dela Cruz" w:date="2017-08-17T03:59:00Z" w:initials="j">
    <w:p w14:paraId="2D2667B8" w14:textId="3565CC5F" w:rsidR="00202010" w:rsidRDefault="00202010">
      <w:pPr>
        <w:pStyle w:val="CommentText"/>
      </w:pPr>
      <w:r>
        <w:rPr>
          <w:rStyle w:val="CommentReference"/>
        </w:rPr>
        <w:annotationRef/>
      </w:r>
    </w:p>
  </w:comment>
  <w:comment w:id="2721" w:author="Joey Bernadette Dela Cruz" w:date="2017-08-17T02:50:00Z" w:initials="j">
    <w:p w14:paraId="3A0B8D5D" w14:textId="77777777" w:rsidR="00202010" w:rsidRDefault="00202010" w:rsidP="005F0E23">
      <w:pPr>
        <w:pStyle w:val="CommentText"/>
      </w:pPr>
      <w:r>
        <w:rPr>
          <w:rStyle w:val="CommentReference"/>
        </w:rPr>
        <w:annotationRef/>
      </w:r>
      <w:r>
        <w:t xml:space="preserve">Sauce: </w:t>
      </w:r>
    </w:p>
    <w:p w14:paraId="683B04DF" w14:textId="77777777" w:rsidR="00202010" w:rsidRDefault="00202010" w:rsidP="005F0E23">
      <w:pPr>
        <w:pStyle w:val="CommentText"/>
      </w:pPr>
      <w:r>
        <w:t>https://www.techopedia.com/definition/24862/graphics-processing-unit-gpu</w:t>
      </w:r>
    </w:p>
    <w:p w14:paraId="6A008038" w14:textId="7BF9C63C" w:rsidR="00202010" w:rsidRDefault="00A71E7A" w:rsidP="005F0E23">
      <w:pPr>
        <w:pStyle w:val="CommentText"/>
      </w:pPr>
      <w:hyperlink r:id="rId9" w:history="1">
        <w:r w:rsidR="00202010" w:rsidRPr="00F366C2">
          <w:rPr>
            <w:rStyle w:val="Hyperlink"/>
          </w:rPr>
          <w:t>http://www.gsmarena.com/glossary.php3?term=gpu</w:t>
        </w:r>
      </w:hyperlink>
    </w:p>
    <w:p w14:paraId="4075A286" w14:textId="77777777" w:rsidR="00202010" w:rsidRDefault="00202010" w:rsidP="005F0E23">
      <w:pPr>
        <w:pStyle w:val="CommentText"/>
      </w:pPr>
    </w:p>
  </w:comment>
  <w:comment w:id="2722" w:author="Joey Bernadette Dela Cruz" w:date="2017-08-17T02:50:00Z" w:initials="j">
    <w:p w14:paraId="2AD1525A" w14:textId="3B511A04" w:rsidR="00202010" w:rsidRDefault="00202010">
      <w:pPr>
        <w:pStyle w:val="CommentText"/>
      </w:pPr>
      <w:r>
        <w:rPr>
          <w:rStyle w:val="CommentReference"/>
        </w:rPr>
        <w:annotationRef/>
      </w:r>
    </w:p>
  </w:comment>
  <w:comment w:id="2713" w:author="Sherine Jane Coronel" w:date="2017-08-17T03:46:00Z" w:initials="SJC">
    <w:p w14:paraId="5F3D92B0" w14:textId="5831656B" w:rsidR="00202010" w:rsidRDefault="00202010">
      <w:pPr>
        <w:pStyle w:val="CommentText"/>
      </w:pPr>
      <w:r>
        <w:rPr>
          <w:rStyle w:val="CommentReference"/>
        </w:rPr>
        <w:annotationRef/>
      </w:r>
    </w:p>
  </w:comment>
  <w:comment w:id="2714" w:author="Sherine Jane Coronel" w:date="2017-08-17T03:46:00Z" w:initials="SJC">
    <w:p w14:paraId="18B3764E" w14:textId="00D564B0" w:rsidR="00202010" w:rsidRDefault="00202010">
      <w:pPr>
        <w:pStyle w:val="CommentText"/>
      </w:pPr>
      <w:r>
        <w:rPr>
          <w:rStyle w:val="CommentReference"/>
        </w:rPr>
        <w:annotationRef/>
      </w:r>
      <w:hyperlink r:id="rId10" w:history="1">
        <w:r w:rsidRPr="003C21B6">
          <w:rPr>
            <w:rStyle w:val="Hyperlink"/>
          </w:rPr>
          <w:t>https://www.quora.com/Why-are-iOS-touch-and-swipe-interfaces-so-much-more-responsive-than-Android</w:t>
        </w:r>
      </w:hyperlink>
    </w:p>
    <w:p w14:paraId="3ACF4FB7" w14:textId="77777777" w:rsidR="00202010" w:rsidRDefault="00202010">
      <w:pPr>
        <w:pStyle w:val="CommentText"/>
      </w:pPr>
    </w:p>
  </w:comment>
  <w:comment w:id="2796" w:author="Marc Adrian  Jimenez" w:date="2017-08-14T21:00:00Z" w:initials="MAJ">
    <w:p w14:paraId="211D7E61" w14:textId="3F00B016" w:rsidR="00202010" w:rsidRDefault="00202010" w:rsidP="00B221B0">
      <w:pPr>
        <w:pStyle w:val="CommentText"/>
      </w:pPr>
      <w:r>
        <w:rPr>
          <w:rStyle w:val="CommentReference"/>
        </w:rPr>
        <w:annotationRef/>
      </w:r>
      <w:r>
        <w:t>Supporting Universal Usability of Mobile Software: Touchscreen Usability Meta-Test</w:t>
      </w:r>
    </w:p>
    <w:p w14:paraId="0386257C" w14:textId="77777777" w:rsidR="00202010" w:rsidRDefault="00A71E7A" w:rsidP="00B221B0">
      <w:pPr>
        <w:pStyle w:val="CommentText"/>
        <w:rPr>
          <w:rStyle w:val="Hyperlink"/>
        </w:rPr>
      </w:pPr>
      <w:hyperlink r:id="rId11" w:history="1">
        <w:r w:rsidR="00202010" w:rsidRPr="00494B4F">
          <w:rPr>
            <w:rStyle w:val="Hyperlink"/>
          </w:rPr>
          <w:t>http://www.riteh.uniri.hr/~sljubic/publications/hcii11.pdf</w:t>
        </w:r>
      </w:hyperlink>
    </w:p>
    <w:p w14:paraId="4C58BC25" w14:textId="77777777" w:rsidR="00202010" w:rsidRDefault="00202010" w:rsidP="00B221B0">
      <w:pPr>
        <w:pStyle w:val="CommentText"/>
      </w:pPr>
    </w:p>
  </w:comment>
  <w:comment w:id="2876" w:author="Marc Adrian  Jimenez" w:date="2017-08-08T03:57:00Z" w:initials="MAJ">
    <w:p w14:paraId="794B4CE0" w14:textId="77777777" w:rsidR="00202010" w:rsidRDefault="00202010" w:rsidP="003869D2">
      <w:pPr>
        <w:pStyle w:val="CommentText"/>
      </w:pPr>
      <w:r>
        <w:rPr>
          <w:rStyle w:val="CommentReference"/>
        </w:rPr>
        <w:annotationRef/>
      </w:r>
      <w:r>
        <w:t xml:space="preserve">SAUCE: </w:t>
      </w:r>
      <w:hyperlink r:id="rId12" w:history="1">
        <w:r w:rsidRPr="005609BA">
          <w:rPr>
            <w:rStyle w:val="Hyperlink"/>
          </w:rPr>
          <w:t>https://pdfs.semanticscholar.org/07ca/36de69cbaea1e2861c2241859c6e1ef5c28e.pdf</w:t>
        </w:r>
      </w:hyperlink>
    </w:p>
    <w:p w14:paraId="58D13478" w14:textId="77777777" w:rsidR="00202010" w:rsidRDefault="00202010" w:rsidP="003869D2">
      <w:pPr>
        <w:pStyle w:val="CommentText"/>
      </w:pPr>
    </w:p>
  </w:comment>
  <w:comment w:id="4786" w:author="Marc Adrian  Jimenez" w:date="2017-08-08T04:19:00Z" w:initials="MAJ">
    <w:p w14:paraId="0A84B618" w14:textId="77777777" w:rsidR="00202010" w:rsidRDefault="00202010" w:rsidP="00150F42">
      <w:pPr>
        <w:pStyle w:val="CommentText"/>
      </w:pPr>
      <w:r>
        <w:rPr>
          <w:rStyle w:val="CommentReference"/>
        </w:rPr>
        <w:annotationRef/>
      </w:r>
      <w:r>
        <w:t>SAUCE:</w:t>
      </w:r>
    </w:p>
    <w:p w14:paraId="204A5D4F" w14:textId="77777777" w:rsidR="00202010" w:rsidRDefault="00A71E7A" w:rsidP="00150F42">
      <w:pPr>
        <w:pStyle w:val="CommentText"/>
      </w:pPr>
      <w:hyperlink r:id="rId13" w:history="1">
        <w:r w:rsidR="00202010" w:rsidRPr="005609BA">
          <w:rPr>
            <w:rStyle w:val="Hyperlink"/>
          </w:rPr>
          <w:t>https://msdn.microsoft.com/en-us/library/windows/hardware/dn266003.aspx</w:t>
        </w:r>
      </w:hyperlink>
    </w:p>
    <w:p w14:paraId="5FEA6814" w14:textId="77777777" w:rsidR="00202010" w:rsidRDefault="00A71E7A" w:rsidP="00150F42">
      <w:pPr>
        <w:pStyle w:val="CommentText"/>
      </w:pPr>
      <w:hyperlink r:id="rId14" w:history="1">
        <w:r w:rsidR="00202010" w:rsidRPr="005609BA">
          <w:rPr>
            <w:rStyle w:val="Hyperlink"/>
          </w:rPr>
          <w:t>https://msdn.microsoft.com/en-us/library/windows/hardware/dn195876(v=vs.85).aspx</w:t>
        </w:r>
      </w:hyperlink>
    </w:p>
    <w:p w14:paraId="3EA7B2F0" w14:textId="77777777" w:rsidR="00202010" w:rsidRDefault="00202010" w:rsidP="00150F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8E474D" w15:done="0"/>
  <w15:commentEx w15:paraId="6DE91422" w15:done="0"/>
  <w15:commentEx w15:paraId="3D82CA40" w15:paraIdParent="6DE91422" w15:done="0"/>
  <w15:commentEx w15:paraId="2D628484" w15:paraIdParent="6DE91422" w15:done="0"/>
  <w15:commentEx w15:paraId="4DAE76B1" w15:done="0"/>
  <w15:commentEx w15:paraId="0D20F74B" w15:done="0"/>
  <w15:commentEx w15:paraId="060FA6D7" w15:done="0"/>
  <w15:commentEx w15:paraId="1706014B" w15:done="0"/>
  <w15:commentEx w15:paraId="1ECFC6C4" w15:done="0"/>
  <w15:commentEx w15:paraId="1B50A3F0" w15:done="0"/>
  <w15:commentEx w15:paraId="124BB329" w15:done="0"/>
  <w15:commentEx w15:paraId="1F781095" w15:done="0"/>
  <w15:commentEx w15:paraId="3F0884AD" w15:done="0"/>
  <w15:commentEx w15:paraId="44D6B49E" w15:paraIdParent="3F0884AD" w15:done="0"/>
  <w15:commentEx w15:paraId="7BDBEE15" w15:paraIdParent="3F0884AD" w15:done="0"/>
  <w15:commentEx w15:paraId="0423009E" w15:paraIdParent="3F0884AD" w15:done="0"/>
  <w15:commentEx w15:paraId="5B053C9B" w15:done="0"/>
  <w15:commentEx w15:paraId="2D2667B8" w15:paraIdParent="5B053C9B" w15:done="0"/>
  <w15:commentEx w15:paraId="4075A286" w15:done="0"/>
  <w15:commentEx w15:paraId="2AD1525A" w15:paraIdParent="4075A286" w15:done="0"/>
  <w15:commentEx w15:paraId="5F3D92B0" w15:paraIdParent="4075A286" w15:done="0"/>
  <w15:commentEx w15:paraId="3ACF4FB7" w15:paraIdParent="4075A286" w15:done="0"/>
  <w15:commentEx w15:paraId="4C58BC25" w15:done="0"/>
  <w15:commentEx w15:paraId="58D13478" w15:done="0"/>
  <w15:commentEx w15:paraId="3EA7B2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8E474D" w16cid:durableId="1D4FBED3"/>
  <w16cid:commentId w16cid:paraId="6DE91422" w16cid:durableId="1D4FBED4"/>
  <w16cid:commentId w16cid:paraId="3D82CA40" w16cid:durableId="1D4FBED5"/>
  <w16cid:commentId w16cid:paraId="2D628484" w16cid:durableId="1D4FBED6"/>
  <w16cid:commentId w16cid:paraId="4DAE76B1" w16cid:durableId="1D4FBED7"/>
  <w16cid:commentId w16cid:paraId="0D20F74B" w16cid:durableId="1D4FBED8"/>
  <w16cid:commentId w16cid:paraId="060FA6D7" w16cid:durableId="1D51B3EA"/>
  <w16cid:commentId w16cid:paraId="1706014B" w16cid:durableId="1D51B3EB"/>
  <w16cid:commentId w16cid:paraId="1ECFC6C4" w16cid:durableId="1D51B4BB"/>
  <w16cid:commentId w16cid:paraId="1B50A3F0" w16cid:durableId="1D51B43D"/>
  <w16cid:commentId w16cid:paraId="124BB329" w16cid:durableId="1D4FBED9"/>
  <w16cid:commentId w16cid:paraId="1F781095" w16cid:durableId="1D4FBEDA"/>
  <w16cid:commentId w16cid:paraId="3F0884AD" w16cid:durableId="1D51B50A"/>
  <w16cid:commentId w16cid:paraId="44D6B49E" w16cid:durableId="1D51B509"/>
  <w16cid:commentId w16cid:paraId="7BDBEE15" w16cid:durableId="1D51B508"/>
  <w16cid:commentId w16cid:paraId="0423009E" w16cid:durableId="1D51B507"/>
  <w16cid:commentId w16cid:paraId="5B053C9B" w16cid:durableId="1D4FBEDB"/>
  <w16cid:commentId w16cid:paraId="2D2667B8" w16cid:durableId="1D4FBEDC"/>
  <w16cid:commentId w16cid:paraId="4075A286" w16cid:durableId="1D4FBEDD"/>
  <w16cid:commentId w16cid:paraId="2AD1525A" w16cid:durableId="1D4FBEDE"/>
  <w16cid:commentId w16cid:paraId="5F3D92B0" w16cid:durableId="1D4FBEDF"/>
  <w16cid:commentId w16cid:paraId="3ACF4FB7" w16cid:durableId="1D4FBEE0"/>
  <w16cid:commentId w16cid:paraId="4C58BC25" w16cid:durableId="1D4FBEE1"/>
  <w16cid:commentId w16cid:paraId="58D13478" w16cid:durableId="1D4FBEE2"/>
  <w16cid:commentId w16cid:paraId="3EA7B2F0" w16cid:durableId="1D4FB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A305A" w14:textId="77777777" w:rsidR="00714AED" w:rsidRDefault="00714AED">
      <w:pPr>
        <w:spacing w:after="0" w:line="240" w:lineRule="auto"/>
      </w:pPr>
      <w:r>
        <w:separator/>
      </w:r>
    </w:p>
  </w:endnote>
  <w:endnote w:type="continuationSeparator" w:id="0">
    <w:p w14:paraId="6BB6F57B" w14:textId="77777777" w:rsidR="00714AED" w:rsidRDefault="00714AED">
      <w:pPr>
        <w:spacing w:after="0" w:line="240" w:lineRule="auto"/>
      </w:pPr>
      <w:r>
        <w:continuationSeparator/>
      </w:r>
    </w:p>
  </w:endnote>
  <w:endnote w:type="continuationNotice" w:id="1">
    <w:p w14:paraId="0C089C2B" w14:textId="77777777" w:rsidR="00714AED" w:rsidRDefault="00714A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5D6C" w14:textId="77777777" w:rsidR="00202010" w:rsidRDefault="00202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261510"/>
      <w:docPartObj>
        <w:docPartGallery w:val="Page Numbers (Bottom of Page)"/>
        <w:docPartUnique/>
      </w:docPartObj>
    </w:sdtPr>
    <w:sdtEndPr/>
    <w:sdtContent>
      <w:p w14:paraId="23840963" w14:textId="77777777" w:rsidR="00202010" w:rsidRDefault="00A71E7A" w:rsidP="00341B81">
        <w:pPr>
          <w:pStyle w:val="Footer"/>
        </w:pPr>
      </w:p>
    </w:sdtContent>
  </w:sdt>
  <w:p w14:paraId="1B68EC90" w14:textId="77777777" w:rsidR="00202010" w:rsidRDefault="00202010" w:rsidP="00341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7" w:author="Marc Adrian  Jimenez" w:date="2017-08-16T09:10:00Z"/>
  <w:sdt>
    <w:sdtPr>
      <w:id w:val="-173183809"/>
      <w:docPartObj>
        <w:docPartGallery w:val="Page Numbers (Bottom of Page)"/>
        <w:docPartUnique/>
      </w:docPartObj>
    </w:sdtPr>
    <w:sdtEndPr>
      <w:rPr>
        <w:noProof/>
      </w:rPr>
    </w:sdtEndPr>
    <w:sdtContent>
      <w:customXmlInsRangeEnd w:id="347"/>
      <w:p w14:paraId="5D04C35A" w14:textId="168BB2D6" w:rsidR="00202010" w:rsidRDefault="00202010">
        <w:pPr>
          <w:pStyle w:val="Footer"/>
          <w:jc w:val="right"/>
          <w:rPr>
            <w:ins w:id="348" w:author="Marc Adrian  Jimenez" w:date="2017-08-16T09:10:00Z"/>
          </w:rPr>
        </w:pPr>
        <w:ins w:id="349" w:author="Marc Adrian  Jimenez" w:date="2017-08-16T09:10:00Z">
          <w:r>
            <w:fldChar w:fldCharType="begin"/>
          </w:r>
          <w:r>
            <w:instrText xml:space="preserve"> PAGE   \* MERGEFORMAT </w:instrText>
          </w:r>
          <w:r>
            <w:fldChar w:fldCharType="separate"/>
          </w:r>
        </w:ins>
        <w:r w:rsidR="00A71E7A">
          <w:rPr>
            <w:noProof/>
          </w:rPr>
          <w:t>20</w:t>
        </w:r>
        <w:ins w:id="350" w:author="Marc Adrian  Jimenez" w:date="2017-08-16T09:10:00Z">
          <w:r>
            <w:rPr>
              <w:noProof/>
            </w:rPr>
            <w:fldChar w:fldCharType="end"/>
          </w:r>
        </w:ins>
      </w:p>
      <w:customXmlInsRangeStart w:id="351" w:author="Marc Adrian  Jimenez" w:date="2017-08-16T09:10:00Z"/>
    </w:sdtContent>
  </w:sdt>
  <w:customXmlInsRangeEnd w:id="351"/>
  <w:p w14:paraId="289413E9" w14:textId="77777777" w:rsidR="00202010" w:rsidRDefault="00202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6B84E" w14:textId="77777777" w:rsidR="00714AED" w:rsidRDefault="00714AED">
      <w:pPr>
        <w:spacing w:after="0" w:line="240" w:lineRule="auto"/>
      </w:pPr>
      <w:r>
        <w:separator/>
      </w:r>
    </w:p>
  </w:footnote>
  <w:footnote w:type="continuationSeparator" w:id="0">
    <w:p w14:paraId="0EA46C5A" w14:textId="77777777" w:rsidR="00714AED" w:rsidRDefault="00714AED">
      <w:pPr>
        <w:spacing w:after="0" w:line="240" w:lineRule="auto"/>
      </w:pPr>
      <w:r>
        <w:continuationSeparator/>
      </w:r>
    </w:p>
  </w:footnote>
  <w:footnote w:type="continuationNotice" w:id="1">
    <w:p w14:paraId="4D18AAD4" w14:textId="77777777" w:rsidR="00714AED" w:rsidRDefault="00714A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87BB3" w14:textId="77777777" w:rsidR="00202010" w:rsidRDefault="00202010" w:rsidP="00341B81">
    <w:pPr>
      <w:pStyle w:val="Header"/>
    </w:pPr>
    <w:r>
      <w:t>Smartphone Usage with Sweaty Hands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2A9B" w14:textId="48268119" w:rsidR="00202010" w:rsidRDefault="00202010" w:rsidP="000F483D">
    <w:del w:id="341" w:author="Sherine Jane Coronel" w:date="2017-08-15T18:50:00Z">
      <w:r>
        <w:delText>Smartphone Usage with Sweaty Hands</w:delText>
      </w:r>
    </w:del>
    <w:ins w:id="342" w:author="Sherine Jane Coronel" w:date="2017-08-15T18:50:00Z">
      <w:del w:id="343" w:author="Marc Adrian  Jimenez" w:date="2017-08-16T08:55:00Z">
        <w:r w:rsidDel="001C5441">
          <w:delText>Calibration bit</w:delText>
        </w:r>
      </w:del>
    </w:ins>
    <w:ins w:id="344" w:author="Marc Adrian  Jimenez" w:date="2017-08-17T11:35:00Z">
      <w:r>
        <w:t>Factors Affecting Smartphone User Experience</w:t>
      </w:r>
    </w:ins>
    <w:ins w:id="345" w:author="Sherine Jane Coronel" w:date="2017-08-15T18:50:00Z">
      <w:del w:id="346" w:author="Marc Adrian  Jimenez" w:date="2017-08-16T08:55:00Z">
        <w:r w:rsidDel="001C5441">
          <w:delText>ch</w:delText>
        </w:r>
      </w:del>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919D3"/>
    <w:multiLevelType w:val="multilevel"/>
    <w:tmpl w:val="ECEA82FA"/>
    <w:lvl w:ilvl="0">
      <w:start w:val="1"/>
      <w:numFmt w:val="decimal"/>
      <w:lvlText w:val="%1."/>
      <w:lvlJc w:val="left"/>
      <w:pPr>
        <w:ind w:left="1152" w:hanging="360"/>
      </w:p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15:restartNumberingAfterBreak="0">
    <w:nsid w:val="13A97070"/>
    <w:multiLevelType w:val="hybridMultilevel"/>
    <w:tmpl w:val="26088C7E"/>
    <w:lvl w:ilvl="0" w:tplc="2CFE7AEC">
      <w:start w:val="1"/>
      <w:numFmt w:val="bullet"/>
      <w:lvlText w:val=""/>
      <w:lvlJc w:val="left"/>
      <w:pPr>
        <w:ind w:left="1152" w:hanging="360"/>
      </w:pPr>
      <w:rPr>
        <w:rFonts w:ascii="Symbol" w:hAnsi="Symbol" w:hint="default"/>
        <w:b w:val="0"/>
        <w:caps w:val="0"/>
        <w:smallCaps w:val="0"/>
        <w:color w:val="000000" w:themeColor="text1"/>
        <w:spacing w:val="0"/>
        <w:sz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34090003" w:tentative="1">
      <w:start w:val="1"/>
      <w:numFmt w:val="bullet"/>
      <w:lvlText w:val="o"/>
      <w:lvlJc w:val="left"/>
      <w:pPr>
        <w:ind w:left="1872" w:hanging="360"/>
      </w:pPr>
      <w:rPr>
        <w:rFonts w:ascii="Courier New" w:hAnsi="Courier New" w:cs="Courier New" w:hint="default"/>
      </w:rPr>
    </w:lvl>
    <w:lvl w:ilvl="2" w:tplc="34090005" w:tentative="1">
      <w:start w:val="1"/>
      <w:numFmt w:val="bullet"/>
      <w:lvlText w:val=""/>
      <w:lvlJc w:val="left"/>
      <w:pPr>
        <w:ind w:left="2592" w:hanging="360"/>
      </w:pPr>
      <w:rPr>
        <w:rFonts w:ascii="Wingdings" w:hAnsi="Wingdings" w:hint="default"/>
      </w:rPr>
    </w:lvl>
    <w:lvl w:ilvl="3" w:tplc="34090001" w:tentative="1">
      <w:start w:val="1"/>
      <w:numFmt w:val="bullet"/>
      <w:lvlText w:val=""/>
      <w:lvlJc w:val="left"/>
      <w:pPr>
        <w:ind w:left="3312" w:hanging="360"/>
      </w:pPr>
      <w:rPr>
        <w:rFonts w:ascii="Symbol" w:hAnsi="Symbol" w:hint="default"/>
      </w:rPr>
    </w:lvl>
    <w:lvl w:ilvl="4" w:tplc="34090003" w:tentative="1">
      <w:start w:val="1"/>
      <w:numFmt w:val="bullet"/>
      <w:lvlText w:val="o"/>
      <w:lvlJc w:val="left"/>
      <w:pPr>
        <w:ind w:left="4032" w:hanging="360"/>
      </w:pPr>
      <w:rPr>
        <w:rFonts w:ascii="Courier New" w:hAnsi="Courier New" w:cs="Courier New" w:hint="default"/>
      </w:rPr>
    </w:lvl>
    <w:lvl w:ilvl="5" w:tplc="34090005" w:tentative="1">
      <w:start w:val="1"/>
      <w:numFmt w:val="bullet"/>
      <w:lvlText w:val=""/>
      <w:lvlJc w:val="left"/>
      <w:pPr>
        <w:ind w:left="4752" w:hanging="360"/>
      </w:pPr>
      <w:rPr>
        <w:rFonts w:ascii="Wingdings" w:hAnsi="Wingdings" w:hint="default"/>
      </w:rPr>
    </w:lvl>
    <w:lvl w:ilvl="6" w:tplc="34090001" w:tentative="1">
      <w:start w:val="1"/>
      <w:numFmt w:val="bullet"/>
      <w:lvlText w:val=""/>
      <w:lvlJc w:val="left"/>
      <w:pPr>
        <w:ind w:left="5472" w:hanging="360"/>
      </w:pPr>
      <w:rPr>
        <w:rFonts w:ascii="Symbol" w:hAnsi="Symbol" w:hint="default"/>
      </w:rPr>
    </w:lvl>
    <w:lvl w:ilvl="7" w:tplc="34090003" w:tentative="1">
      <w:start w:val="1"/>
      <w:numFmt w:val="bullet"/>
      <w:lvlText w:val="o"/>
      <w:lvlJc w:val="left"/>
      <w:pPr>
        <w:ind w:left="6192" w:hanging="360"/>
      </w:pPr>
      <w:rPr>
        <w:rFonts w:ascii="Courier New" w:hAnsi="Courier New" w:cs="Courier New" w:hint="default"/>
      </w:rPr>
    </w:lvl>
    <w:lvl w:ilvl="8" w:tplc="34090005" w:tentative="1">
      <w:start w:val="1"/>
      <w:numFmt w:val="bullet"/>
      <w:lvlText w:val=""/>
      <w:lvlJc w:val="left"/>
      <w:pPr>
        <w:ind w:left="6912" w:hanging="360"/>
      </w:pPr>
      <w:rPr>
        <w:rFonts w:ascii="Wingdings" w:hAnsi="Wingdings" w:hint="default"/>
      </w:rPr>
    </w:lvl>
  </w:abstractNum>
  <w:abstractNum w:abstractNumId="2" w15:restartNumberingAfterBreak="0">
    <w:nsid w:val="14912C95"/>
    <w:multiLevelType w:val="hybridMultilevel"/>
    <w:tmpl w:val="4F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27511"/>
    <w:multiLevelType w:val="hybridMultilevel"/>
    <w:tmpl w:val="08D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62A9F"/>
    <w:multiLevelType w:val="multilevel"/>
    <w:tmpl w:val="59F0D492"/>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CA5305"/>
    <w:multiLevelType w:val="hybridMultilevel"/>
    <w:tmpl w:val="8022FDDA"/>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24D35D61"/>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FD2630"/>
    <w:multiLevelType w:val="multilevel"/>
    <w:tmpl w:val="0C8A6688"/>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ascii="Times New Roman" w:hAnsi="Times New Roman" w:cs="Times New Roman" w:hint="default"/>
        <w:b/>
        <w:sz w:val="24"/>
      </w:rPr>
    </w:lvl>
    <w:lvl w:ilvl="2">
      <w:start w:val="1"/>
      <w:numFmt w:val="decimal"/>
      <w:pStyle w:val="111"/>
      <w:lvlText w:val="%1.%2.%3."/>
      <w:lvlJc w:val="left"/>
      <w:pPr>
        <w:ind w:left="446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DD535D"/>
    <w:multiLevelType w:val="multilevel"/>
    <w:tmpl w:val="6FDCC942"/>
    <w:lvl w:ilvl="0">
      <w:start w:val="2"/>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E95A8B"/>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8B4B6F"/>
    <w:multiLevelType w:val="multilevel"/>
    <w:tmpl w:val="4F144224"/>
    <w:lvl w:ilvl="0">
      <w:start w:val="1"/>
      <w:numFmt w:val="upperRoman"/>
      <w:lvlText w:val="%1."/>
      <w:lvlJc w:val="righ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A5012"/>
    <w:multiLevelType w:val="multilevel"/>
    <w:tmpl w:val="1B780F86"/>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087E5D"/>
    <w:multiLevelType w:val="hybridMultilevel"/>
    <w:tmpl w:val="078252BE"/>
    <w:lvl w:ilvl="0" w:tplc="3409000F">
      <w:start w:val="1"/>
      <w:numFmt w:val="decimal"/>
      <w:lvlText w:val="%1."/>
      <w:lvlJc w:val="left"/>
      <w:pPr>
        <w:ind w:left="3053"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1A4C38"/>
    <w:multiLevelType w:val="multilevel"/>
    <w:tmpl w:val="0F220DB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53E99"/>
    <w:multiLevelType w:val="multilevel"/>
    <w:tmpl w:val="97AE9954"/>
    <w:lvl w:ilvl="0">
      <w:start w:val="4"/>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D20D0"/>
    <w:multiLevelType w:val="hybridMultilevel"/>
    <w:tmpl w:val="1FB005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D8102E1"/>
    <w:multiLevelType w:val="hybridMultilevel"/>
    <w:tmpl w:val="27461CD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7"/>
  </w:num>
  <w:num w:numId="2">
    <w:abstractNumId w:val="13"/>
  </w:num>
  <w:num w:numId="3">
    <w:abstractNumId w:val="10"/>
  </w:num>
  <w:num w:numId="4">
    <w:abstractNumId w:val="8"/>
  </w:num>
  <w:num w:numId="5">
    <w:abstractNumId w:val="11"/>
  </w:num>
  <w:num w:numId="6">
    <w:abstractNumId w:val="14"/>
  </w:num>
  <w:num w:numId="7">
    <w:abstractNumId w:val="4"/>
  </w:num>
  <w:num w:numId="8">
    <w:abstractNumId w:val="1"/>
  </w:num>
  <w:num w:numId="9">
    <w:abstractNumId w:val="5"/>
  </w:num>
  <w:num w:numId="1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9"/>
  </w:num>
  <w:num w:numId="14">
    <w:abstractNumId w:val="3"/>
  </w:num>
  <w:num w:numId="15">
    <w:abstractNumId w:val="15"/>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Adrian  Jimenez">
    <w15:presenceInfo w15:providerId="None" w15:userId="Marc Adrian  Jimenez"/>
  </w15:person>
  <w15:person w15:author="Sherine Jane Coronel">
    <w15:presenceInfo w15:providerId="None" w15:userId="Sherine Jane Coronel"/>
  </w15:person>
  <w15:person w15:author="Joey Bernadette Dela Cruz">
    <w15:presenceInfo w15:providerId="None" w15:userId="Joey Bernadette Dela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5E"/>
    <w:rsid w:val="00001853"/>
    <w:rsid w:val="000021A0"/>
    <w:rsid w:val="00005197"/>
    <w:rsid w:val="00005297"/>
    <w:rsid w:val="00007268"/>
    <w:rsid w:val="00011E1B"/>
    <w:rsid w:val="00013794"/>
    <w:rsid w:val="00014CDC"/>
    <w:rsid w:val="00015045"/>
    <w:rsid w:val="000162E7"/>
    <w:rsid w:val="0001656C"/>
    <w:rsid w:val="00016C1C"/>
    <w:rsid w:val="00017688"/>
    <w:rsid w:val="00020E71"/>
    <w:rsid w:val="000219CE"/>
    <w:rsid w:val="000243CD"/>
    <w:rsid w:val="00024818"/>
    <w:rsid w:val="00025130"/>
    <w:rsid w:val="00027A31"/>
    <w:rsid w:val="0003026F"/>
    <w:rsid w:val="000302DB"/>
    <w:rsid w:val="00030581"/>
    <w:rsid w:val="00030A1E"/>
    <w:rsid w:val="00031114"/>
    <w:rsid w:val="00031F1F"/>
    <w:rsid w:val="00034C82"/>
    <w:rsid w:val="00035A4C"/>
    <w:rsid w:val="000375C7"/>
    <w:rsid w:val="00037B8C"/>
    <w:rsid w:val="00037D92"/>
    <w:rsid w:val="00037F62"/>
    <w:rsid w:val="000415CD"/>
    <w:rsid w:val="0004317B"/>
    <w:rsid w:val="00043F3D"/>
    <w:rsid w:val="00045E18"/>
    <w:rsid w:val="00047B84"/>
    <w:rsid w:val="00047F31"/>
    <w:rsid w:val="0005071C"/>
    <w:rsid w:val="00051D5B"/>
    <w:rsid w:val="000530FC"/>
    <w:rsid w:val="000539DD"/>
    <w:rsid w:val="0005627F"/>
    <w:rsid w:val="00060150"/>
    <w:rsid w:val="00061002"/>
    <w:rsid w:val="0006103F"/>
    <w:rsid w:val="000627BD"/>
    <w:rsid w:val="00063323"/>
    <w:rsid w:val="000664C8"/>
    <w:rsid w:val="000673E0"/>
    <w:rsid w:val="000674C0"/>
    <w:rsid w:val="000674EB"/>
    <w:rsid w:val="000700F2"/>
    <w:rsid w:val="0007130D"/>
    <w:rsid w:val="000718D6"/>
    <w:rsid w:val="00073CD7"/>
    <w:rsid w:val="00074CAF"/>
    <w:rsid w:val="00081474"/>
    <w:rsid w:val="00082D39"/>
    <w:rsid w:val="00083FF8"/>
    <w:rsid w:val="00084C92"/>
    <w:rsid w:val="000867DC"/>
    <w:rsid w:val="00091D0E"/>
    <w:rsid w:val="0009229A"/>
    <w:rsid w:val="00095C40"/>
    <w:rsid w:val="00096B1E"/>
    <w:rsid w:val="00096B24"/>
    <w:rsid w:val="00097DE1"/>
    <w:rsid w:val="00097ED0"/>
    <w:rsid w:val="000A103A"/>
    <w:rsid w:val="000A1146"/>
    <w:rsid w:val="000A2ED1"/>
    <w:rsid w:val="000A63EA"/>
    <w:rsid w:val="000A69B1"/>
    <w:rsid w:val="000A6CDC"/>
    <w:rsid w:val="000B0639"/>
    <w:rsid w:val="000B2574"/>
    <w:rsid w:val="000B2F11"/>
    <w:rsid w:val="000B35D4"/>
    <w:rsid w:val="000B4009"/>
    <w:rsid w:val="000B41A0"/>
    <w:rsid w:val="000B4D20"/>
    <w:rsid w:val="000B54E8"/>
    <w:rsid w:val="000B7836"/>
    <w:rsid w:val="000B7D85"/>
    <w:rsid w:val="000C3353"/>
    <w:rsid w:val="000C56A8"/>
    <w:rsid w:val="000C598A"/>
    <w:rsid w:val="000C6564"/>
    <w:rsid w:val="000D1A0A"/>
    <w:rsid w:val="000D216E"/>
    <w:rsid w:val="000D22FE"/>
    <w:rsid w:val="000D2801"/>
    <w:rsid w:val="000D28F1"/>
    <w:rsid w:val="000D6161"/>
    <w:rsid w:val="000D61EA"/>
    <w:rsid w:val="000E0276"/>
    <w:rsid w:val="000E0E5F"/>
    <w:rsid w:val="000E1B99"/>
    <w:rsid w:val="000E1BE6"/>
    <w:rsid w:val="000E3675"/>
    <w:rsid w:val="000F41A0"/>
    <w:rsid w:val="000F4652"/>
    <w:rsid w:val="000F483D"/>
    <w:rsid w:val="000F4F61"/>
    <w:rsid w:val="000F7336"/>
    <w:rsid w:val="000F7FB2"/>
    <w:rsid w:val="0010081A"/>
    <w:rsid w:val="001024CB"/>
    <w:rsid w:val="00104445"/>
    <w:rsid w:val="0010546A"/>
    <w:rsid w:val="00112F69"/>
    <w:rsid w:val="00120482"/>
    <w:rsid w:val="00120870"/>
    <w:rsid w:val="00120A52"/>
    <w:rsid w:val="00120D88"/>
    <w:rsid w:val="00121056"/>
    <w:rsid w:val="0012112F"/>
    <w:rsid w:val="00122F3B"/>
    <w:rsid w:val="00123F05"/>
    <w:rsid w:val="0012495F"/>
    <w:rsid w:val="00124B24"/>
    <w:rsid w:val="0012650D"/>
    <w:rsid w:val="00132EC2"/>
    <w:rsid w:val="00133ADA"/>
    <w:rsid w:val="00135ED0"/>
    <w:rsid w:val="00140D18"/>
    <w:rsid w:val="0014102F"/>
    <w:rsid w:val="0014108C"/>
    <w:rsid w:val="00141177"/>
    <w:rsid w:val="00141B26"/>
    <w:rsid w:val="00141EDE"/>
    <w:rsid w:val="00142D1A"/>
    <w:rsid w:val="00144E27"/>
    <w:rsid w:val="00145B29"/>
    <w:rsid w:val="00146AC0"/>
    <w:rsid w:val="00146E8F"/>
    <w:rsid w:val="00150F42"/>
    <w:rsid w:val="00151F9C"/>
    <w:rsid w:val="00155B7F"/>
    <w:rsid w:val="00160D91"/>
    <w:rsid w:val="00161743"/>
    <w:rsid w:val="0016383C"/>
    <w:rsid w:val="00163965"/>
    <w:rsid w:val="001674DB"/>
    <w:rsid w:val="00167EE9"/>
    <w:rsid w:val="001709C0"/>
    <w:rsid w:val="00170CE0"/>
    <w:rsid w:val="00170CFF"/>
    <w:rsid w:val="00170F93"/>
    <w:rsid w:val="0017112C"/>
    <w:rsid w:val="00171460"/>
    <w:rsid w:val="0017294E"/>
    <w:rsid w:val="001736B6"/>
    <w:rsid w:val="00174075"/>
    <w:rsid w:val="001744DB"/>
    <w:rsid w:val="00176859"/>
    <w:rsid w:val="00176FF1"/>
    <w:rsid w:val="00180FC4"/>
    <w:rsid w:val="00181A3C"/>
    <w:rsid w:val="0018539C"/>
    <w:rsid w:val="00186A87"/>
    <w:rsid w:val="0018790D"/>
    <w:rsid w:val="00193259"/>
    <w:rsid w:val="00194D61"/>
    <w:rsid w:val="00197832"/>
    <w:rsid w:val="001A00F5"/>
    <w:rsid w:val="001A2273"/>
    <w:rsid w:val="001A2649"/>
    <w:rsid w:val="001A4117"/>
    <w:rsid w:val="001A7D50"/>
    <w:rsid w:val="001B14AA"/>
    <w:rsid w:val="001B2C00"/>
    <w:rsid w:val="001B3B32"/>
    <w:rsid w:val="001B6FDB"/>
    <w:rsid w:val="001B7865"/>
    <w:rsid w:val="001C19A2"/>
    <w:rsid w:val="001C20D5"/>
    <w:rsid w:val="001C5441"/>
    <w:rsid w:val="001C7064"/>
    <w:rsid w:val="001C765B"/>
    <w:rsid w:val="001C7B47"/>
    <w:rsid w:val="001D0256"/>
    <w:rsid w:val="001D2886"/>
    <w:rsid w:val="001D324E"/>
    <w:rsid w:val="001D4E2F"/>
    <w:rsid w:val="001D58C5"/>
    <w:rsid w:val="001D5E5E"/>
    <w:rsid w:val="001D63B5"/>
    <w:rsid w:val="001D6438"/>
    <w:rsid w:val="001D72AD"/>
    <w:rsid w:val="001D7E4E"/>
    <w:rsid w:val="001E25AD"/>
    <w:rsid w:val="001E74CF"/>
    <w:rsid w:val="001E77DE"/>
    <w:rsid w:val="001E7B37"/>
    <w:rsid w:val="001F15D0"/>
    <w:rsid w:val="001F1A81"/>
    <w:rsid w:val="0020052E"/>
    <w:rsid w:val="00202010"/>
    <w:rsid w:val="00203DDD"/>
    <w:rsid w:val="00205184"/>
    <w:rsid w:val="00205855"/>
    <w:rsid w:val="002104FA"/>
    <w:rsid w:val="00211ED0"/>
    <w:rsid w:val="00212931"/>
    <w:rsid w:val="00212F4C"/>
    <w:rsid w:val="00213450"/>
    <w:rsid w:val="0021400A"/>
    <w:rsid w:val="00220C26"/>
    <w:rsid w:val="0022251A"/>
    <w:rsid w:val="00222765"/>
    <w:rsid w:val="00224D0F"/>
    <w:rsid w:val="00225F3C"/>
    <w:rsid w:val="00230E71"/>
    <w:rsid w:val="00231E19"/>
    <w:rsid w:val="002344C4"/>
    <w:rsid w:val="00236141"/>
    <w:rsid w:val="00236435"/>
    <w:rsid w:val="00237F53"/>
    <w:rsid w:val="00241AF1"/>
    <w:rsid w:val="00244E39"/>
    <w:rsid w:val="00245B19"/>
    <w:rsid w:val="00245F29"/>
    <w:rsid w:val="002464DE"/>
    <w:rsid w:val="00250F96"/>
    <w:rsid w:val="00251069"/>
    <w:rsid w:val="0025150F"/>
    <w:rsid w:val="0025187C"/>
    <w:rsid w:val="0025355C"/>
    <w:rsid w:val="002601CD"/>
    <w:rsid w:val="002609AF"/>
    <w:rsid w:val="0026139A"/>
    <w:rsid w:val="00263349"/>
    <w:rsid w:val="0026373A"/>
    <w:rsid w:val="00264612"/>
    <w:rsid w:val="002647B6"/>
    <w:rsid w:val="00264D25"/>
    <w:rsid w:val="0026699F"/>
    <w:rsid w:val="00266D72"/>
    <w:rsid w:val="00271123"/>
    <w:rsid w:val="00272889"/>
    <w:rsid w:val="002736E8"/>
    <w:rsid w:val="00274988"/>
    <w:rsid w:val="00276B86"/>
    <w:rsid w:val="0027750D"/>
    <w:rsid w:val="00280700"/>
    <w:rsid w:val="00281934"/>
    <w:rsid w:val="00282D52"/>
    <w:rsid w:val="00283473"/>
    <w:rsid w:val="002836CD"/>
    <w:rsid w:val="0028554C"/>
    <w:rsid w:val="002860B5"/>
    <w:rsid w:val="00290BE3"/>
    <w:rsid w:val="002913AE"/>
    <w:rsid w:val="00291618"/>
    <w:rsid w:val="00291F0A"/>
    <w:rsid w:val="002956A8"/>
    <w:rsid w:val="002A05D8"/>
    <w:rsid w:val="002A39B7"/>
    <w:rsid w:val="002A4DDB"/>
    <w:rsid w:val="002A692C"/>
    <w:rsid w:val="002A6E43"/>
    <w:rsid w:val="002B25B9"/>
    <w:rsid w:val="002B32B0"/>
    <w:rsid w:val="002C12E8"/>
    <w:rsid w:val="002C37F7"/>
    <w:rsid w:val="002C53D8"/>
    <w:rsid w:val="002C5FA0"/>
    <w:rsid w:val="002C75CD"/>
    <w:rsid w:val="002D1D00"/>
    <w:rsid w:val="002D3B04"/>
    <w:rsid w:val="002D3EA6"/>
    <w:rsid w:val="002D3FE0"/>
    <w:rsid w:val="002D5BF2"/>
    <w:rsid w:val="002D5D2B"/>
    <w:rsid w:val="002D67A8"/>
    <w:rsid w:val="002E09F5"/>
    <w:rsid w:val="002E0BA0"/>
    <w:rsid w:val="002E335D"/>
    <w:rsid w:val="002E49FC"/>
    <w:rsid w:val="002E5B0C"/>
    <w:rsid w:val="002E6849"/>
    <w:rsid w:val="002E6EB2"/>
    <w:rsid w:val="002E743B"/>
    <w:rsid w:val="002F2B79"/>
    <w:rsid w:val="002F58C2"/>
    <w:rsid w:val="002F6425"/>
    <w:rsid w:val="002F6457"/>
    <w:rsid w:val="002F67D9"/>
    <w:rsid w:val="002F7E02"/>
    <w:rsid w:val="00300170"/>
    <w:rsid w:val="00300794"/>
    <w:rsid w:val="00305773"/>
    <w:rsid w:val="003066EE"/>
    <w:rsid w:val="003074BB"/>
    <w:rsid w:val="003103E9"/>
    <w:rsid w:val="003112EA"/>
    <w:rsid w:val="00313B58"/>
    <w:rsid w:val="00313CBC"/>
    <w:rsid w:val="0031469A"/>
    <w:rsid w:val="003153ED"/>
    <w:rsid w:val="003158E1"/>
    <w:rsid w:val="00316737"/>
    <w:rsid w:val="00316777"/>
    <w:rsid w:val="0032006F"/>
    <w:rsid w:val="00326764"/>
    <w:rsid w:val="0032684E"/>
    <w:rsid w:val="003308A3"/>
    <w:rsid w:val="00330EFB"/>
    <w:rsid w:val="00331CF9"/>
    <w:rsid w:val="003322C6"/>
    <w:rsid w:val="003322DD"/>
    <w:rsid w:val="0033595D"/>
    <w:rsid w:val="00336404"/>
    <w:rsid w:val="00341B81"/>
    <w:rsid w:val="00342373"/>
    <w:rsid w:val="0034304E"/>
    <w:rsid w:val="003441ED"/>
    <w:rsid w:val="00344724"/>
    <w:rsid w:val="00345F1A"/>
    <w:rsid w:val="00347D7B"/>
    <w:rsid w:val="003510DC"/>
    <w:rsid w:val="003514AD"/>
    <w:rsid w:val="0035311E"/>
    <w:rsid w:val="00353A72"/>
    <w:rsid w:val="00353C7D"/>
    <w:rsid w:val="003546EC"/>
    <w:rsid w:val="00360346"/>
    <w:rsid w:val="00361C64"/>
    <w:rsid w:val="00362044"/>
    <w:rsid w:val="00362FBD"/>
    <w:rsid w:val="00365EA5"/>
    <w:rsid w:val="00367354"/>
    <w:rsid w:val="00367B4F"/>
    <w:rsid w:val="00370691"/>
    <w:rsid w:val="00373C91"/>
    <w:rsid w:val="00373F30"/>
    <w:rsid w:val="00375B28"/>
    <w:rsid w:val="00376F57"/>
    <w:rsid w:val="00377BC2"/>
    <w:rsid w:val="00377CAA"/>
    <w:rsid w:val="0038101C"/>
    <w:rsid w:val="003821F4"/>
    <w:rsid w:val="00382389"/>
    <w:rsid w:val="003869D2"/>
    <w:rsid w:val="0039408D"/>
    <w:rsid w:val="003949E2"/>
    <w:rsid w:val="0039596A"/>
    <w:rsid w:val="00396BD4"/>
    <w:rsid w:val="003A3229"/>
    <w:rsid w:val="003A40BB"/>
    <w:rsid w:val="003A5F19"/>
    <w:rsid w:val="003A776F"/>
    <w:rsid w:val="003B38DE"/>
    <w:rsid w:val="003B428C"/>
    <w:rsid w:val="003B4C3C"/>
    <w:rsid w:val="003B72A6"/>
    <w:rsid w:val="003C0013"/>
    <w:rsid w:val="003C29A3"/>
    <w:rsid w:val="003C3C08"/>
    <w:rsid w:val="003C4000"/>
    <w:rsid w:val="003C42CE"/>
    <w:rsid w:val="003C45FD"/>
    <w:rsid w:val="003C547E"/>
    <w:rsid w:val="003C5CE8"/>
    <w:rsid w:val="003C6638"/>
    <w:rsid w:val="003C71F4"/>
    <w:rsid w:val="003C7B0B"/>
    <w:rsid w:val="003D6145"/>
    <w:rsid w:val="003D6FAD"/>
    <w:rsid w:val="003D74AD"/>
    <w:rsid w:val="003D7EE0"/>
    <w:rsid w:val="003E0E22"/>
    <w:rsid w:val="003E5A20"/>
    <w:rsid w:val="003F1A79"/>
    <w:rsid w:val="003F223A"/>
    <w:rsid w:val="003F2810"/>
    <w:rsid w:val="003F3164"/>
    <w:rsid w:val="003F33C1"/>
    <w:rsid w:val="003F3C3E"/>
    <w:rsid w:val="003F7AA1"/>
    <w:rsid w:val="003F7DB0"/>
    <w:rsid w:val="00402912"/>
    <w:rsid w:val="00404C55"/>
    <w:rsid w:val="00405B40"/>
    <w:rsid w:val="004060AA"/>
    <w:rsid w:val="004065AE"/>
    <w:rsid w:val="00406636"/>
    <w:rsid w:val="0040735D"/>
    <w:rsid w:val="0040747C"/>
    <w:rsid w:val="00411333"/>
    <w:rsid w:val="004116A5"/>
    <w:rsid w:val="00412210"/>
    <w:rsid w:val="00413C50"/>
    <w:rsid w:val="004140B2"/>
    <w:rsid w:val="004149C5"/>
    <w:rsid w:val="00414E38"/>
    <w:rsid w:val="004157D0"/>
    <w:rsid w:val="00415A4B"/>
    <w:rsid w:val="00415B2E"/>
    <w:rsid w:val="00421018"/>
    <w:rsid w:val="0042143E"/>
    <w:rsid w:val="004242CA"/>
    <w:rsid w:val="0042548E"/>
    <w:rsid w:val="00426E26"/>
    <w:rsid w:val="004317F7"/>
    <w:rsid w:val="0043401F"/>
    <w:rsid w:val="0043446E"/>
    <w:rsid w:val="00440F0E"/>
    <w:rsid w:val="0044232B"/>
    <w:rsid w:val="004438C2"/>
    <w:rsid w:val="0044399B"/>
    <w:rsid w:val="00443DB3"/>
    <w:rsid w:val="0044413C"/>
    <w:rsid w:val="00444CC3"/>
    <w:rsid w:val="0044617A"/>
    <w:rsid w:val="0045026E"/>
    <w:rsid w:val="0045094F"/>
    <w:rsid w:val="004522CA"/>
    <w:rsid w:val="004532B4"/>
    <w:rsid w:val="00453330"/>
    <w:rsid w:val="004539E7"/>
    <w:rsid w:val="00456FB5"/>
    <w:rsid w:val="0046017B"/>
    <w:rsid w:val="00460A10"/>
    <w:rsid w:val="00460B73"/>
    <w:rsid w:val="004616CB"/>
    <w:rsid w:val="00461CD7"/>
    <w:rsid w:val="004637F3"/>
    <w:rsid w:val="00473FC4"/>
    <w:rsid w:val="00476791"/>
    <w:rsid w:val="0048005E"/>
    <w:rsid w:val="00482E0D"/>
    <w:rsid w:val="00484400"/>
    <w:rsid w:val="00484C16"/>
    <w:rsid w:val="00485413"/>
    <w:rsid w:val="004861C1"/>
    <w:rsid w:val="004902A2"/>
    <w:rsid w:val="004920B5"/>
    <w:rsid w:val="00492741"/>
    <w:rsid w:val="00492CAF"/>
    <w:rsid w:val="0049361D"/>
    <w:rsid w:val="00495069"/>
    <w:rsid w:val="00496B66"/>
    <w:rsid w:val="00497CFD"/>
    <w:rsid w:val="004A0EF4"/>
    <w:rsid w:val="004A1874"/>
    <w:rsid w:val="004A39B3"/>
    <w:rsid w:val="004A3F21"/>
    <w:rsid w:val="004A4E44"/>
    <w:rsid w:val="004A4F62"/>
    <w:rsid w:val="004A722E"/>
    <w:rsid w:val="004B1935"/>
    <w:rsid w:val="004B26DC"/>
    <w:rsid w:val="004B41ED"/>
    <w:rsid w:val="004B4717"/>
    <w:rsid w:val="004B481D"/>
    <w:rsid w:val="004B584C"/>
    <w:rsid w:val="004B6102"/>
    <w:rsid w:val="004B72E2"/>
    <w:rsid w:val="004B7DC3"/>
    <w:rsid w:val="004C1707"/>
    <w:rsid w:val="004C2516"/>
    <w:rsid w:val="004C2A66"/>
    <w:rsid w:val="004C3A79"/>
    <w:rsid w:val="004C6094"/>
    <w:rsid w:val="004C731F"/>
    <w:rsid w:val="004D049A"/>
    <w:rsid w:val="004D25EA"/>
    <w:rsid w:val="004D42B7"/>
    <w:rsid w:val="004D560E"/>
    <w:rsid w:val="004D5EFB"/>
    <w:rsid w:val="004D758A"/>
    <w:rsid w:val="004D7A99"/>
    <w:rsid w:val="004D7B7B"/>
    <w:rsid w:val="004D7C9E"/>
    <w:rsid w:val="004E0A78"/>
    <w:rsid w:val="004E1101"/>
    <w:rsid w:val="004E18C0"/>
    <w:rsid w:val="004E199F"/>
    <w:rsid w:val="004E1B7E"/>
    <w:rsid w:val="004E2AD4"/>
    <w:rsid w:val="004E31D2"/>
    <w:rsid w:val="004E5841"/>
    <w:rsid w:val="004E5E93"/>
    <w:rsid w:val="004F04AD"/>
    <w:rsid w:val="004F2378"/>
    <w:rsid w:val="004F4EDD"/>
    <w:rsid w:val="004F5500"/>
    <w:rsid w:val="00500C4F"/>
    <w:rsid w:val="005016BB"/>
    <w:rsid w:val="005017D9"/>
    <w:rsid w:val="00501A56"/>
    <w:rsid w:val="00501D5E"/>
    <w:rsid w:val="00507643"/>
    <w:rsid w:val="00510A42"/>
    <w:rsid w:val="00510EDE"/>
    <w:rsid w:val="005113F1"/>
    <w:rsid w:val="0051193F"/>
    <w:rsid w:val="00512373"/>
    <w:rsid w:val="00512750"/>
    <w:rsid w:val="0051372E"/>
    <w:rsid w:val="00513869"/>
    <w:rsid w:val="00513934"/>
    <w:rsid w:val="0052060F"/>
    <w:rsid w:val="00522245"/>
    <w:rsid w:val="00523153"/>
    <w:rsid w:val="005237B9"/>
    <w:rsid w:val="00523F57"/>
    <w:rsid w:val="00524ED4"/>
    <w:rsid w:val="00524FA3"/>
    <w:rsid w:val="005254BB"/>
    <w:rsid w:val="00525D82"/>
    <w:rsid w:val="005267E8"/>
    <w:rsid w:val="00526D05"/>
    <w:rsid w:val="00530D52"/>
    <w:rsid w:val="005317CD"/>
    <w:rsid w:val="00531EE1"/>
    <w:rsid w:val="00533878"/>
    <w:rsid w:val="005338B3"/>
    <w:rsid w:val="00534DA3"/>
    <w:rsid w:val="00535F68"/>
    <w:rsid w:val="0053600D"/>
    <w:rsid w:val="00536DC1"/>
    <w:rsid w:val="00537486"/>
    <w:rsid w:val="005414AF"/>
    <w:rsid w:val="00542661"/>
    <w:rsid w:val="00545B3D"/>
    <w:rsid w:val="005544AE"/>
    <w:rsid w:val="00556E0A"/>
    <w:rsid w:val="005576C4"/>
    <w:rsid w:val="00560948"/>
    <w:rsid w:val="00560F43"/>
    <w:rsid w:val="00560F5F"/>
    <w:rsid w:val="005613CD"/>
    <w:rsid w:val="0056166A"/>
    <w:rsid w:val="00561E74"/>
    <w:rsid w:val="0056232D"/>
    <w:rsid w:val="00563019"/>
    <w:rsid w:val="0056535B"/>
    <w:rsid w:val="005659F7"/>
    <w:rsid w:val="00566789"/>
    <w:rsid w:val="00566E98"/>
    <w:rsid w:val="0057144E"/>
    <w:rsid w:val="00572FE6"/>
    <w:rsid w:val="005734AB"/>
    <w:rsid w:val="005746BD"/>
    <w:rsid w:val="00574EB0"/>
    <w:rsid w:val="00577B98"/>
    <w:rsid w:val="0058359A"/>
    <w:rsid w:val="005837A6"/>
    <w:rsid w:val="0058609C"/>
    <w:rsid w:val="00591659"/>
    <w:rsid w:val="005918E3"/>
    <w:rsid w:val="0059246E"/>
    <w:rsid w:val="00594782"/>
    <w:rsid w:val="00594B62"/>
    <w:rsid w:val="005953F3"/>
    <w:rsid w:val="005A22BC"/>
    <w:rsid w:val="005A309C"/>
    <w:rsid w:val="005A358D"/>
    <w:rsid w:val="005A3808"/>
    <w:rsid w:val="005A54E0"/>
    <w:rsid w:val="005B1008"/>
    <w:rsid w:val="005B2C63"/>
    <w:rsid w:val="005B3636"/>
    <w:rsid w:val="005B3AA8"/>
    <w:rsid w:val="005B4359"/>
    <w:rsid w:val="005B64D5"/>
    <w:rsid w:val="005C25F4"/>
    <w:rsid w:val="005C41D9"/>
    <w:rsid w:val="005C4299"/>
    <w:rsid w:val="005C5ABD"/>
    <w:rsid w:val="005C75D9"/>
    <w:rsid w:val="005C7D6F"/>
    <w:rsid w:val="005D2392"/>
    <w:rsid w:val="005D259D"/>
    <w:rsid w:val="005E14B9"/>
    <w:rsid w:val="005E1D0B"/>
    <w:rsid w:val="005E32BB"/>
    <w:rsid w:val="005E3ACA"/>
    <w:rsid w:val="005E596B"/>
    <w:rsid w:val="005F02CF"/>
    <w:rsid w:val="005F0A86"/>
    <w:rsid w:val="005F0E23"/>
    <w:rsid w:val="005F1824"/>
    <w:rsid w:val="005F464F"/>
    <w:rsid w:val="00604C95"/>
    <w:rsid w:val="00605490"/>
    <w:rsid w:val="0060595D"/>
    <w:rsid w:val="00605E43"/>
    <w:rsid w:val="0060621B"/>
    <w:rsid w:val="00607533"/>
    <w:rsid w:val="0061037E"/>
    <w:rsid w:val="00610A7D"/>
    <w:rsid w:val="00611AF9"/>
    <w:rsid w:val="006122A9"/>
    <w:rsid w:val="00612889"/>
    <w:rsid w:val="00612B16"/>
    <w:rsid w:val="00612F5F"/>
    <w:rsid w:val="00615395"/>
    <w:rsid w:val="00615E39"/>
    <w:rsid w:val="00616783"/>
    <w:rsid w:val="00622957"/>
    <w:rsid w:val="00622B5D"/>
    <w:rsid w:val="0062336B"/>
    <w:rsid w:val="0062692C"/>
    <w:rsid w:val="00627B50"/>
    <w:rsid w:val="006303A5"/>
    <w:rsid w:val="00630792"/>
    <w:rsid w:val="00630A24"/>
    <w:rsid w:val="00630B4B"/>
    <w:rsid w:val="00630CBD"/>
    <w:rsid w:val="00631A17"/>
    <w:rsid w:val="00631CE0"/>
    <w:rsid w:val="00636EB8"/>
    <w:rsid w:val="006377FB"/>
    <w:rsid w:val="00637D33"/>
    <w:rsid w:val="00643165"/>
    <w:rsid w:val="00643B5E"/>
    <w:rsid w:val="00645128"/>
    <w:rsid w:val="006454A1"/>
    <w:rsid w:val="00647182"/>
    <w:rsid w:val="00650B3B"/>
    <w:rsid w:val="00651321"/>
    <w:rsid w:val="00651F17"/>
    <w:rsid w:val="00652C57"/>
    <w:rsid w:val="0065321F"/>
    <w:rsid w:val="006536CE"/>
    <w:rsid w:val="0065547C"/>
    <w:rsid w:val="006563BC"/>
    <w:rsid w:val="00656E24"/>
    <w:rsid w:val="00661AD6"/>
    <w:rsid w:val="00666556"/>
    <w:rsid w:val="006668E0"/>
    <w:rsid w:val="00670436"/>
    <w:rsid w:val="00673CE9"/>
    <w:rsid w:val="006746BC"/>
    <w:rsid w:val="00674866"/>
    <w:rsid w:val="00675490"/>
    <w:rsid w:val="006763D8"/>
    <w:rsid w:val="006767FB"/>
    <w:rsid w:val="00681CC8"/>
    <w:rsid w:val="0068228D"/>
    <w:rsid w:val="006829E4"/>
    <w:rsid w:val="00682C3C"/>
    <w:rsid w:val="00685D15"/>
    <w:rsid w:val="0068766B"/>
    <w:rsid w:val="00690C9B"/>
    <w:rsid w:val="006914EB"/>
    <w:rsid w:val="00693971"/>
    <w:rsid w:val="006942EB"/>
    <w:rsid w:val="00695843"/>
    <w:rsid w:val="006A0407"/>
    <w:rsid w:val="006A2442"/>
    <w:rsid w:val="006A2F6D"/>
    <w:rsid w:val="006A3124"/>
    <w:rsid w:val="006A3331"/>
    <w:rsid w:val="006A3FD3"/>
    <w:rsid w:val="006A5842"/>
    <w:rsid w:val="006A6167"/>
    <w:rsid w:val="006A7859"/>
    <w:rsid w:val="006B0EF5"/>
    <w:rsid w:val="006B3500"/>
    <w:rsid w:val="006B38A6"/>
    <w:rsid w:val="006B6F55"/>
    <w:rsid w:val="006B75A4"/>
    <w:rsid w:val="006B7C86"/>
    <w:rsid w:val="006C08AC"/>
    <w:rsid w:val="006C1507"/>
    <w:rsid w:val="006C3474"/>
    <w:rsid w:val="006C3A8C"/>
    <w:rsid w:val="006C6939"/>
    <w:rsid w:val="006C6F21"/>
    <w:rsid w:val="006D039E"/>
    <w:rsid w:val="006D1104"/>
    <w:rsid w:val="006D5F75"/>
    <w:rsid w:val="006D647A"/>
    <w:rsid w:val="006D6EE4"/>
    <w:rsid w:val="006E0604"/>
    <w:rsid w:val="006E30D9"/>
    <w:rsid w:val="006E4191"/>
    <w:rsid w:val="006E4485"/>
    <w:rsid w:val="006E4495"/>
    <w:rsid w:val="006E5411"/>
    <w:rsid w:val="006E54D4"/>
    <w:rsid w:val="006E54E2"/>
    <w:rsid w:val="006E5685"/>
    <w:rsid w:val="006E6289"/>
    <w:rsid w:val="006E7A17"/>
    <w:rsid w:val="006E7EBE"/>
    <w:rsid w:val="006F020B"/>
    <w:rsid w:val="006F1D5C"/>
    <w:rsid w:val="006F22D4"/>
    <w:rsid w:val="006F353B"/>
    <w:rsid w:val="006F4327"/>
    <w:rsid w:val="006F4F3E"/>
    <w:rsid w:val="006F61EE"/>
    <w:rsid w:val="00700951"/>
    <w:rsid w:val="00700965"/>
    <w:rsid w:val="007023AA"/>
    <w:rsid w:val="00704BC5"/>
    <w:rsid w:val="00706614"/>
    <w:rsid w:val="00706D80"/>
    <w:rsid w:val="00707FFC"/>
    <w:rsid w:val="0071062A"/>
    <w:rsid w:val="00711CA5"/>
    <w:rsid w:val="00712A96"/>
    <w:rsid w:val="0071459E"/>
    <w:rsid w:val="0071471F"/>
    <w:rsid w:val="00714AED"/>
    <w:rsid w:val="00715480"/>
    <w:rsid w:val="007161EF"/>
    <w:rsid w:val="00716B8D"/>
    <w:rsid w:val="00717B1F"/>
    <w:rsid w:val="00717D95"/>
    <w:rsid w:val="0072032D"/>
    <w:rsid w:val="0072099B"/>
    <w:rsid w:val="007212BC"/>
    <w:rsid w:val="00726730"/>
    <w:rsid w:val="007270A4"/>
    <w:rsid w:val="00727F6B"/>
    <w:rsid w:val="00730B7A"/>
    <w:rsid w:val="00730C8D"/>
    <w:rsid w:val="00730E98"/>
    <w:rsid w:val="007315E6"/>
    <w:rsid w:val="00731804"/>
    <w:rsid w:val="00732FCF"/>
    <w:rsid w:val="007330E9"/>
    <w:rsid w:val="0073321C"/>
    <w:rsid w:val="0073334D"/>
    <w:rsid w:val="0073451E"/>
    <w:rsid w:val="00734C82"/>
    <w:rsid w:val="00735269"/>
    <w:rsid w:val="00736BAA"/>
    <w:rsid w:val="007378E5"/>
    <w:rsid w:val="00737C64"/>
    <w:rsid w:val="0074025A"/>
    <w:rsid w:val="00741521"/>
    <w:rsid w:val="007419FD"/>
    <w:rsid w:val="00745FDF"/>
    <w:rsid w:val="0074652A"/>
    <w:rsid w:val="00746F6C"/>
    <w:rsid w:val="007520CC"/>
    <w:rsid w:val="00753745"/>
    <w:rsid w:val="00753FC5"/>
    <w:rsid w:val="007541D3"/>
    <w:rsid w:val="007553C1"/>
    <w:rsid w:val="007554FE"/>
    <w:rsid w:val="00757E9A"/>
    <w:rsid w:val="00757FF3"/>
    <w:rsid w:val="007608B7"/>
    <w:rsid w:val="007627FF"/>
    <w:rsid w:val="00762B7A"/>
    <w:rsid w:val="00763407"/>
    <w:rsid w:val="00764596"/>
    <w:rsid w:val="00765AA9"/>
    <w:rsid w:val="00767AF4"/>
    <w:rsid w:val="00770058"/>
    <w:rsid w:val="007734BF"/>
    <w:rsid w:val="00777840"/>
    <w:rsid w:val="00777DF6"/>
    <w:rsid w:val="00781018"/>
    <w:rsid w:val="0078225A"/>
    <w:rsid w:val="00782664"/>
    <w:rsid w:val="007826F2"/>
    <w:rsid w:val="00782C32"/>
    <w:rsid w:val="007830DC"/>
    <w:rsid w:val="00785789"/>
    <w:rsid w:val="0078653F"/>
    <w:rsid w:val="00787C56"/>
    <w:rsid w:val="00790484"/>
    <w:rsid w:val="00792795"/>
    <w:rsid w:val="00794D12"/>
    <w:rsid w:val="00795ADC"/>
    <w:rsid w:val="007A232F"/>
    <w:rsid w:val="007A2365"/>
    <w:rsid w:val="007A4018"/>
    <w:rsid w:val="007A6221"/>
    <w:rsid w:val="007A6602"/>
    <w:rsid w:val="007A6991"/>
    <w:rsid w:val="007B0D0E"/>
    <w:rsid w:val="007B1B74"/>
    <w:rsid w:val="007B1BF4"/>
    <w:rsid w:val="007B2395"/>
    <w:rsid w:val="007B4D88"/>
    <w:rsid w:val="007B56D8"/>
    <w:rsid w:val="007B5C99"/>
    <w:rsid w:val="007C5102"/>
    <w:rsid w:val="007C6C53"/>
    <w:rsid w:val="007C7A03"/>
    <w:rsid w:val="007C7C0D"/>
    <w:rsid w:val="007D1BEF"/>
    <w:rsid w:val="007D29D4"/>
    <w:rsid w:val="007D6294"/>
    <w:rsid w:val="007E09A6"/>
    <w:rsid w:val="007E13F5"/>
    <w:rsid w:val="007E1C0A"/>
    <w:rsid w:val="007E3E9A"/>
    <w:rsid w:val="007E54D8"/>
    <w:rsid w:val="007E5AFF"/>
    <w:rsid w:val="007E5FAE"/>
    <w:rsid w:val="007F21EB"/>
    <w:rsid w:val="007F26BA"/>
    <w:rsid w:val="007F373C"/>
    <w:rsid w:val="007F3FC3"/>
    <w:rsid w:val="007F5A10"/>
    <w:rsid w:val="007F6168"/>
    <w:rsid w:val="007F69D2"/>
    <w:rsid w:val="007F6BFE"/>
    <w:rsid w:val="00802275"/>
    <w:rsid w:val="00804A77"/>
    <w:rsid w:val="00807038"/>
    <w:rsid w:val="00816D55"/>
    <w:rsid w:val="00816E76"/>
    <w:rsid w:val="00821D27"/>
    <w:rsid w:val="00821E22"/>
    <w:rsid w:val="00822E40"/>
    <w:rsid w:val="00826C82"/>
    <w:rsid w:val="00827947"/>
    <w:rsid w:val="008305C6"/>
    <w:rsid w:val="00831C98"/>
    <w:rsid w:val="00832391"/>
    <w:rsid w:val="0083396E"/>
    <w:rsid w:val="00833F59"/>
    <w:rsid w:val="00834F4A"/>
    <w:rsid w:val="00836B13"/>
    <w:rsid w:val="00840F65"/>
    <w:rsid w:val="008418C0"/>
    <w:rsid w:val="008429CB"/>
    <w:rsid w:val="00842D0F"/>
    <w:rsid w:val="008435E6"/>
    <w:rsid w:val="008512EA"/>
    <w:rsid w:val="00851E40"/>
    <w:rsid w:val="00852BB7"/>
    <w:rsid w:val="008536F3"/>
    <w:rsid w:val="0085493F"/>
    <w:rsid w:val="008569B1"/>
    <w:rsid w:val="00860211"/>
    <w:rsid w:val="008619BB"/>
    <w:rsid w:val="00864E62"/>
    <w:rsid w:val="008662D3"/>
    <w:rsid w:val="00871FF9"/>
    <w:rsid w:val="0087368A"/>
    <w:rsid w:val="008755B0"/>
    <w:rsid w:val="00876D72"/>
    <w:rsid w:val="00877C40"/>
    <w:rsid w:val="0088005D"/>
    <w:rsid w:val="00880F1F"/>
    <w:rsid w:val="00882A95"/>
    <w:rsid w:val="00883F9D"/>
    <w:rsid w:val="00884B68"/>
    <w:rsid w:val="00885579"/>
    <w:rsid w:val="0088591D"/>
    <w:rsid w:val="0088628F"/>
    <w:rsid w:val="008867C6"/>
    <w:rsid w:val="00886C03"/>
    <w:rsid w:val="00890E97"/>
    <w:rsid w:val="008914D1"/>
    <w:rsid w:val="008916EA"/>
    <w:rsid w:val="00892AE7"/>
    <w:rsid w:val="0089321F"/>
    <w:rsid w:val="00893561"/>
    <w:rsid w:val="00893C7F"/>
    <w:rsid w:val="0089506D"/>
    <w:rsid w:val="00895370"/>
    <w:rsid w:val="00896CBA"/>
    <w:rsid w:val="008A0696"/>
    <w:rsid w:val="008A083A"/>
    <w:rsid w:val="008A0A5A"/>
    <w:rsid w:val="008A0EAC"/>
    <w:rsid w:val="008A11CB"/>
    <w:rsid w:val="008A18DF"/>
    <w:rsid w:val="008A505B"/>
    <w:rsid w:val="008A54F2"/>
    <w:rsid w:val="008A6BD0"/>
    <w:rsid w:val="008A6E90"/>
    <w:rsid w:val="008B2FF3"/>
    <w:rsid w:val="008B3406"/>
    <w:rsid w:val="008B3D74"/>
    <w:rsid w:val="008B42E2"/>
    <w:rsid w:val="008B6D2B"/>
    <w:rsid w:val="008B7428"/>
    <w:rsid w:val="008B7F9F"/>
    <w:rsid w:val="008C0817"/>
    <w:rsid w:val="008C0CEB"/>
    <w:rsid w:val="008C182E"/>
    <w:rsid w:val="008C281C"/>
    <w:rsid w:val="008C306B"/>
    <w:rsid w:val="008C3FDB"/>
    <w:rsid w:val="008C61CC"/>
    <w:rsid w:val="008C7749"/>
    <w:rsid w:val="008C7FF2"/>
    <w:rsid w:val="008D044A"/>
    <w:rsid w:val="008D1738"/>
    <w:rsid w:val="008D228E"/>
    <w:rsid w:val="008D27BE"/>
    <w:rsid w:val="008D3777"/>
    <w:rsid w:val="008D3979"/>
    <w:rsid w:val="008D6E5B"/>
    <w:rsid w:val="008D78B5"/>
    <w:rsid w:val="008E0F4F"/>
    <w:rsid w:val="008E0F65"/>
    <w:rsid w:val="008E1B62"/>
    <w:rsid w:val="008E3104"/>
    <w:rsid w:val="008E31F9"/>
    <w:rsid w:val="008E449A"/>
    <w:rsid w:val="008E7ADA"/>
    <w:rsid w:val="008F1B3C"/>
    <w:rsid w:val="008F209A"/>
    <w:rsid w:val="008F2D29"/>
    <w:rsid w:val="008F5091"/>
    <w:rsid w:val="00900306"/>
    <w:rsid w:val="0090064D"/>
    <w:rsid w:val="00900B2B"/>
    <w:rsid w:val="00902B1B"/>
    <w:rsid w:val="00902FFB"/>
    <w:rsid w:val="0090452F"/>
    <w:rsid w:val="00905316"/>
    <w:rsid w:val="009059F0"/>
    <w:rsid w:val="00905A45"/>
    <w:rsid w:val="00906D4C"/>
    <w:rsid w:val="00906F83"/>
    <w:rsid w:val="009108AA"/>
    <w:rsid w:val="009109E0"/>
    <w:rsid w:val="00912AA4"/>
    <w:rsid w:val="009142F9"/>
    <w:rsid w:val="00914972"/>
    <w:rsid w:val="0091532D"/>
    <w:rsid w:val="009153E2"/>
    <w:rsid w:val="00915690"/>
    <w:rsid w:val="00923646"/>
    <w:rsid w:val="00924EF8"/>
    <w:rsid w:val="009259C4"/>
    <w:rsid w:val="0092679E"/>
    <w:rsid w:val="00927B01"/>
    <w:rsid w:val="0093153E"/>
    <w:rsid w:val="00931832"/>
    <w:rsid w:val="009325C2"/>
    <w:rsid w:val="009358DE"/>
    <w:rsid w:val="00935B9C"/>
    <w:rsid w:val="00935E0B"/>
    <w:rsid w:val="0094007B"/>
    <w:rsid w:val="0094111E"/>
    <w:rsid w:val="00941D40"/>
    <w:rsid w:val="00945D24"/>
    <w:rsid w:val="00946259"/>
    <w:rsid w:val="009512AE"/>
    <w:rsid w:val="00951A09"/>
    <w:rsid w:val="00952E4C"/>
    <w:rsid w:val="00952EC7"/>
    <w:rsid w:val="00954946"/>
    <w:rsid w:val="00954D8D"/>
    <w:rsid w:val="0095692C"/>
    <w:rsid w:val="00956F77"/>
    <w:rsid w:val="00961B96"/>
    <w:rsid w:val="0096207A"/>
    <w:rsid w:val="00962177"/>
    <w:rsid w:val="00963AB8"/>
    <w:rsid w:val="00963AEC"/>
    <w:rsid w:val="00964013"/>
    <w:rsid w:val="009674F4"/>
    <w:rsid w:val="0097058B"/>
    <w:rsid w:val="009750F6"/>
    <w:rsid w:val="00975856"/>
    <w:rsid w:val="0098096F"/>
    <w:rsid w:val="009813EF"/>
    <w:rsid w:val="00984176"/>
    <w:rsid w:val="00984E53"/>
    <w:rsid w:val="00985082"/>
    <w:rsid w:val="009854B0"/>
    <w:rsid w:val="00985D57"/>
    <w:rsid w:val="00993225"/>
    <w:rsid w:val="0099454F"/>
    <w:rsid w:val="00994B5C"/>
    <w:rsid w:val="00995098"/>
    <w:rsid w:val="00995872"/>
    <w:rsid w:val="00996CC9"/>
    <w:rsid w:val="00996F3F"/>
    <w:rsid w:val="00997666"/>
    <w:rsid w:val="009A1677"/>
    <w:rsid w:val="009A6A8B"/>
    <w:rsid w:val="009A6E9B"/>
    <w:rsid w:val="009B15EC"/>
    <w:rsid w:val="009B3EBD"/>
    <w:rsid w:val="009B4151"/>
    <w:rsid w:val="009B5783"/>
    <w:rsid w:val="009B735C"/>
    <w:rsid w:val="009B777A"/>
    <w:rsid w:val="009C02DB"/>
    <w:rsid w:val="009C1022"/>
    <w:rsid w:val="009C210A"/>
    <w:rsid w:val="009C2971"/>
    <w:rsid w:val="009C3518"/>
    <w:rsid w:val="009C5C44"/>
    <w:rsid w:val="009C6B73"/>
    <w:rsid w:val="009D10DD"/>
    <w:rsid w:val="009D3DFC"/>
    <w:rsid w:val="009D47F2"/>
    <w:rsid w:val="009D539B"/>
    <w:rsid w:val="009D5E99"/>
    <w:rsid w:val="009E30A2"/>
    <w:rsid w:val="009E35B1"/>
    <w:rsid w:val="009E3936"/>
    <w:rsid w:val="009E7605"/>
    <w:rsid w:val="009E7F3D"/>
    <w:rsid w:val="009F33D2"/>
    <w:rsid w:val="009F67AD"/>
    <w:rsid w:val="009F6F5F"/>
    <w:rsid w:val="009F7983"/>
    <w:rsid w:val="00A02099"/>
    <w:rsid w:val="00A0233B"/>
    <w:rsid w:val="00A02F43"/>
    <w:rsid w:val="00A03EAC"/>
    <w:rsid w:val="00A03F42"/>
    <w:rsid w:val="00A04D08"/>
    <w:rsid w:val="00A0666F"/>
    <w:rsid w:val="00A06D40"/>
    <w:rsid w:val="00A10FFB"/>
    <w:rsid w:val="00A1303A"/>
    <w:rsid w:val="00A1372A"/>
    <w:rsid w:val="00A13FE9"/>
    <w:rsid w:val="00A1420B"/>
    <w:rsid w:val="00A157BB"/>
    <w:rsid w:val="00A1621E"/>
    <w:rsid w:val="00A20B94"/>
    <w:rsid w:val="00A2146A"/>
    <w:rsid w:val="00A230F7"/>
    <w:rsid w:val="00A26C91"/>
    <w:rsid w:val="00A27EA5"/>
    <w:rsid w:val="00A3080A"/>
    <w:rsid w:val="00A30C71"/>
    <w:rsid w:val="00A31AC4"/>
    <w:rsid w:val="00A3614E"/>
    <w:rsid w:val="00A375CF"/>
    <w:rsid w:val="00A37C51"/>
    <w:rsid w:val="00A40C81"/>
    <w:rsid w:val="00A424C2"/>
    <w:rsid w:val="00A42A49"/>
    <w:rsid w:val="00A42FA8"/>
    <w:rsid w:val="00A43BDD"/>
    <w:rsid w:val="00A44432"/>
    <w:rsid w:val="00A45813"/>
    <w:rsid w:val="00A459B1"/>
    <w:rsid w:val="00A45CB3"/>
    <w:rsid w:val="00A5060B"/>
    <w:rsid w:val="00A5534B"/>
    <w:rsid w:val="00A557F9"/>
    <w:rsid w:val="00A55AD1"/>
    <w:rsid w:val="00A563BA"/>
    <w:rsid w:val="00A571BD"/>
    <w:rsid w:val="00A61AF3"/>
    <w:rsid w:val="00A6268B"/>
    <w:rsid w:val="00A62E44"/>
    <w:rsid w:val="00A63689"/>
    <w:rsid w:val="00A63E8A"/>
    <w:rsid w:val="00A64A71"/>
    <w:rsid w:val="00A65890"/>
    <w:rsid w:val="00A65BDD"/>
    <w:rsid w:val="00A65CF7"/>
    <w:rsid w:val="00A67E1D"/>
    <w:rsid w:val="00A706D8"/>
    <w:rsid w:val="00A70C03"/>
    <w:rsid w:val="00A71E7A"/>
    <w:rsid w:val="00A73A53"/>
    <w:rsid w:val="00A7640B"/>
    <w:rsid w:val="00A76579"/>
    <w:rsid w:val="00A76D5C"/>
    <w:rsid w:val="00A81BC2"/>
    <w:rsid w:val="00A856E6"/>
    <w:rsid w:val="00A85943"/>
    <w:rsid w:val="00A86113"/>
    <w:rsid w:val="00A903D1"/>
    <w:rsid w:val="00A90AD7"/>
    <w:rsid w:val="00A91BE4"/>
    <w:rsid w:val="00A924A9"/>
    <w:rsid w:val="00A92B30"/>
    <w:rsid w:val="00A9443D"/>
    <w:rsid w:val="00A97F0C"/>
    <w:rsid w:val="00A97FB5"/>
    <w:rsid w:val="00AA2760"/>
    <w:rsid w:val="00AA2AE8"/>
    <w:rsid w:val="00AA3892"/>
    <w:rsid w:val="00AA5D2A"/>
    <w:rsid w:val="00AA6671"/>
    <w:rsid w:val="00AB0C48"/>
    <w:rsid w:val="00AB1344"/>
    <w:rsid w:val="00AB16F0"/>
    <w:rsid w:val="00AB20BE"/>
    <w:rsid w:val="00AB2DD6"/>
    <w:rsid w:val="00AB3094"/>
    <w:rsid w:val="00AB3117"/>
    <w:rsid w:val="00AB42B0"/>
    <w:rsid w:val="00AB62B3"/>
    <w:rsid w:val="00AB6F2C"/>
    <w:rsid w:val="00AB750F"/>
    <w:rsid w:val="00AC00C1"/>
    <w:rsid w:val="00AC2B8A"/>
    <w:rsid w:val="00AC3D1F"/>
    <w:rsid w:val="00AC3EDF"/>
    <w:rsid w:val="00AC4B44"/>
    <w:rsid w:val="00AC5A8F"/>
    <w:rsid w:val="00AC6753"/>
    <w:rsid w:val="00AC7620"/>
    <w:rsid w:val="00AD0456"/>
    <w:rsid w:val="00AD052E"/>
    <w:rsid w:val="00AD0EB8"/>
    <w:rsid w:val="00AD1059"/>
    <w:rsid w:val="00AD2E94"/>
    <w:rsid w:val="00AD2EBE"/>
    <w:rsid w:val="00AD52C5"/>
    <w:rsid w:val="00AE0C30"/>
    <w:rsid w:val="00AE1E04"/>
    <w:rsid w:val="00AE27CA"/>
    <w:rsid w:val="00AE2A5B"/>
    <w:rsid w:val="00AE3457"/>
    <w:rsid w:val="00AE385C"/>
    <w:rsid w:val="00AE388D"/>
    <w:rsid w:val="00AE5A20"/>
    <w:rsid w:val="00AE7326"/>
    <w:rsid w:val="00AE7928"/>
    <w:rsid w:val="00AF46EA"/>
    <w:rsid w:val="00AF570E"/>
    <w:rsid w:val="00B0121F"/>
    <w:rsid w:val="00B02705"/>
    <w:rsid w:val="00B047C5"/>
    <w:rsid w:val="00B0703E"/>
    <w:rsid w:val="00B11582"/>
    <w:rsid w:val="00B11629"/>
    <w:rsid w:val="00B12AC6"/>
    <w:rsid w:val="00B147CF"/>
    <w:rsid w:val="00B1558F"/>
    <w:rsid w:val="00B17118"/>
    <w:rsid w:val="00B173BF"/>
    <w:rsid w:val="00B20F62"/>
    <w:rsid w:val="00B215FC"/>
    <w:rsid w:val="00B221B0"/>
    <w:rsid w:val="00B247FE"/>
    <w:rsid w:val="00B24C02"/>
    <w:rsid w:val="00B26165"/>
    <w:rsid w:val="00B2695D"/>
    <w:rsid w:val="00B2780A"/>
    <w:rsid w:val="00B2786A"/>
    <w:rsid w:val="00B3045A"/>
    <w:rsid w:val="00B30B79"/>
    <w:rsid w:val="00B3235B"/>
    <w:rsid w:val="00B330D0"/>
    <w:rsid w:val="00B33933"/>
    <w:rsid w:val="00B3396C"/>
    <w:rsid w:val="00B35F71"/>
    <w:rsid w:val="00B40DE7"/>
    <w:rsid w:val="00B41EB1"/>
    <w:rsid w:val="00B42D62"/>
    <w:rsid w:val="00B43AE4"/>
    <w:rsid w:val="00B459A9"/>
    <w:rsid w:val="00B459B6"/>
    <w:rsid w:val="00B47EAA"/>
    <w:rsid w:val="00B47FFC"/>
    <w:rsid w:val="00B51B21"/>
    <w:rsid w:val="00B521BF"/>
    <w:rsid w:val="00B5415C"/>
    <w:rsid w:val="00B63453"/>
    <w:rsid w:val="00B6426F"/>
    <w:rsid w:val="00B65ED9"/>
    <w:rsid w:val="00B66BCE"/>
    <w:rsid w:val="00B67BC4"/>
    <w:rsid w:val="00B70EF8"/>
    <w:rsid w:val="00B7238A"/>
    <w:rsid w:val="00B726B7"/>
    <w:rsid w:val="00B7483D"/>
    <w:rsid w:val="00B763ED"/>
    <w:rsid w:val="00B769BF"/>
    <w:rsid w:val="00B777AF"/>
    <w:rsid w:val="00B77D67"/>
    <w:rsid w:val="00B8091E"/>
    <w:rsid w:val="00B814B8"/>
    <w:rsid w:val="00B86ADB"/>
    <w:rsid w:val="00B9485D"/>
    <w:rsid w:val="00B9501A"/>
    <w:rsid w:val="00B9521E"/>
    <w:rsid w:val="00B955D5"/>
    <w:rsid w:val="00B95D39"/>
    <w:rsid w:val="00B96168"/>
    <w:rsid w:val="00B967B3"/>
    <w:rsid w:val="00B96A3C"/>
    <w:rsid w:val="00B972A3"/>
    <w:rsid w:val="00B97E51"/>
    <w:rsid w:val="00BA1164"/>
    <w:rsid w:val="00BA5589"/>
    <w:rsid w:val="00BA61B1"/>
    <w:rsid w:val="00BB0007"/>
    <w:rsid w:val="00BB0ED2"/>
    <w:rsid w:val="00BB0ED6"/>
    <w:rsid w:val="00BB68BF"/>
    <w:rsid w:val="00BB7050"/>
    <w:rsid w:val="00BC07EA"/>
    <w:rsid w:val="00BC0FB6"/>
    <w:rsid w:val="00BC1A87"/>
    <w:rsid w:val="00BD479E"/>
    <w:rsid w:val="00BD525E"/>
    <w:rsid w:val="00BD5E59"/>
    <w:rsid w:val="00BD71A2"/>
    <w:rsid w:val="00BD7376"/>
    <w:rsid w:val="00BD7A28"/>
    <w:rsid w:val="00BE10D5"/>
    <w:rsid w:val="00BE1830"/>
    <w:rsid w:val="00BE2DCC"/>
    <w:rsid w:val="00BE2FE2"/>
    <w:rsid w:val="00BE4518"/>
    <w:rsid w:val="00BE4987"/>
    <w:rsid w:val="00BE545C"/>
    <w:rsid w:val="00BE7156"/>
    <w:rsid w:val="00BE7711"/>
    <w:rsid w:val="00BF16A6"/>
    <w:rsid w:val="00BF1DE9"/>
    <w:rsid w:val="00BF1E29"/>
    <w:rsid w:val="00BF4677"/>
    <w:rsid w:val="00BF479F"/>
    <w:rsid w:val="00BF652F"/>
    <w:rsid w:val="00BF65CF"/>
    <w:rsid w:val="00BF74F9"/>
    <w:rsid w:val="00BF7CA9"/>
    <w:rsid w:val="00C022D0"/>
    <w:rsid w:val="00C027D8"/>
    <w:rsid w:val="00C0409B"/>
    <w:rsid w:val="00C05396"/>
    <w:rsid w:val="00C07569"/>
    <w:rsid w:val="00C12B6F"/>
    <w:rsid w:val="00C15589"/>
    <w:rsid w:val="00C17FAB"/>
    <w:rsid w:val="00C229BE"/>
    <w:rsid w:val="00C23A15"/>
    <w:rsid w:val="00C241C7"/>
    <w:rsid w:val="00C2430F"/>
    <w:rsid w:val="00C31A00"/>
    <w:rsid w:val="00C31B41"/>
    <w:rsid w:val="00C33B33"/>
    <w:rsid w:val="00C356B1"/>
    <w:rsid w:val="00C36514"/>
    <w:rsid w:val="00C42F3A"/>
    <w:rsid w:val="00C4500F"/>
    <w:rsid w:val="00C4517F"/>
    <w:rsid w:val="00C5024C"/>
    <w:rsid w:val="00C51B52"/>
    <w:rsid w:val="00C524C9"/>
    <w:rsid w:val="00C5348B"/>
    <w:rsid w:val="00C61875"/>
    <w:rsid w:val="00C61FF2"/>
    <w:rsid w:val="00C62EB7"/>
    <w:rsid w:val="00C63586"/>
    <w:rsid w:val="00C64D34"/>
    <w:rsid w:val="00C65B6D"/>
    <w:rsid w:val="00C67760"/>
    <w:rsid w:val="00C67B8C"/>
    <w:rsid w:val="00C706CF"/>
    <w:rsid w:val="00C7385B"/>
    <w:rsid w:val="00C73AA5"/>
    <w:rsid w:val="00C77A49"/>
    <w:rsid w:val="00C77FF7"/>
    <w:rsid w:val="00C80F35"/>
    <w:rsid w:val="00C813C3"/>
    <w:rsid w:val="00C81979"/>
    <w:rsid w:val="00C84BD9"/>
    <w:rsid w:val="00C872D1"/>
    <w:rsid w:val="00C87751"/>
    <w:rsid w:val="00C87AC4"/>
    <w:rsid w:val="00C905E9"/>
    <w:rsid w:val="00C90C1A"/>
    <w:rsid w:val="00C9131C"/>
    <w:rsid w:val="00C921C3"/>
    <w:rsid w:val="00C93631"/>
    <w:rsid w:val="00C93C75"/>
    <w:rsid w:val="00C93DA4"/>
    <w:rsid w:val="00C94E72"/>
    <w:rsid w:val="00CA1DB2"/>
    <w:rsid w:val="00CA2643"/>
    <w:rsid w:val="00CA45E7"/>
    <w:rsid w:val="00CA4FEB"/>
    <w:rsid w:val="00CA579A"/>
    <w:rsid w:val="00CA6127"/>
    <w:rsid w:val="00CA6ABF"/>
    <w:rsid w:val="00CA7877"/>
    <w:rsid w:val="00CB04E9"/>
    <w:rsid w:val="00CB0A98"/>
    <w:rsid w:val="00CB443D"/>
    <w:rsid w:val="00CB5727"/>
    <w:rsid w:val="00CB5F75"/>
    <w:rsid w:val="00CB6077"/>
    <w:rsid w:val="00CB6DE7"/>
    <w:rsid w:val="00CB7208"/>
    <w:rsid w:val="00CB72F4"/>
    <w:rsid w:val="00CB7BCC"/>
    <w:rsid w:val="00CC2388"/>
    <w:rsid w:val="00CC31E3"/>
    <w:rsid w:val="00CC58D6"/>
    <w:rsid w:val="00CC5AC2"/>
    <w:rsid w:val="00CC6931"/>
    <w:rsid w:val="00CD00AE"/>
    <w:rsid w:val="00CD014C"/>
    <w:rsid w:val="00CD2F4E"/>
    <w:rsid w:val="00CD30B7"/>
    <w:rsid w:val="00CD39F5"/>
    <w:rsid w:val="00CD4CEE"/>
    <w:rsid w:val="00CD4E92"/>
    <w:rsid w:val="00CD7309"/>
    <w:rsid w:val="00CD7DFE"/>
    <w:rsid w:val="00CE0548"/>
    <w:rsid w:val="00CE144F"/>
    <w:rsid w:val="00CE22EA"/>
    <w:rsid w:val="00CE3C08"/>
    <w:rsid w:val="00CE48B8"/>
    <w:rsid w:val="00CE6DBD"/>
    <w:rsid w:val="00CE70A3"/>
    <w:rsid w:val="00CF04C4"/>
    <w:rsid w:val="00CF32C7"/>
    <w:rsid w:val="00CF6FC1"/>
    <w:rsid w:val="00D01661"/>
    <w:rsid w:val="00D02DAE"/>
    <w:rsid w:val="00D02E9F"/>
    <w:rsid w:val="00D0314D"/>
    <w:rsid w:val="00D077AF"/>
    <w:rsid w:val="00D11C8F"/>
    <w:rsid w:val="00D14AA5"/>
    <w:rsid w:val="00D15EB7"/>
    <w:rsid w:val="00D171CD"/>
    <w:rsid w:val="00D21017"/>
    <w:rsid w:val="00D2131C"/>
    <w:rsid w:val="00D223AD"/>
    <w:rsid w:val="00D22A99"/>
    <w:rsid w:val="00D248FF"/>
    <w:rsid w:val="00D24B9D"/>
    <w:rsid w:val="00D3266B"/>
    <w:rsid w:val="00D332BF"/>
    <w:rsid w:val="00D33AED"/>
    <w:rsid w:val="00D3497A"/>
    <w:rsid w:val="00D34E01"/>
    <w:rsid w:val="00D34E43"/>
    <w:rsid w:val="00D352BA"/>
    <w:rsid w:val="00D357B4"/>
    <w:rsid w:val="00D35F9A"/>
    <w:rsid w:val="00D36D92"/>
    <w:rsid w:val="00D3783B"/>
    <w:rsid w:val="00D4066F"/>
    <w:rsid w:val="00D40FF2"/>
    <w:rsid w:val="00D415AB"/>
    <w:rsid w:val="00D418C2"/>
    <w:rsid w:val="00D43007"/>
    <w:rsid w:val="00D446B3"/>
    <w:rsid w:val="00D5120B"/>
    <w:rsid w:val="00D51678"/>
    <w:rsid w:val="00D523AD"/>
    <w:rsid w:val="00D5279C"/>
    <w:rsid w:val="00D53121"/>
    <w:rsid w:val="00D53F4B"/>
    <w:rsid w:val="00D548B2"/>
    <w:rsid w:val="00D55857"/>
    <w:rsid w:val="00D561F8"/>
    <w:rsid w:val="00D62545"/>
    <w:rsid w:val="00D64527"/>
    <w:rsid w:val="00D70AEA"/>
    <w:rsid w:val="00D7189D"/>
    <w:rsid w:val="00D777FC"/>
    <w:rsid w:val="00D77E86"/>
    <w:rsid w:val="00D8039F"/>
    <w:rsid w:val="00D80E74"/>
    <w:rsid w:val="00D812DF"/>
    <w:rsid w:val="00D83F93"/>
    <w:rsid w:val="00D852ED"/>
    <w:rsid w:val="00D85BA3"/>
    <w:rsid w:val="00D85CC4"/>
    <w:rsid w:val="00D87668"/>
    <w:rsid w:val="00D903B8"/>
    <w:rsid w:val="00D93FEA"/>
    <w:rsid w:val="00D9413A"/>
    <w:rsid w:val="00D945AF"/>
    <w:rsid w:val="00D94AC9"/>
    <w:rsid w:val="00D956A1"/>
    <w:rsid w:val="00D97288"/>
    <w:rsid w:val="00DA0746"/>
    <w:rsid w:val="00DA3236"/>
    <w:rsid w:val="00DA48B2"/>
    <w:rsid w:val="00DA4EFA"/>
    <w:rsid w:val="00DA6202"/>
    <w:rsid w:val="00DA79D5"/>
    <w:rsid w:val="00DA7CA5"/>
    <w:rsid w:val="00DA7DBE"/>
    <w:rsid w:val="00DB1B84"/>
    <w:rsid w:val="00DB5BDA"/>
    <w:rsid w:val="00DB5EAC"/>
    <w:rsid w:val="00DB7CAF"/>
    <w:rsid w:val="00DC126B"/>
    <w:rsid w:val="00DC1A0B"/>
    <w:rsid w:val="00DC1F5C"/>
    <w:rsid w:val="00DC426A"/>
    <w:rsid w:val="00DC6683"/>
    <w:rsid w:val="00DC73FC"/>
    <w:rsid w:val="00DD0C1B"/>
    <w:rsid w:val="00DD184F"/>
    <w:rsid w:val="00DD24C9"/>
    <w:rsid w:val="00DD2AC2"/>
    <w:rsid w:val="00DD3EAB"/>
    <w:rsid w:val="00DD4798"/>
    <w:rsid w:val="00DD5EA3"/>
    <w:rsid w:val="00DE1F1E"/>
    <w:rsid w:val="00DE67A4"/>
    <w:rsid w:val="00DF0355"/>
    <w:rsid w:val="00DF0C7B"/>
    <w:rsid w:val="00DF1794"/>
    <w:rsid w:val="00DF17DD"/>
    <w:rsid w:val="00DF1F01"/>
    <w:rsid w:val="00DF2A9E"/>
    <w:rsid w:val="00DF4356"/>
    <w:rsid w:val="00DF48CD"/>
    <w:rsid w:val="00DF4EEC"/>
    <w:rsid w:val="00DF5259"/>
    <w:rsid w:val="00E008B9"/>
    <w:rsid w:val="00E00D51"/>
    <w:rsid w:val="00E01E08"/>
    <w:rsid w:val="00E044D6"/>
    <w:rsid w:val="00E06628"/>
    <w:rsid w:val="00E07132"/>
    <w:rsid w:val="00E13897"/>
    <w:rsid w:val="00E139BA"/>
    <w:rsid w:val="00E13FF6"/>
    <w:rsid w:val="00E1435A"/>
    <w:rsid w:val="00E152F8"/>
    <w:rsid w:val="00E17FD9"/>
    <w:rsid w:val="00E20730"/>
    <w:rsid w:val="00E222A3"/>
    <w:rsid w:val="00E257A2"/>
    <w:rsid w:val="00E26BAC"/>
    <w:rsid w:val="00E26DC8"/>
    <w:rsid w:val="00E26E68"/>
    <w:rsid w:val="00E27743"/>
    <w:rsid w:val="00E278B0"/>
    <w:rsid w:val="00E301CC"/>
    <w:rsid w:val="00E305F2"/>
    <w:rsid w:val="00E33311"/>
    <w:rsid w:val="00E34A73"/>
    <w:rsid w:val="00E40CC1"/>
    <w:rsid w:val="00E40D7A"/>
    <w:rsid w:val="00E418B2"/>
    <w:rsid w:val="00E43188"/>
    <w:rsid w:val="00E4340D"/>
    <w:rsid w:val="00E447CA"/>
    <w:rsid w:val="00E44978"/>
    <w:rsid w:val="00E500B0"/>
    <w:rsid w:val="00E50EE7"/>
    <w:rsid w:val="00E50F2F"/>
    <w:rsid w:val="00E516AA"/>
    <w:rsid w:val="00E524A2"/>
    <w:rsid w:val="00E53BCC"/>
    <w:rsid w:val="00E549D9"/>
    <w:rsid w:val="00E611E2"/>
    <w:rsid w:val="00E62114"/>
    <w:rsid w:val="00E621D0"/>
    <w:rsid w:val="00E6369B"/>
    <w:rsid w:val="00E64CE1"/>
    <w:rsid w:val="00E70F7A"/>
    <w:rsid w:val="00E71C2C"/>
    <w:rsid w:val="00E73B0A"/>
    <w:rsid w:val="00E7451D"/>
    <w:rsid w:val="00E74CA2"/>
    <w:rsid w:val="00E75232"/>
    <w:rsid w:val="00E754EF"/>
    <w:rsid w:val="00E76410"/>
    <w:rsid w:val="00E77F38"/>
    <w:rsid w:val="00E80360"/>
    <w:rsid w:val="00E80FEE"/>
    <w:rsid w:val="00E81961"/>
    <w:rsid w:val="00E81B2F"/>
    <w:rsid w:val="00E8282A"/>
    <w:rsid w:val="00E834FE"/>
    <w:rsid w:val="00E83F5B"/>
    <w:rsid w:val="00E864EA"/>
    <w:rsid w:val="00E87B29"/>
    <w:rsid w:val="00E90843"/>
    <w:rsid w:val="00E91340"/>
    <w:rsid w:val="00E94968"/>
    <w:rsid w:val="00E96AC5"/>
    <w:rsid w:val="00EA2269"/>
    <w:rsid w:val="00EA3A3F"/>
    <w:rsid w:val="00EA4BA5"/>
    <w:rsid w:val="00EA795D"/>
    <w:rsid w:val="00EB08AA"/>
    <w:rsid w:val="00EB2663"/>
    <w:rsid w:val="00EB28B7"/>
    <w:rsid w:val="00EC0433"/>
    <w:rsid w:val="00EC06B1"/>
    <w:rsid w:val="00EC077B"/>
    <w:rsid w:val="00EC4877"/>
    <w:rsid w:val="00EC606E"/>
    <w:rsid w:val="00EC6096"/>
    <w:rsid w:val="00EC7786"/>
    <w:rsid w:val="00ED18B2"/>
    <w:rsid w:val="00ED6104"/>
    <w:rsid w:val="00ED6B12"/>
    <w:rsid w:val="00EE009F"/>
    <w:rsid w:val="00EE1010"/>
    <w:rsid w:val="00EE3B49"/>
    <w:rsid w:val="00EE658E"/>
    <w:rsid w:val="00EE7418"/>
    <w:rsid w:val="00EF1C15"/>
    <w:rsid w:val="00EF2B7C"/>
    <w:rsid w:val="00EF39B4"/>
    <w:rsid w:val="00EF579A"/>
    <w:rsid w:val="00EF608B"/>
    <w:rsid w:val="00F004AE"/>
    <w:rsid w:val="00F00F03"/>
    <w:rsid w:val="00F120F9"/>
    <w:rsid w:val="00F1263B"/>
    <w:rsid w:val="00F12E43"/>
    <w:rsid w:val="00F13B33"/>
    <w:rsid w:val="00F152C7"/>
    <w:rsid w:val="00F15762"/>
    <w:rsid w:val="00F16614"/>
    <w:rsid w:val="00F174DC"/>
    <w:rsid w:val="00F1768A"/>
    <w:rsid w:val="00F2134A"/>
    <w:rsid w:val="00F242BE"/>
    <w:rsid w:val="00F309E4"/>
    <w:rsid w:val="00F32184"/>
    <w:rsid w:val="00F324EE"/>
    <w:rsid w:val="00F324F0"/>
    <w:rsid w:val="00F327AC"/>
    <w:rsid w:val="00F329B2"/>
    <w:rsid w:val="00F33CA5"/>
    <w:rsid w:val="00F34225"/>
    <w:rsid w:val="00F34578"/>
    <w:rsid w:val="00F4069E"/>
    <w:rsid w:val="00F44644"/>
    <w:rsid w:val="00F44D0B"/>
    <w:rsid w:val="00F44E27"/>
    <w:rsid w:val="00F45279"/>
    <w:rsid w:val="00F456B0"/>
    <w:rsid w:val="00F5003C"/>
    <w:rsid w:val="00F501D0"/>
    <w:rsid w:val="00F514BA"/>
    <w:rsid w:val="00F52CCC"/>
    <w:rsid w:val="00F5483D"/>
    <w:rsid w:val="00F60240"/>
    <w:rsid w:val="00F61749"/>
    <w:rsid w:val="00F62E30"/>
    <w:rsid w:val="00F6476F"/>
    <w:rsid w:val="00F65487"/>
    <w:rsid w:val="00F65490"/>
    <w:rsid w:val="00F6576F"/>
    <w:rsid w:val="00F65E14"/>
    <w:rsid w:val="00F67142"/>
    <w:rsid w:val="00F67A2B"/>
    <w:rsid w:val="00F714C5"/>
    <w:rsid w:val="00F717E4"/>
    <w:rsid w:val="00F72E71"/>
    <w:rsid w:val="00F72FD3"/>
    <w:rsid w:val="00F76015"/>
    <w:rsid w:val="00F7771A"/>
    <w:rsid w:val="00F811BD"/>
    <w:rsid w:val="00F83D6C"/>
    <w:rsid w:val="00F84328"/>
    <w:rsid w:val="00F849AF"/>
    <w:rsid w:val="00F90603"/>
    <w:rsid w:val="00F917EE"/>
    <w:rsid w:val="00F9511D"/>
    <w:rsid w:val="00F951DF"/>
    <w:rsid w:val="00F956D3"/>
    <w:rsid w:val="00F95C61"/>
    <w:rsid w:val="00F9613F"/>
    <w:rsid w:val="00FA0A4D"/>
    <w:rsid w:val="00FA0A5D"/>
    <w:rsid w:val="00FA162B"/>
    <w:rsid w:val="00FA6B71"/>
    <w:rsid w:val="00FA77E4"/>
    <w:rsid w:val="00FB094B"/>
    <w:rsid w:val="00FB1F56"/>
    <w:rsid w:val="00FB5267"/>
    <w:rsid w:val="00FB5359"/>
    <w:rsid w:val="00FB554B"/>
    <w:rsid w:val="00FB70B4"/>
    <w:rsid w:val="00FC4053"/>
    <w:rsid w:val="00FC42C4"/>
    <w:rsid w:val="00FC507C"/>
    <w:rsid w:val="00FC62E9"/>
    <w:rsid w:val="00FC6F34"/>
    <w:rsid w:val="00FC77A7"/>
    <w:rsid w:val="00FD1BE5"/>
    <w:rsid w:val="00FD1C41"/>
    <w:rsid w:val="00FD31E6"/>
    <w:rsid w:val="00FD43C4"/>
    <w:rsid w:val="00FD5904"/>
    <w:rsid w:val="00FE01B0"/>
    <w:rsid w:val="00FE14B8"/>
    <w:rsid w:val="00FE31AC"/>
    <w:rsid w:val="00FE4473"/>
    <w:rsid w:val="00FE4E9A"/>
    <w:rsid w:val="00FE543F"/>
    <w:rsid w:val="00FE5F9B"/>
    <w:rsid w:val="00FE6F8E"/>
    <w:rsid w:val="00FF0FB1"/>
    <w:rsid w:val="00FF1B8D"/>
    <w:rsid w:val="00FF1CCC"/>
    <w:rsid w:val="00FF36B2"/>
    <w:rsid w:val="00FF45EA"/>
    <w:rsid w:val="00FF4B30"/>
    <w:rsid w:val="00FF4E2C"/>
    <w:rsid w:val="00FF75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A40546"/>
  <w15:chartTrackingRefBased/>
  <w15:docId w15:val="{F91786D5-A49F-4A04-8B42-23C87FB4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80A"/>
    <w:pPr>
      <w:spacing w:line="480" w:lineRule="auto"/>
      <w:jc w:val="both"/>
    </w:pPr>
    <w:rPr>
      <w:rFonts w:ascii="Times New Roman" w:hAnsi="Times New Roman"/>
      <w:lang w:val="en-US"/>
    </w:rPr>
  </w:style>
  <w:style w:type="paragraph" w:styleId="Heading1">
    <w:name w:val="heading 1"/>
    <w:basedOn w:val="Normal"/>
    <w:next w:val="Normal"/>
    <w:link w:val="Heading1Char"/>
    <w:uiPriority w:val="9"/>
    <w:qFormat/>
    <w:rsid w:val="0048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1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05E"/>
    <w:pPr>
      <w:ind w:left="720"/>
      <w:contextualSpacing/>
    </w:pPr>
  </w:style>
  <w:style w:type="paragraph" w:styleId="Header">
    <w:name w:val="header"/>
    <w:basedOn w:val="Normal"/>
    <w:link w:val="HeaderChar"/>
    <w:uiPriority w:val="99"/>
    <w:unhideWhenUsed/>
    <w:rsid w:val="00480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5E"/>
    <w:rPr>
      <w:lang w:val="en-US"/>
    </w:rPr>
  </w:style>
  <w:style w:type="paragraph" w:styleId="Footer">
    <w:name w:val="footer"/>
    <w:basedOn w:val="Normal"/>
    <w:link w:val="FooterChar"/>
    <w:uiPriority w:val="99"/>
    <w:unhideWhenUsed/>
    <w:rsid w:val="00480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5E"/>
    <w:rPr>
      <w:lang w:val="en-US"/>
    </w:rPr>
  </w:style>
  <w:style w:type="character" w:customStyle="1" w:styleId="Heading1Char">
    <w:name w:val="Heading 1 Char"/>
    <w:basedOn w:val="DefaultParagraphFont"/>
    <w:link w:val="Heading1"/>
    <w:uiPriority w:val="9"/>
    <w:rsid w:val="0048005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8005E"/>
    <w:pPr>
      <w:outlineLvl w:val="9"/>
    </w:pPr>
  </w:style>
  <w:style w:type="paragraph" w:customStyle="1" w:styleId="ChapterName">
    <w:name w:val="Chapter Name"/>
    <w:basedOn w:val="Heading1"/>
    <w:link w:val="ChapterNameChar"/>
    <w:qFormat/>
    <w:rsid w:val="0048005E"/>
    <w:pPr>
      <w:jc w:val="center"/>
    </w:pPr>
    <w:rPr>
      <w:rFonts w:ascii="Times New Roman" w:eastAsia="Times New Roman" w:hAnsi="Times New Roman" w:cs="Times New Roman"/>
      <w:b/>
      <w:color w:val="auto"/>
    </w:rPr>
  </w:style>
  <w:style w:type="paragraph" w:customStyle="1" w:styleId="11">
    <w:name w:val="1.1"/>
    <w:basedOn w:val="Heading2"/>
    <w:next w:val="Heading2"/>
    <w:link w:val="11Char"/>
    <w:qFormat/>
    <w:rsid w:val="0048005E"/>
    <w:pPr>
      <w:numPr>
        <w:ilvl w:val="1"/>
        <w:numId w:val="1"/>
      </w:numPr>
    </w:pPr>
    <w:rPr>
      <w:rFonts w:ascii="Times New Roman" w:eastAsia="Times New Roman" w:hAnsi="Times New Roman" w:cs="Times New Roman"/>
      <w:b/>
      <w:noProof/>
      <w:color w:val="auto"/>
      <w:sz w:val="24"/>
      <w:lang w:eastAsia="en-PH"/>
    </w:rPr>
  </w:style>
  <w:style w:type="character" w:customStyle="1" w:styleId="ChapterNameChar">
    <w:name w:val="Chapter Name Char"/>
    <w:basedOn w:val="Heading1Char"/>
    <w:link w:val="ChapterName"/>
    <w:rsid w:val="0048005E"/>
    <w:rPr>
      <w:rFonts w:ascii="Times New Roman" w:eastAsia="Times New Roman" w:hAnsi="Times New Roman" w:cs="Times New Roman"/>
      <w:b/>
      <w:color w:val="2F5496" w:themeColor="accent1" w:themeShade="BF"/>
      <w:sz w:val="32"/>
      <w:szCs w:val="32"/>
      <w:lang w:val="en-US"/>
    </w:rPr>
  </w:style>
  <w:style w:type="paragraph" w:customStyle="1" w:styleId="111">
    <w:name w:val="1.1.1"/>
    <w:basedOn w:val="Heading2"/>
    <w:link w:val="111Char"/>
    <w:qFormat/>
    <w:rsid w:val="009E7F3D"/>
    <w:pPr>
      <w:numPr>
        <w:ilvl w:val="2"/>
        <w:numId w:val="1"/>
      </w:numPr>
      <w:ind w:left="1224"/>
    </w:pPr>
    <w:rPr>
      <w:rFonts w:ascii="Times New Roman" w:eastAsia="Times New Roman" w:hAnsi="Times New Roman" w:cs="Times New Roman"/>
      <w:b/>
      <w:color w:val="auto"/>
      <w:sz w:val="24"/>
    </w:rPr>
  </w:style>
  <w:style w:type="character" w:customStyle="1" w:styleId="11Char">
    <w:name w:val="1.1 Char"/>
    <w:basedOn w:val="Heading2Char"/>
    <w:link w:val="11"/>
    <w:rsid w:val="0048005E"/>
    <w:rPr>
      <w:rFonts w:ascii="Times New Roman" w:eastAsia="Times New Roman" w:hAnsi="Times New Roman" w:cs="Times New Roman"/>
      <w:b/>
      <w:noProof/>
      <w:color w:val="2F5496" w:themeColor="accent1" w:themeShade="BF"/>
      <w:sz w:val="24"/>
      <w:szCs w:val="26"/>
      <w:lang w:val="en-US" w:eastAsia="en-PH"/>
    </w:rPr>
  </w:style>
  <w:style w:type="character" w:customStyle="1" w:styleId="ListParagraphChar">
    <w:name w:val="List Paragraph Char"/>
    <w:basedOn w:val="DefaultParagraphFont"/>
    <w:link w:val="ListParagraph"/>
    <w:uiPriority w:val="34"/>
    <w:rsid w:val="0048005E"/>
    <w:rPr>
      <w:lang w:val="en-US"/>
    </w:rPr>
  </w:style>
  <w:style w:type="character" w:customStyle="1" w:styleId="111Char">
    <w:name w:val="1.1.1 Char"/>
    <w:basedOn w:val="ListParagraphChar"/>
    <w:link w:val="111"/>
    <w:rsid w:val="009E7F3D"/>
    <w:rPr>
      <w:rFonts w:ascii="Times New Roman" w:eastAsia="Times New Roman" w:hAnsi="Times New Roman" w:cs="Times New Roman"/>
      <w:b/>
      <w:sz w:val="24"/>
      <w:szCs w:val="26"/>
      <w:lang w:val="en-US"/>
    </w:rPr>
  </w:style>
  <w:style w:type="paragraph" w:styleId="Bibliography">
    <w:name w:val="Bibliography"/>
    <w:basedOn w:val="Normal"/>
    <w:next w:val="Normal"/>
    <w:uiPriority w:val="37"/>
    <w:unhideWhenUsed/>
    <w:rsid w:val="0048005E"/>
  </w:style>
  <w:style w:type="character" w:styleId="Hyperlink">
    <w:name w:val="Hyperlink"/>
    <w:basedOn w:val="DefaultParagraphFont"/>
    <w:uiPriority w:val="99"/>
    <w:unhideWhenUsed/>
    <w:rsid w:val="0048005E"/>
    <w:rPr>
      <w:color w:val="0563C1" w:themeColor="hyperlink"/>
      <w:u w:val="single"/>
    </w:rPr>
  </w:style>
  <w:style w:type="character" w:customStyle="1" w:styleId="apple-converted-space">
    <w:name w:val="apple-converted-space"/>
    <w:basedOn w:val="DefaultParagraphFont"/>
    <w:rsid w:val="0048005E"/>
  </w:style>
  <w:style w:type="paragraph" w:styleId="TOC1">
    <w:name w:val="toc 1"/>
    <w:basedOn w:val="Normal"/>
    <w:next w:val="Normal"/>
    <w:autoRedefine/>
    <w:uiPriority w:val="39"/>
    <w:unhideWhenUsed/>
    <w:rsid w:val="005C25F4"/>
    <w:pPr>
      <w:tabs>
        <w:tab w:val="left" w:pos="440"/>
        <w:tab w:val="right" w:leader="dot" w:pos="9350"/>
      </w:tabs>
      <w:spacing w:after="100" w:line="240" w:lineRule="auto"/>
      <w:pPrChange w:id="0" w:author="Marc Adrian  Jimenez" w:date="2017-08-15T18:16:00Z">
        <w:pPr>
          <w:tabs>
            <w:tab w:val="left" w:pos="440"/>
            <w:tab w:val="right" w:leader="dot" w:pos="9350"/>
          </w:tabs>
          <w:spacing w:after="100"/>
          <w:jc w:val="both"/>
        </w:pPr>
      </w:pPrChange>
    </w:pPr>
    <w:rPr>
      <w:rPrChange w:id="0" w:author="Marc Adrian  Jimenez" w:date="2017-08-15T18:16:00Z">
        <w:rPr>
          <w:rFonts w:eastAsiaTheme="minorHAnsi" w:cstheme="minorBidi"/>
          <w:sz w:val="22"/>
          <w:szCs w:val="22"/>
          <w:lang w:val="en-US" w:eastAsia="en-US" w:bidi="ar-SA"/>
        </w:rPr>
      </w:rPrChange>
    </w:rPr>
  </w:style>
  <w:style w:type="paragraph" w:styleId="TOC2">
    <w:name w:val="toc 2"/>
    <w:basedOn w:val="Normal"/>
    <w:next w:val="Normal"/>
    <w:autoRedefine/>
    <w:uiPriority w:val="39"/>
    <w:unhideWhenUsed/>
    <w:rsid w:val="00030581"/>
    <w:pPr>
      <w:tabs>
        <w:tab w:val="left" w:pos="1100"/>
        <w:tab w:val="right" w:leader="dot" w:pos="9350"/>
      </w:tabs>
      <w:spacing w:after="100" w:line="240" w:lineRule="auto"/>
    </w:pPr>
    <w:rPr>
      <w:rFonts w:eastAsiaTheme="minorEastAsia" w:cs="Times New Roman"/>
    </w:rPr>
  </w:style>
  <w:style w:type="paragraph" w:styleId="NoSpacing">
    <w:name w:val="No Spacing"/>
    <w:uiPriority w:val="1"/>
    <w:qFormat/>
    <w:rsid w:val="0048005E"/>
    <w:pPr>
      <w:spacing w:after="0" w:line="240" w:lineRule="auto"/>
    </w:pPr>
  </w:style>
  <w:style w:type="paragraph" w:styleId="Caption">
    <w:name w:val="caption"/>
    <w:basedOn w:val="Normal"/>
    <w:next w:val="Normal"/>
    <w:uiPriority w:val="35"/>
    <w:unhideWhenUsed/>
    <w:qFormat/>
    <w:rsid w:val="00480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005E"/>
    <w:pPr>
      <w:spacing w:after="0"/>
    </w:pPr>
  </w:style>
  <w:style w:type="character" w:customStyle="1" w:styleId="Heading2Char">
    <w:name w:val="Heading 2 Char"/>
    <w:basedOn w:val="DefaultParagraphFont"/>
    <w:link w:val="Heading2"/>
    <w:uiPriority w:val="9"/>
    <w:rsid w:val="0048005E"/>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48005E"/>
    <w:rPr>
      <w:sz w:val="16"/>
      <w:szCs w:val="16"/>
    </w:rPr>
  </w:style>
  <w:style w:type="paragraph" w:styleId="CommentText">
    <w:name w:val="annotation text"/>
    <w:basedOn w:val="Normal"/>
    <w:link w:val="CommentTextChar"/>
    <w:uiPriority w:val="99"/>
    <w:semiHidden/>
    <w:unhideWhenUsed/>
    <w:rsid w:val="0048005E"/>
    <w:pPr>
      <w:spacing w:line="240" w:lineRule="auto"/>
    </w:pPr>
    <w:rPr>
      <w:sz w:val="20"/>
      <w:szCs w:val="20"/>
    </w:rPr>
  </w:style>
  <w:style w:type="character" w:customStyle="1" w:styleId="CommentTextChar">
    <w:name w:val="Comment Text Char"/>
    <w:basedOn w:val="DefaultParagraphFont"/>
    <w:link w:val="CommentText"/>
    <w:uiPriority w:val="99"/>
    <w:semiHidden/>
    <w:rsid w:val="0048005E"/>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8005E"/>
    <w:rPr>
      <w:b/>
      <w:bCs/>
    </w:rPr>
  </w:style>
  <w:style w:type="character" w:customStyle="1" w:styleId="CommentSubjectChar">
    <w:name w:val="Comment Subject Char"/>
    <w:basedOn w:val="CommentTextChar"/>
    <w:link w:val="CommentSubject"/>
    <w:uiPriority w:val="99"/>
    <w:semiHidden/>
    <w:rsid w:val="0048005E"/>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48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05E"/>
    <w:rPr>
      <w:rFonts w:ascii="Segoe UI" w:hAnsi="Segoe UI" w:cs="Segoe UI"/>
      <w:sz w:val="18"/>
      <w:szCs w:val="18"/>
      <w:lang w:val="en-US"/>
    </w:rPr>
  </w:style>
  <w:style w:type="character" w:customStyle="1" w:styleId="Mention1">
    <w:name w:val="Mention1"/>
    <w:basedOn w:val="DefaultParagraphFont"/>
    <w:uiPriority w:val="99"/>
    <w:semiHidden/>
    <w:unhideWhenUsed/>
    <w:rsid w:val="00A63689"/>
    <w:rPr>
      <w:color w:val="2B579A"/>
      <w:shd w:val="clear" w:color="auto" w:fill="E6E6E6"/>
    </w:rPr>
  </w:style>
  <w:style w:type="paragraph" w:styleId="Revision">
    <w:name w:val="Revision"/>
    <w:hidden/>
    <w:uiPriority w:val="99"/>
    <w:semiHidden/>
    <w:rsid w:val="0012112F"/>
    <w:pPr>
      <w:spacing w:after="0" w:line="240" w:lineRule="auto"/>
    </w:pPr>
    <w:rPr>
      <w:rFonts w:ascii="Times New Roman" w:hAnsi="Times New Roman"/>
      <w:lang w:val="en-US"/>
    </w:rPr>
  </w:style>
  <w:style w:type="character" w:customStyle="1" w:styleId="Heading3Char">
    <w:name w:val="Heading 3 Char"/>
    <w:basedOn w:val="DefaultParagraphFont"/>
    <w:link w:val="Heading3"/>
    <w:uiPriority w:val="9"/>
    <w:rsid w:val="00D415AB"/>
    <w:rPr>
      <w:rFonts w:asciiTheme="majorHAnsi" w:eastAsiaTheme="majorEastAsia" w:hAnsiTheme="majorHAnsi" w:cstheme="majorBidi"/>
      <w:color w:val="1F3763" w:themeColor="accent1" w:themeShade="7F"/>
      <w:sz w:val="24"/>
      <w:szCs w:val="24"/>
      <w:lang w:val="en-US"/>
    </w:rPr>
  </w:style>
  <w:style w:type="character" w:customStyle="1" w:styleId="Mention2">
    <w:name w:val="Mention2"/>
    <w:basedOn w:val="DefaultParagraphFont"/>
    <w:uiPriority w:val="99"/>
    <w:semiHidden/>
    <w:unhideWhenUsed/>
    <w:rsid w:val="007830DC"/>
    <w:rPr>
      <w:color w:val="2B579A"/>
      <w:shd w:val="clear" w:color="auto" w:fill="E6E6E6"/>
    </w:rPr>
  </w:style>
  <w:style w:type="character" w:styleId="PlaceholderText">
    <w:name w:val="Placeholder Text"/>
    <w:basedOn w:val="DefaultParagraphFont"/>
    <w:uiPriority w:val="99"/>
    <w:semiHidden/>
    <w:rsid w:val="004C2516"/>
    <w:rPr>
      <w:color w:val="808080"/>
    </w:rPr>
  </w:style>
  <w:style w:type="character" w:customStyle="1" w:styleId="Mention3">
    <w:name w:val="Mention3"/>
    <w:basedOn w:val="DefaultParagraphFont"/>
    <w:uiPriority w:val="99"/>
    <w:semiHidden/>
    <w:unhideWhenUsed/>
    <w:rsid w:val="003A776F"/>
    <w:rPr>
      <w:color w:val="2B579A"/>
      <w:shd w:val="clear" w:color="auto" w:fill="E6E6E6"/>
    </w:rPr>
  </w:style>
  <w:style w:type="character" w:customStyle="1" w:styleId="Mention4">
    <w:name w:val="Mention4"/>
    <w:basedOn w:val="DefaultParagraphFont"/>
    <w:uiPriority w:val="99"/>
    <w:semiHidden/>
    <w:unhideWhenUsed/>
    <w:rsid w:val="00AA389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
      <w:bodyDiv w:val="1"/>
      <w:marLeft w:val="0"/>
      <w:marRight w:val="0"/>
      <w:marTop w:val="0"/>
      <w:marBottom w:val="0"/>
      <w:divBdr>
        <w:top w:val="none" w:sz="0" w:space="0" w:color="auto"/>
        <w:left w:val="none" w:sz="0" w:space="0" w:color="auto"/>
        <w:bottom w:val="none" w:sz="0" w:space="0" w:color="auto"/>
        <w:right w:val="none" w:sz="0" w:space="0" w:color="auto"/>
      </w:divBdr>
    </w:div>
    <w:div w:id="1205711">
      <w:bodyDiv w:val="1"/>
      <w:marLeft w:val="0"/>
      <w:marRight w:val="0"/>
      <w:marTop w:val="0"/>
      <w:marBottom w:val="0"/>
      <w:divBdr>
        <w:top w:val="none" w:sz="0" w:space="0" w:color="auto"/>
        <w:left w:val="none" w:sz="0" w:space="0" w:color="auto"/>
        <w:bottom w:val="none" w:sz="0" w:space="0" w:color="auto"/>
        <w:right w:val="none" w:sz="0" w:space="0" w:color="auto"/>
      </w:divBdr>
    </w:div>
    <w:div w:id="3362822">
      <w:bodyDiv w:val="1"/>
      <w:marLeft w:val="0"/>
      <w:marRight w:val="0"/>
      <w:marTop w:val="0"/>
      <w:marBottom w:val="0"/>
      <w:divBdr>
        <w:top w:val="none" w:sz="0" w:space="0" w:color="auto"/>
        <w:left w:val="none" w:sz="0" w:space="0" w:color="auto"/>
        <w:bottom w:val="none" w:sz="0" w:space="0" w:color="auto"/>
        <w:right w:val="none" w:sz="0" w:space="0" w:color="auto"/>
      </w:divBdr>
    </w:div>
    <w:div w:id="12268332">
      <w:bodyDiv w:val="1"/>
      <w:marLeft w:val="0"/>
      <w:marRight w:val="0"/>
      <w:marTop w:val="0"/>
      <w:marBottom w:val="0"/>
      <w:divBdr>
        <w:top w:val="none" w:sz="0" w:space="0" w:color="auto"/>
        <w:left w:val="none" w:sz="0" w:space="0" w:color="auto"/>
        <w:bottom w:val="none" w:sz="0" w:space="0" w:color="auto"/>
        <w:right w:val="none" w:sz="0" w:space="0" w:color="auto"/>
      </w:divBdr>
    </w:div>
    <w:div w:id="12340332">
      <w:bodyDiv w:val="1"/>
      <w:marLeft w:val="0"/>
      <w:marRight w:val="0"/>
      <w:marTop w:val="0"/>
      <w:marBottom w:val="0"/>
      <w:divBdr>
        <w:top w:val="none" w:sz="0" w:space="0" w:color="auto"/>
        <w:left w:val="none" w:sz="0" w:space="0" w:color="auto"/>
        <w:bottom w:val="none" w:sz="0" w:space="0" w:color="auto"/>
        <w:right w:val="none" w:sz="0" w:space="0" w:color="auto"/>
      </w:divBdr>
    </w:div>
    <w:div w:id="17390015">
      <w:bodyDiv w:val="1"/>
      <w:marLeft w:val="0"/>
      <w:marRight w:val="0"/>
      <w:marTop w:val="0"/>
      <w:marBottom w:val="0"/>
      <w:divBdr>
        <w:top w:val="none" w:sz="0" w:space="0" w:color="auto"/>
        <w:left w:val="none" w:sz="0" w:space="0" w:color="auto"/>
        <w:bottom w:val="none" w:sz="0" w:space="0" w:color="auto"/>
        <w:right w:val="none" w:sz="0" w:space="0" w:color="auto"/>
      </w:divBdr>
    </w:div>
    <w:div w:id="19018427">
      <w:bodyDiv w:val="1"/>
      <w:marLeft w:val="0"/>
      <w:marRight w:val="0"/>
      <w:marTop w:val="0"/>
      <w:marBottom w:val="0"/>
      <w:divBdr>
        <w:top w:val="none" w:sz="0" w:space="0" w:color="auto"/>
        <w:left w:val="none" w:sz="0" w:space="0" w:color="auto"/>
        <w:bottom w:val="none" w:sz="0" w:space="0" w:color="auto"/>
        <w:right w:val="none" w:sz="0" w:space="0" w:color="auto"/>
      </w:divBdr>
    </w:div>
    <w:div w:id="19673111">
      <w:bodyDiv w:val="1"/>
      <w:marLeft w:val="0"/>
      <w:marRight w:val="0"/>
      <w:marTop w:val="0"/>
      <w:marBottom w:val="0"/>
      <w:divBdr>
        <w:top w:val="none" w:sz="0" w:space="0" w:color="auto"/>
        <w:left w:val="none" w:sz="0" w:space="0" w:color="auto"/>
        <w:bottom w:val="none" w:sz="0" w:space="0" w:color="auto"/>
        <w:right w:val="none" w:sz="0" w:space="0" w:color="auto"/>
      </w:divBdr>
    </w:div>
    <w:div w:id="21710369">
      <w:bodyDiv w:val="1"/>
      <w:marLeft w:val="0"/>
      <w:marRight w:val="0"/>
      <w:marTop w:val="0"/>
      <w:marBottom w:val="0"/>
      <w:divBdr>
        <w:top w:val="none" w:sz="0" w:space="0" w:color="auto"/>
        <w:left w:val="none" w:sz="0" w:space="0" w:color="auto"/>
        <w:bottom w:val="none" w:sz="0" w:space="0" w:color="auto"/>
        <w:right w:val="none" w:sz="0" w:space="0" w:color="auto"/>
      </w:divBdr>
    </w:div>
    <w:div w:id="27220746">
      <w:bodyDiv w:val="1"/>
      <w:marLeft w:val="0"/>
      <w:marRight w:val="0"/>
      <w:marTop w:val="0"/>
      <w:marBottom w:val="0"/>
      <w:divBdr>
        <w:top w:val="none" w:sz="0" w:space="0" w:color="auto"/>
        <w:left w:val="none" w:sz="0" w:space="0" w:color="auto"/>
        <w:bottom w:val="none" w:sz="0" w:space="0" w:color="auto"/>
        <w:right w:val="none" w:sz="0" w:space="0" w:color="auto"/>
      </w:divBdr>
    </w:div>
    <w:div w:id="30301757">
      <w:bodyDiv w:val="1"/>
      <w:marLeft w:val="0"/>
      <w:marRight w:val="0"/>
      <w:marTop w:val="0"/>
      <w:marBottom w:val="0"/>
      <w:divBdr>
        <w:top w:val="none" w:sz="0" w:space="0" w:color="auto"/>
        <w:left w:val="none" w:sz="0" w:space="0" w:color="auto"/>
        <w:bottom w:val="none" w:sz="0" w:space="0" w:color="auto"/>
        <w:right w:val="none" w:sz="0" w:space="0" w:color="auto"/>
      </w:divBdr>
    </w:div>
    <w:div w:id="45645244">
      <w:bodyDiv w:val="1"/>
      <w:marLeft w:val="0"/>
      <w:marRight w:val="0"/>
      <w:marTop w:val="0"/>
      <w:marBottom w:val="0"/>
      <w:divBdr>
        <w:top w:val="none" w:sz="0" w:space="0" w:color="auto"/>
        <w:left w:val="none" w:sz="0" w:space="0" w:color="auto"/>
        <w:bottom w:val="none" w:sz="0" w:space="0" w:color="auto"/>
        <w:right w:val="none" w:sz="0" w:space="0" w:color="auto"/>
      </w:divBdr>
    </w:div>
    <w:div w:id="45764721">
      <w:bodyDiv w:val="1"/>
      <w:marLeft w:val="0"/>
      <w:marRight w:val="0"/>
      <w:marTop w:val="0"/>
      <w:marBottom w:val="0"/>
      <w:divBdr>
        <w:top w:val="none" w:sz="0" w:space="0" w:color="auto"/>
        <w:left w:val="none" w:sz="0" w:space="0" w:color="auto"/>
        <w:bottom w:val="none" w:sz="0" w:space="0" w:color="auto"/>
        <w:right w:val="none" w:sz="0" w:space="0" w:color="auto"/>
      </w:divBdr>
    </w:div>
    <w:div w:id="47804813">
      <w:bodyDiv w:val="1"/>
      <w:marLeft w:val="0"/>
      <w:marRight w:val="0"/>
      <w:marTop w:val="0"/>
      <w:marBottom w:val="0"/>
      <w:divBdr>
        <w:top w:val="none" w:sz="0" w:space="0" w:color="auto"/>
        <w:left w:val="none" w:sz="0" w:space="0" w:color="auto"/>
        <w:bottom w:val="none" w:sz="0" w:space="0" w:color="auto"/>
        <w:right w:val="none" w:sz="0" w:space="0" w:color="auto"/>
      </w:divBdr>
    </w:div>
    <w:div w:id="51077168">
      <w:bodyDiv w:val="1"/>
      <w:marLeft w:val="0"/>
      <w:marRight w:val="0"/>
      <w:marTop w:val="0"/>
      <w:marBottom w:val="0"/>
      <w:divBdr>
        <w:top w:val="none" w:sz="0" w:space="0" w:color="auto"/>
        <w:left w:val="none" w:sz="0" w:space="0" w:color="auto"/>
        <w:bottom w:val="none" w:sz="0" w:space="0" w:color="auto"/>
        <w:right w:val="none" w:sz="0" w:space="0" w:color="auto"/>
      </w:divBdr>
    </w:div>
    <w:div w:id="57019656">
      <w:bodyDiv w:val="1"/>
      <w:marLeft w:val="0"/>
      <w:marRight w:val="0"/>
      <w:marTop w:val="0"/>
      <w:marBottom w:val="0"/>
      <w:divBdr>
        <w:top w:val="none" w:sz="0" w:space="0" w:color="auto"/>
        <w:left w:val="none" w:sz="0" w:space="0" w:color="auto"/>
        <w:bottom w:val="none" w:sz="0" w:space="0" w:color="auto"/>
        <w:right w:val="none" w:sz="0" w:space="0" w:color="auto"/>
      </w:divBdr>
    </w:div>
    <w:div w:id="58867000">
      <w:bodyDiv w:val="1"/>
      <w:marLeft w:val="0"/>
      <w:marRight w:val="0"/>
      <w:marTop w:val="0"/>
      <w:marBottom w:val="0"/>
      <w:divBdr>
        <w:top w:val="none" w:sz="0" w:space="0" w:color="auto"/>
        <w:left w:val="none" w:sz="0" w:space="0" w:color="auto"/>
        <w:bottom w:val="none" w:sz="0" w:space="0" w:color="auto"/>
        <w:right w:val="none" w:sz="0" w:space="0" w:color="auto"/>
      </w:divBdr>
    </w:div>
    <w:div w:id="62147278">
      <w:bodyDiv w:val="1"/>
      <w:marLeft w:val="0"/>
      <w:marRight w:val="0"/>
      <w:marTop w:val="0"/>
      <w:marBottom w:val="0"/>
      <w:divBdr>
        <w:top w:val="none" w:sz="0" w:space="0" w:color="auto"/>
        <w:left w:val="none" w:sz="0" w:space="0" w:color="auto"/>
        <w:bottom w:val="none" w:sz="0" w:space="0" w:color="auto"/>
        <w:right w:val="none" w:sz="0" w:space="0" w:color="auto"/>
      </w:divBdr>
    </w:div>
    <w:div w:id="65763588">
      <w:bodyDiv w:val="1"/>
      <w:marLeft w:val="0"/>
      <w:marRight w:val="0"/>
      <w:marTop w:val="0"/>
      <w:marBottom w:val="0"/>
      <w:divBdr>
        <w:top w:val="none" w:sz="0" w:space="0" w:color="auto"/>
        <w:left w:val="none" w:sz="0" w:space="0" w:color="auto"/>
        <w:bottom w:val="none" w:sz="0" w:space="0" w:color="auto"/>
        <w:right w:val="none" w:sz="0" w:space="0" w:color="auto"/>
      </w:divBdr>
    </w:div>
    <w:div w:id="67729570">
      <w:bodyDiv w:val="1"/>
      <w:marLeft w:val="0"/>
      <w:marRight w:val="0"/>
      <w:marTop w:val="0"/>
      <w:marBottom w:val="0"/>
      <w:divBdr>
        <w:top w:val="none" w:sz="0" w:space="0" w:color="auto"/>
        <w:left w:val="none" w:sz="0" w:space="0" w:color="auto"/>
        <w:bottom w:val="none" w:sz="0" w:space="0" w:color="auto"/>
        <w:right w:val="none" w:sz="0" w:space="0" w:color="auto"/>
      </w:divBdr>
    </w:div>
    <w:div w:id="68230588">
      <w:bodyDiv w:val="1"/>
      <w:marLeft w:val="0"/>
      <w:marRight w:val="0"/>
      <w:marTop w:val="0"/>
      <w:marBottom w:val="0"/>
      <w:divBdr>
        <w:top w:val="none" w:sz="0" w:space="0" w:color="auto"/>
        <w:left w:val="none" w:sz="0" w:space="0" w:color="auto"/>
        <w:bottom w:val="none" w:sz="0" w:space="0" w:color="auto"/>
        <w:right w:val="none" w:sz="0" w:space="0" w:color="auto"/>
      </w:divBdr>
    </w:div>
    <w:div w:id="73358818">
      <w:bodyDiv w:val="1"/>
      <w:marLeft w:val="0"/>
      <w:marRight w:val="0"/>
      <w:marTop w:val="0"/>
      <w:marBottom w:val="0"/>
      <w:divBdr>
        <w:top w:val="none" w:sz="0" w:space="0" w:color="auto"/>
        <w:left w:val="none" w:sz="0" w:space="0" w:color="auto"/>
        <w:bottom w:val="none" w:sz="0" w:space="0" w:color="auto"/>
        <w:right w:val="none" w:sz="0" w:space="0" w:color="auto"/>
      </w:divBdr>
    </w:div>
    <w:div w:id="79761734">
      <w:bodyDiv w:val="1"/>
      <w:marLeft w:val="0"/>
      <w:marRight w:val="0"/>
      <w:marTop w:val="0"/>
      <w:marBottom w:val="0"/>
      <w:divBdr>
        <w:top w:val="none" w:sz="0" w:space="0" w:color="auto"/>
        <w:left w:val="none" w:sz="0" w:space="0" w:color="auto"/>
        <w:bottom w:val="none" w:sz="0" w:space="0" w:color="auto"/>
        <w:right w:val="none" w:sz="0" w:space="0" w:color="auto"/>
      </w:divBdr>
    </w:div>
    <w:div w:id="80413433">
      <w:bodyDiv w:val="1"/>
      <w:marLeft w:val="0"/>
      <w:marRight w:val="0"/>
      <w:marTop w:val="0"/>
      <w:marBottom w:val="0"/>
      <w:divBdr>
        <w:top w:val="none" w:sz="0" w:space="0" w:color="auto"/>
        <w:left w:val="none" w:sz="0" w:space="0" w:color="auto"/>
        <w:bottom w:val="none" w:sz="0" w:space="0" w:color="auto"/>
        <w:right w:val="none" w:sz="0" w:space="0" w:color="auto"/>
      </w:divBdr>
    </w:div>
    <w:div w:id="81532168">
      <w:bodyDiv w:val="1"/>
      <w:marLeft w:val="0"/>
      <w:marRight w:val="0"/>
      <w:marTop w:val="0"/>
      <w:marBottom w:val="0"/>
      <w:divBdr>
        <w:top w:val="none" w:sz="0" w:space="0" w:color="auto"/>
        <w:left w:val="none" w:sz="0" w:space="0" w:color="auto"/>
        <w:bottom w:val="none" w:sz="0" w:space="0" w:color="auto"/>
        <w:right w:val="none" w:sz="0" w:space="0" w:color="auto"/>
      </w:divBdr>
    </w:div>
    <w:div w:id="82187624">
      <w:bodyDiv w:val="1"/>
      <w:marLeft w:val="0"/>
      <w:marRight w:val="0"/>
      <w:marTop w:val="0"/>
      <w:marBottom w:val="0"/>
      <w:divBdr>
        <w:top w:val="none" w:sz="0" w:space="0" w:color="auto"/>
        <w:left w:val="none" w:sz="0" w:space="0" w:color="auto"/>
        <w:bottom w:val="none" w:sz="0" w:space="0" w:color="auto"/>
        <w:right w:val="none" w:sz="0" w:space="0" w:color="auto"/>
      </w:divBdr>
    </w:div>
    <w:div w:id="83499245">
      <w:bodyDiv w:val="1"/>
      <w:marLeft w:val="0"/>
      <w:marRight w:val="0"/>
      <w:marTop w:val="0"/>
      <w:marBottom w:val="0"/>
      <w:divBdr>
        <w:top w:val="none" w:sz="0" w:space="0" w:color="auto"/>
        <w:left w:val="none" w:sz="0" w:space="0" w:color="auto"/>
        <w:bottom w:val="none" w:sz="0" w:space="0" w:color="auto"/>
        <w:right w:val="none" w:sz="0" w:space="0" w:color="auto"/>
      </w:divBdr>
    </w:div>
    <w:div w:id="94715910">
      <w:bodyDiv w:val="1"/>
      <w:marLeft w:val="0"/>
      <w:marRight w:val="0"/>
      <w:marTop w:val="0"/>
      <w:marBottom w:val="0"/>
      <w:divBdr>
        <w:top w:val="none" w:sz="0" w:space="0" w:color="auto"/>
        <w:left w:val="none" w:sz="0" w:space="0" w:color="auto"/>
        <w:bottom w:val="none" w:sz="0" w:space="0" w:color="auto"/>
        <w:right w:val="none" w:sz="0" w:space="0" w:color="auto"/>
      </w:divBdr>
    </w:div>
    <w:div w:id="97726785">
      <w:bodyDiv w:val="1"/>
      <w:marLeft w:val="0"/>
      <w:marRight w:val="0"/>
      <w:marTop w:val="0"/>
      <w:marBottom w:val="0"/>
      <w:divBdr>
        <w:top w:val="none" w:sz="0" w:space="0" w:color="auto"/>
        <w:left w:val="none" w:sz="0" w:space="0" w:color="auto"/>
        <w:bottom w:val="none" w:sz="0" w:space="0" w:color="auto"/>
        <w:right w:val="none" w:sz="0" w:space="0" w:color="auto"/>
      </w:divBdr>
    </w:div>
    <w:div w:id="98915985">
      <w:bodyDiv w:val="1"/>
      <w:marLeft w:val="0"/>
      <w:marRight w:val="0"/>
      <w:marTop w:val="0"/>
      <w:marBottom w:val="0"/>
      <w:divBdr>
        <w:top w:val="none" w:sz="0" w:space="0" w:color="auto"/>
        <w:left w:val="none" w:sz="0" w:space="0" w:color="auto"/>
        <w:bottom w:val="none" w:sz="0" w:space="0" w:color="auto"/>
        <w:right w:val="none" w:sz="0" w:space="0" w:color="auto"/>
      </w:divBdr>
    </w:div>
    <w:div w:id="100878650">
      <w:bodyDiv w:val="1"/>
      <w:marLeft w:val="0"/>
      <w:marRight w:val="0"/>
      <w:marTop w:val="0"/>
      <w:marBottom w:val="0"/>
      <w:divBdr>
        <w:top w:val="none" w:sz="0" w:space="0" w:color="auto"/>
        <w:left w:val="none" w:sz="0" w:space="0" w:color="auto"/>
        <w:bottom w:val="none" w:sz="0" w:space="0" w:color="auto"/>
        <w:right w:val="none" w:sz="0" w:space="0" w:color="auto"/>
      </w:divBdr>
    </w:div>
    <w:div w:id="101923506">
      <w:bodyDiv w:val="1"/>
      <w:marLeft w:val="0"/>
      <w:marRight w:val="0"/>
      <w:marTop w:val="0"/>
      <w:marBottom w:val="0"/>
      <w:divBdr>
        <w:top w:val="none" w:sz="0" w:space="0" w:color="auto"/>
        <w:left w:val="none" w:sz="0" w:space="0" w:color="auto"/>
        <w:bottom w:val="none" w:sz="0" w:space="0" w:color="auto"/>
        <w:right w:val="none" w:sz="0" w:space="0" w:color="auto"/>
      </w:divBdr>
    </w:div>
    <w:div w:id="104350508">
      <w:bodyDiv w:val="1"/>
      <w:marLeft w:val="0"/>
      <w:marRight w:val="0"/>
      <w:marTop w:val="0"/>
      <w:marBottom w:val="0"/>
      <w:divBdr>
        <w:top w:val="none" w:sz="0" w:space="0" w:color="auto"/>
        <w:left w:val="none" w:sz="0" w:space="0" w:color="auto"/>
        <w:bottom w:val="none" w:sz="0" w:space="0" w:color="auto"/>
        <w:right w:val="none" w:sz="0" w:space="0" w:color="auto"/>
      </w:divBdr>
    </w:div>
    <w:div w:id="106895314">
      <w:bodyDiv w:val="1"/>
      <w:marLeft w:val="0"/>
      <w:marRight w:val="0"/>
      <w:marTop w:val="0"/>
      <w:marBottom w:val="0"/>
      <w:divBdr>
        <w:top w:val="none" w:sz="0" w:space="0" w:color="auto"/>
        <w:left w:val="none" w:sz="0" w:space="0" w:color="auto"/>
        <w:bottom w:val="none" w:sz="0" w:space="0" w:color="auto"/>
        <w:right w:val="none" w:sz="0" w:space="0" w:color="auto"/>
      </w:divBdr>
    </w:div>
    <w:div w:id="109477704">
      <w:bodyDiv w:val="1"/>
      <w:marLeft w:val="0"/>
      <w:marRight w:val="0"/>
      <w:marTop w:val="0"/>
      <w:marBottom w:val="0"/>
      <w:divBdr>
        <w:top w:val="none" w:sz="0" w:space="0" w:color="auto"/>
        <w:left w:val="none" w:sz="0" w:space="0" w:color="auto"/>
        <w:bottom w:val="none" w:sz="0" w:space="0" w:color="auto"/>
        <w:right w:val="none" w:sz="0" w:space="0" w:color="auto"/>
      </w:divBdr>
    </w:div>
    <w:div w:id="115101795">
      <w:bodyDiv w:val="1"/>
      <w:marLeft w:val="0"/>
      <w:marRight w:val="0"/>
      <w:marTop w:val="0"/>
      <w:marBottom w:val="0"/>
      <w:divBdr>
        <w:top w:val="none" w:sz="0" w:space="0" w:color="auto"/>
        <w:left w:val="none" w:sz="0" w:space="0" w:color="auto"/>
        <w:bottom w:val="none" w:sz="0" w:space="0" w:color="auto"/>
        <w:right w:val="none" w:sz="0" w:space="0" w:color="auto"/>
      </w:divBdr>
    </w:div>
    <w:div w:id="119690174">
      <w:bodyDiv w:val="1"/>
      <w:marLeft w:val="0"/>
      <w:marRight w:val="0"/>
      <w:marTop w:val="0"/>
      <w:marBottom w:val="0"/>
      <w:divBdr>
        <w:top w:val="none" w:sz="0" w:space="0" w:color="auto"/>
        <w:left w:val="none" w:sz="0" w:space="0" w:color="auto"/>
        <w:bottom w:val="none" w:sz="0" w:space="0" w:color="auto"/>
        <w:right w:val="none" w:sz="0" w:space="0" w:color="auto"/>
      </w:divBdr>
    </w:div>
    <w:div w:id="120880964">
      <w:bodyDiv w:val="1"/>
      <w:marLeft w:val="0"/>
      <w:marRight w:val="0"/>
      <w:marTop w:val="0"/>
      <w:marBottom w:val="0"/>
      <w:divBdr>
        <w:top w:val="none" w:sz="0" w:space="0" w:color="auto"/>
        <w:left w:val="none" w:sz="0" w:space="0" w:color="auto"/>
        <w:bottom w:val="none" w:sz="0" w:space="0" w:color="auto"/>
        <w:right w:val="none" w:sz="0" w:space="0" w:color="auto"/>
      </w:divBdr>
    </w:div>
    <w:div w:id="121583183">
      <w:bodyDiv w:val="1"/>
      <w:marLeft w:val="0"/>
      <w:marRight w:val="0"/>
      <w:marTop w:val="0"/>
      <w:marBottom w:val="0"/>
      <w:divBdr>
        <w:top w:val="none" w:sz="0" w:space="0" w:color="auto"/>
        <w:left w:val="none" w:sz="0" w:space="0" w:color="auto"/>
        <w:bottom w:val="none" w:sz="0" w:space="0" w:color="auto"/>
        <w:right w:val="none" w:sz="0" w:space="0" w:color="auto"/>
      </w:divBdr>
    </w:div>
    <w:div w:id="126551151">
      <w:bodyDiv w:val="1"/>
      <w:marLeft w:val="0"/>
      <w:marRight w:val="0"/>
      <w:marTop w:val="0"/>
      <w:marBottom w:val="0"/>
      <w:divBdr>
        <w:top w:val="none" w:sz="0" w:space="0" w:color="auto"/>
        <w:left w:val="none" w:sz="0" w:space="0" w:color="auto"/>
        <w:bottom w:val="none" w:sz="0" w:space="0" w:color="auto"/>
        <w:right w:val="none" w:sz="0" w:space="0" w:color="auto"/>
      </w:divBdr>
    </w:div>
    <w:div w:id="128941318">
      <w:bodyDiv w:val="1"/>
      <w:marLeft w:val="0"/>
      <w:marRight w:val="0"/>
      <w:marTop w:val="0"/>
      <w:marBottom w:val="0"/>
      <w:divBdr>
        <w:top w:val="none" w:sz="0" w:space="0" w:color="auto"/>
        <w:left w:val="none" w:sz="0" w:space="0" w:color="auto"/>
        <w:bottom w:val="none" w:sz="0" w:space="0" w:color="auto"/>
        <w:right w:val="none" w:sz="0" w:space="0" w:color="auto"/>
      </w:divBdr>
    </w:div>
    <w:div w:id="131488331">
      <w:bodyDiv w:val="1"/>
      <w:marLeft w:val="0"/>
      <w:marRight w:val="0"/>
      <w:marTop w:val="0"/>
      <w:marBottom w:val="0"/>
      <w:divBdr>
        <w:top w:val="none" w:sz="0" w:space="0" w:color="auto"/>
        <w:left w:val="none" w:sz="0" w:space="0" w:color="auto"/>
        <w:bottom w:val="none" w:sz="0" w:space="0" w:color="auto"/>
        <w:right w:val="none" w:sz="0" w:space="0" w:color="auto"/>
      </w:divBdr>
    </w:div>
    <w:div w:id="133910119">
      <w:bodyDiv w:val="1"/>
      <w:marLeft w:val="0"/>
      <w:marRight w:val="0"/>
      <w:marTop w:val="0"/>
      <w:marBottom w:val="0"/>
      <w:divBdr>
        <w:top w:val="none" w:sz="0" w:space="0" w:color="auto"/>
        <w:left w:val="none" w:sz="0" w:space="0" w:color="auto"/>
        <w:bottom w:val="none" w:sz="0" w:space="0" w:color="auto"/>
        <w:right w:val="none" w:sz="0" w:space="0" w:color="auto"/>
      </w:divBdr>
    </w:div>
    <w:div w:id="135953788">
      <w:bodyDiv w:val="1"/>
      <w:marLeft w:val="0"/>
      <w:marRight w:val="0"/>
      <w:marTop w:val="0"/>
      <w:marBottom w:val="0"/>
      <w:divBdr>
        <w:top w:val="none" w:sz="0" w:space="0" w:color="auto"/>
        <w:left w:val="none" w:sz="0" w:space="0" w:color="auto"/>
        <w:bottom w:val="none" w:sz="0" w:space="0" w:color="auto"/>
        <w:right w:val="none" w:sz="0" w:space="0" w:color="auto"/>
      </w:divBdr>
    </w:div>
    <w:div w:id="137457571">
      <w:bodyDiv w:val="1"/>
      <w:marLeft w:val="0"/>
      <w:marRight w:val="0"/>
      <w:marTop w:val="0"/>
      <w:marBottom w:val="0"/>
      <w:divBdr>
        <w:top w:val="none" w:sz="0" w:space="0" w:color="auto"/>
        <w:left w:val="none" w:sz="0" w:space="0" w:color="auto"/>
        <w:bottom w:val="none" w:sz="0" w:space="0" w:color="auto"/>
        <w:right w:val="none" w:sz="0" w:space="0" w:color="auto"/>
      </w:divBdr>
    </w:div>
    <w:div w:id="137957585">
      <w:bodyDiv w:val="1"/>
      <w:marLeft w:val="0"/>
      <w:marRight w:val="0"/>
      <w:marTop w:val="0"/>
      <w:marBottom w:val="0"/>
      <w:divBdr>
        <w:top w:val="none" w:sz="0" w:space="0" w:color="auto"/>
        <w:left w:val="none" w:sz="0" w:space="0" w:color="auto"/>
        <w:bottom w:val="none" w:sz="0" w:space="0" w:color="auto"/>
        <w:right w:val="none" w:sz="0" w:space="0" w:color="auto"/>
      </w:divBdr>
    </w:div>
    <w:div w:id="140468044">
      <w:bodyDiv w:val="1"/>
      <w:marLeft w:val="0"/>
      <w:marRight w:val="0"/>
      <w:marTop w:val="0"/>
      <w:marBottom w:val="0"/>
      <w:divBdr>
        <w:top w:val="none" w:sz="0" w:space="0" w:color="auto"/>
        <w:left w:val="none" w:sz="0" w:space="0" w:color="auto"/>
        <w:bottom w:val="none" w:sz="0" w:space="0" w:color="auto"/>
        <w:right w:val="none" w:sz="0" w:space="0" w:color="auto"/>
      </w:divBdr>
    </w:div>
    <w:div w:id="143088050">
      <w:bodyDiv w:val="1"/>
      <w:marLeft w:val="0"/>
      <w:marRight w:val="0"/>
      <w:marTop w:val="0"/>
      <w:marBottom w:val="0"/>
      <w:divBdr>
        <w:top w:val="none" w:sz="0" w:space="0" w:color="auto"/>
        <w:left w:val="none" w:sz="0" w:space="0" w:color="auto"/>
        <w:bottom w:val="none" w:sz="0" w:space="0" w:color="auto"/>
        <w:right w:val="none" w:sz="0" w:space="0" w:color="auto"/>
      </w:divBdr>
    </w:div>
    <w:div w:id="143468800">
      <w:bodyDiv w:val="1"/>
      <w:marLeft w:val="0"/>
      <w:marRight w:val="0"/>
      <w:marTop w:val="0"/>
      <w:marBottom w:val="0"/>
      <w:divBdr>
        <w:top w:val="none" w:sz="0" w:space="0" w:color="auto"/>
        <w:left w:val="none" w:sz="0" w:space="0" w:color="auto"/>
        <w:bottom w:val="none" w:sz="0" w:space="0" w:color="auto"/>
        <w:right w:val="none" w:sz="0" w:space="0" w:color="auto"/>
      </w:divBdr>
    </w:div>
    <w:div w:id="144400727">
      <w:bodyDiv w:val="1"/>
      <w:marLeft w:val="0"/>
      <w:marRight w:val="0"/>
      <w:marTop w:val="0"/>
      <w:marBottom w:val="0"/>
      <w:divBdr>
        <w:top w:val="none" w:sz="0" w:space="0" w:color="auto"/>
        <w:left w:val="none" w:sz="0" w:space="0" w:color="auto"/>
        <w:bottom w:val="none" w:sz="0" w:space="0" w:color="auto"/>
        <w:right w:val="none" w:sz="0" w:space="0" w:color="auto"/>
      </w:divBdr>
    </w:div>
    <w:div w:id="146095182">
      <w:bodyDiv w:val="1"/>
      <w:marLeft w:val="0"/>
      <w:marRight w:val="0"/>
      <w:marTop w:val="0"/>
      <w:marBottom w:val="0"/>
      <w:divBdr>
        <w:top w:val="none" w:sz="0" w:space="0" w:color="auto"/>
        <w:left w:val="none" w:sz="0" w:space="0" w:color="auto"/>
        <w:bottom w:val="none" w:sz="0" w:space="0" w:color="auto"/>
        <w:right w:val="none" w:sz="0" w:space="0" w:color="auto"/>
      </w:divBdr>
    </w:div>
    <w:div w:id="148864571">
      <w:bodyDiv w:val="1"/>
      <w:marLeft w:val="0"/>
      <w:marRight w:val="0"/>
      <w:marTop w:val="0"/>
      <w:marBottom w:val="0"/>
      <w:divBdr>
        <w:top w:val="none" w:sz="0" w:space="0" w:color="auto"/>
        <w:left w:val="none" w:sz="0" w:space="0" w:color="auto"/>
        <w:bottom w:val="none" w:sz="0" w:space="0" w:color="auto"/>
        <w:right w:val="none" w:sz="0" w:space="0" w:color="auto"/>
      </w:divBdr>
    </w:div>
    <w:div w:id="153228666">
      <w:bodyDiv w:val="1"/>
      <w:marLeft w:val="0"/>
      <w:marRight w:val="0"/>
      <w:marTop w:val="0"/>
      <w:marBottom w:val="0"/>
      <w:divBdr>
        <w:top w:val="none" w:sz="0" w:space="0" w:color="auto"/>
        <w:left w:val="none" w:sz="0" w:space="0" w:color="auto"/>
        <w:bottom w:val="none" w:sz="0" w:space="0" w:color="auto"/>
        <w:right w:val="none" w:sz="0" w:space="0" w:color="auto"/>
      </w:divBdr>
    </w:div>
    <w:div w:id="154347235">
      <w:bodyDiv w:val="1"/>
      <w:marLeft w:val="0"/>
      <w:marRight w:val="0"/>
      <w:marTop w:val="0"/>
      <w:marBottom w:val="0"/>
      <w:divBdr>
        <w:top w:val="none" w:sz="0" w:space="0" w:color="auto"/>
        <w:left w:val="none" w:sz="0" w:space="0" w:color="auto"/>
        <w:bottom w:val="none" w:sz="0" w:space="0" w:color="auto"/>
        <w:right w:val="none" w:sz="0" w:space="0" w:color="auto"/>
      </w:divBdr>
    </w:div>
    <w:div w:id="156456044">
      <w:bodyDiv w:val="1"/>
      <w:marLeft w:val="0"/>
      <w:marRight w:val="0"/>
      <w:marTop w:val="0"/>
      <w:marBottom w:val="0"/>
      <w:divBdr>
        <w:top w:val="none" w:sz="0" w:space="0" w:color="auto"/>
        <w:left w:val="none" w:sz="0" w:space="0" w:color="auto"/>
        <w:bottom w:val="none" w:sz="0" w:space="0" w:color="auto"/>
        <w:right w:val="none" w:sz="0" w:space="0" w:color="auto"/>
      </w:divBdr>
    </w:div>
    <w:div w:id="156776363">
      <w:bodyDiv w:val="1"/>
      <w:marLeft w:val="0"/>
      <w:marRight w:val="0"/>
      <w:marTop w:val="0"/>
      <w:marBottom w:val="0"/>
      <w:divBdr>
        <w:top w:val="none" w:sz="0" w:space="0" w:color="auto"/>
        <w:left w:val="none" w:sz="0" w:space="0" w:color="auto"/>
        <w:bottom w:val="none" w:sz="0" w:space="0" w:color="auto"/>
        <w:right w:val="none" w:sz="0" w:space="0" w:color="auto"/>
      </w:divBdr>
    </w:div>
    <w:div w:id="163596779">
      <w:bodyDiv w:val="1"/>
      <w:marLeft w:val="0"/>
      <w:marRight w:val="0"/>
      <w:marTop w:val="0"/>
      <w:marBottom w:val="0"/>
      <w:divBdr>
        <w:top w:val="none" w:sz="0" w:space="0" w:color="auto"/>
        <w:left w:val="none" w:sz="0" w:space="0" w:color="auto"/>
        <w:bottom w:val="none" w:sz="0" w:space="0" w:color="auto"/>
        <w:right w:val="none" w:sz="0" w:space="0" w:color="auto"/>
      </w:divBdr>
    </w:div>
    <w:div w:id="166288081">
      <w:bodyDiv w:val="1"/>
      <w:marLeft w:val="0"/>
      <w:marRight w:val="0"/>
      <w:marTop w:val="0"/>
      <w:marBottom w:val="0"/>
      <w:divBdr>
        <w:top w:val="none" w:sz="0" w:space="0" w:color="auto"/>
        <w:left w:val="none" w:sz="0" w:space="0" w:color="auto"/>
        <w:bottom w:val="none" w:sz="0" w:space="0" w:color="auto"/>
        <w:right w:val="none" w:sz="0" w:space="0" w:color="auto"/>
      </w:divBdr>
    </w:div>
    <w:div w:id="174074999">
      <w:bodyDiv w:val="1"/>
      <w:marLeft w:val="0"/>
      <w:marRight w:val="0"/>
      <w:marTop w:val="0"/>
      <w:marBottom w:val="0"/>
      <w:divBdr>
        <w:top w:val="none" w:sz="0" w:space="0" w:color="auto"/>
        <w:left w:val="none" w:sz="0" w:space="0" w:color="auto"/>
        <w:bottom w:val="none" w:sz="0" w:space="0" w:color="auto"/>
        <w:right w:val="none" w:sz="0" w:space="0" w:color="auto"/>
      </w:divBdr>
    </w:div>
    <w:div w:id="177045195">
      <w:bodyDiv w:val="1"/>
      <w:marLeft w:val="0"/>
      <w:marRight w:val="0"/>
      <w:marTop w:val="0"/>
      <w:marBottom w:val="0"/>
      <w:divBdr>
        <w:top w:val="none" w:sz="0" w:space="0" w:color="auto"/>
        <w:left w:val="none" w:sz="0" w:space="0" w:color="auto"/>
        <w:bottom w:val="none" w:sz="0" w:space="0" w:color="auto"/>
        <w:right w:val="none" w:sz="0" w:space="0" w:color="auto"/>
      </w:divBdr>
    </w:div>
    <w:div w:id="178542572">
      <w:bodyDiv w:val="1"/>
      <w:marLeft w:val="0"/>
      <w:marRight w:val="0"/>
      <w:marTop w:val="0"/>
      <w:marBottom w:val="0"/>
      <w:divBdr>
        <w:top w:val="none" w:sz="0" w:space="0" w:color="auto"/>
        <w:left w:val="none" w:sz="0" w:space="0" w:color="auto"/>
        <w:bottom w:val="none" w:sz="0" w:space="0" w:color="auto"/>
        <w:right w:val="none" w:sz="0" w:space="0" w:color="auto"/>
      </w:divBdr>
    </w:div>
    <w:div w:id="179590067">
      <w:bodyDiv w:val="1"/>
      <w:marLeft w:val="0"/>
      <w:marRight w:val="0"/>
      <w:marTop w:val="0"/>
      <w:marBottom w:val="0"/>
      <w:divBdr>
        <w:top w:val="none" w:sz="0" w:space="0" w:color="auto"/>
        <w:left w:val="none" w:sz="0" w:space="0" w:color="auto"/>
        <w:bottom w:val="none" w:sz="0" w:space="0" w:color="auto"/>
        <w:right w:val="none" w:sz="0" w:space="0" w:color="auto"/>
      </w:divBdr>
    </w:div>
    <w:div w:id="181171153">
      <w:bodyDiv w:val="1"/>
      <w:marLeft w:val="0"/>
      <w:marRight w:val="0"/>
      <w:marTop w:val="0"/>
      <w:marBottom w:val="0"/>
      <w:divBdr>
        <w:top w:val="none" w:sz="0" w:space="0" w:color="auto"/>
        <w:left w:val="none" w:sz="0" w:space="0" w:color="auto"/>
        <w:bottom w:val="none" w:sz="0" w:space="0" w:color="auto"/>
        <w:right w:val="none" w:sz="0" w:space="0" w:color="auto"/>
      </w:divBdr>
    </w:div>
    <w:div w:id="185100072">
      <w:bodyDiv w:val="1"/>
      <w:marLeft w:val="0"/>
      <w:marRight w:val="0"/>
      <w:marTop w:val="0"/>
      <w:marBottom w:val="0"/>
      <w:divBdr>
        <w:top w:val="none" w:sz="0" w:space="0" w:color="auto"/>
        <w:left w:val="none" w:sz="0" w:space="0" w:color="auto"/>
        <w:bottom w:val="none" w:sz="0" w:space="0" w:color="auto"/>
        <w:right w:val="none" w:sz="0" w:space="0" w:color="auto"/>
      </w:divBdr>
    </w:div>
    <w:div w:id="186020538">
      <w:bodyDiv w:val="1"/>
      <w:marLeft w:val="0"/>
      <w:marRight w:val="0"/>
      <w:marTop w:val="0"/>
      <w:marBottom w:val="0"/>
      <w:divBdr>
        <w:top w:val="none" w:sz="0" w:space="0" w:color="auto"/>
        <w:left w:val="none" w:sz="0" w:space="0" w:color="auto"/>
        <w:bottom w:val="none" w:sz="0" w:space="0" w:color="auto"/>
        <w:right w:val="none" w:sz="0" w:space="0" w:color="auto"/>
      </w:divBdr>
    </w:div>
    <w:div w:id="186800424">
      <w:bodyDiv w:val="1"/>
      <w:marLeft w:val="0"/>
      <w:marRight w:val="0"/>
      <w:marTop w:val="0"/>
      <w:marBottom w:val="0"/>
      <w:divBdr>
        <w:top w:val="none" w:sz="0" w:space="0" w:color="auto"/>
        <w:left w:val="none" w:sz="0" w:space="0" w:color="auto"/>
        <w:bottom w:val="none" w:sz="0" w:space="0" w:color="auto"/>
        <w:right w:val="none" w:sz="0" w:space="0" w:color="auto"/>
      </w:divBdr>
    </w:div>
    <w:div w:id="188758591">
      <w:bodyDiv w:val="1"/>
      <w:marLeft w:val="0"/>
      <w:marRight w:val="0"/>
      <w:marTop w:val="0"/>
      <w:marBottom w:val="0"/>
      <w:divBdr>
        <w:top w:val="none" w:sz="0" w:space="0" w:color="auto"/>
        <w:left w:val="none" w:sz="0" w:space="0" w:color="auto"/>
        <w:bottom w:val="none" w:sz="0" w:space="0" w:color="auto"/>
        <w:right w:val="none" w:sz="0" w:space="0" w:color="auto"/>
      </w:divBdr>
    </w:div>
    <w:div w:id="194083845">
      <w:bodyDiv w:val="1"/>
      <w:marLeft w:val="0"/>
      <w:marRight w:val="0"/>
      <w:marTop w:val="0"/>
      <w:marBottom w:val="0"/>
      <w:divBdr>
        <w:top w:val="none" w:sz="0" w:space="0" w:color="auto"/>
        <w:left w:val="none" w:sz="0" w:space="0" w:color="auto"/>
        <w:bottom w:val="none" w:sz="0" w:space="0" w:color="auto"/>
        <w:right w:val="none" w:sz="0" w:space="0" w:color="auto"/>
      </w:divBdr>
    </w:div>
    <w:div w:id="204946009">
      <w:bodyDiv w:val="1"/>
      <w:marLeft w:val="0"/>
      <w:marRight w:val="0"/>
      <w:marTop w:val="0"/>
      <w:marBottom w:val="0"/>
      <w:divBdr>
        <w:top w:val="none" w:sz="0" w:space="0" w:color="auto"/>
        <w:left w:val="none" w:sz="0" w:space="0" w:color="auto"/>
        <w:bottom w:val="none" w:sz="0" w:space="0" w:color="auto"/>
        <w:right w:val="none" w:sz="0" w:space="0" w:color="auto"/>
      </w:divBdr>
    </w:div>
    <w:div w:id="214896742">
      <w:bodyDiv w:val="1"/>
      <w:marLeft w:val="0"/>
      <w:marRight w:val="0"/>
      <w:marTop w:val="0"/>
      <w:marBottom w:val="0"/>
      <w:divBdr>
        <w:top w:val="none" w:sz="0" w:space="0" w:color="auto"/>
        <w:left w:val="none" w:sz="0" w:space="0" w:color="auto"/>
        <w:bottom w:val="none" w:sz="0" w:space="0" w:color="auto"/>
        <w:right w:val="none" w:sz="0" w:space="0" w:color="auto"/>
      </w:divBdr>
    </w:div>
    <w:div w:id="215825035">
      <w:bodyDiv w:val="1"/>
      <w:marLeft w:val="0"/>
      <w:marRight w:val="0"/>
      <w:marTop w:val="0"/>
      <w:marBottom w:val="0"/>
      <w:divBdr>
        <w:top w:val="none" w:sz="0" w:space="0" w:color="auto"/>
        <w:left w:val="none" w:sz="0" w:space="0" w:color="auto"/>
        <w:bottom w:val="none" w:sz="0" w:space="0" w:color="auto"/>
        <w:right w:val="none" w:sz="0" w:space="0" w:color="auto"/>
      </w:divBdr>
    </w:div>
    <w:div w:id="223024680">
      <w:bodyDiv w:val="1"/>
      <w:marLeft w:val="0"/>
      <w:marRight w:val="0"/>
      <w:marTop w:val="0"/>
      <w:marBottom w:val="0"/>
      <w:divBdr>
        <w:top w:val="none" w:sz="0" w:space="0" w:color="auto"/>
        <w:left w:val="none" w:sz="0" w:space="0" w:color="auto"/>
        <w:bottom w:val="none" w:sz="0" w:space="0" w:color="auto"/>
        <w:right w:val="none" w:sz="0" w:space="0" w:color="auto"/>
      </w:divBdr>
    </w:div>
    <w:div w:id="224223343">
      <w:bodyDiv w:val="1"/>
      <w:marLeft w:val="0"/>
      <w:marRight w:val="0"/>
      <w:marTop w:val="0"/>
      <w:marBottom w:val="0"/>
      <w:divBdr>
        <w:top w:val="none" w:sz="0" w:space="0" w:color="auto"/>
        <w:left w:val="none" w:sz="0" w:space="0" w:color="auto"/>
        <w:bottom w:val="none" w:sz="0" w:space="0" w:color="auto"/>
        <w:right w:val="none" w:sz="0" w:space="0" w:color="auto"/>
      </w:divBdr>
    </w:div>
    <w:div w:id="225262062">
      <w:bodyDiv w:val="1"/>
      <w:marLeft w:val="0"/>
      <w:marRight w:val="0"/>
      <w:marTop w:val="0"/>
      <w:marBottom w:val="0"/>
      <w:divBdr>
        <w:top w:val="none" w:sz="0" w:space="0" w:color="auto"/>
        <w:left w:val="none" w:sz="0" w:space="0" w:color="auto"/>
        <w:bottom w:val="none" w:sz="0" w:space="0" w:color="auto"/>
        <w:right w:val="none" w:sz="0" w:space="0" w:color="auto"/>
      </w:divBdr>
    </w:div>
    <w:div w:id="225839487">
      <w:bodyDiv w:val="1"/>
      <w:marLeft w:val="0"/>
      <w:marRight w:val="0"/>
      <w:marTop w:val="0"/>
      <w:marBottom w:val="0"/>
      <w:divBdr>
        <w:top w:val="none" w:sz="0" w:space="0" w:color="auto"/>
        <w:left w:val="none" w:sz="0" w:space="0" w:color="auto"/>
        <w:bottom w:val="none" w:sz="0" w:space="0" w:color="auto"/>
        <w:right w:val="none" w:sz="0" w:space="0" w:color="auto"/>
      </w:divBdr>
    </w:div>
    <w:div w:id="226847610">
      <w:bodyDiv w:val="1"/>
      <w:marLeft w:val="0"/>
      <w:marRight w:val="0"/>
      <w:marTop w:val="0"/>
      <w:marBottom w:val="0"/>
      <w:divBdr>
        <w:top w:val="none" w:sz="0" w:space="0" w:color="auto"/>
        <w:left w:val="none" w:sz="0" w:space="0" w:color="auto"/>
        <w:bottom w:val="none" w:sz="0" w:space="0" w:color="auto"/>
        <w:right w:val="none" w:sz="0" w:space="0" w:color="auto"/>
      </w:divBdr>
    </w:div>
    <w:div w:id="231046283">
      <w:bodyDiv w:val="1"/>
      <w:marLeft w:val="0"/>
      <w:marRight w:val="0"/>
      <w:marTop w:val="0"/>
      <w:marBottom w:val="0"/>
      <w:divBdr>
        <w:top w:val="none" w:sz="0" w:space="0" w:color="auto"/>
        <w:left w:val="none" w:sz="0" w:space="0" w:color="auto"/>
        <w:bottom w:val="none" w:sz="0" w:space="0" w:color="auto"/>
        <w:right w:val="none" w:sz="0" w:space="0" w:color="auto"/>
      </w:divBdr>
    </w:div>
    <w:div w:id="234436589">
      <w:bodyDiv w:val="1"/>
      <w:marLeft w:val="0"/>
      <w:marRight w:val="0"/>
      <w:marTop w:val="0"/>
      <w:marBottom w:val="0"/>
      <w:divBdr>
        <w:top w:val="none" w:sz="0" w:space="0" w:color="auto"/>
        <w:left w:val="none" w:sz="0" w:space="0" w:color="auto"/>
        <w:bottom w:val="none" w:sz="0" w:space="0" w:color="auto"/>
        <w:right w:val="none" w:sz="0" w:space="0" w:color="auto"/>
      </w:divBdr>
    </w:div>
    <w:div w:id="236257409">
      <w:bodyDiv w:val="1"/>
      <w:marLeft w:val="0"/>
      <w:marRight w:val="0"/>
      <w:marTop w:val="0"/>
      <w:marBottom w:val="0"/>
      <w:divBdr>
        <w:top w:val="none" w:sz="0" w:space="0" w:color="auto"/>
        <w:left w:val="none" w:sz="0" w:space="0" w:color="auto"/>
        <w:bottom w:val="none" w:sz="0" w:space="0" w:color="auto"/>
        <w:right w:val="none" w:sz="0" w:space="0" w:color="auto"/>
      </w:divBdr>
    </w:div>
    <w:div w:id="237860052">
      <w:bodyDiv w:val="1"/>
      <w:marLeft w:val="0"/>
      <w:marRight w:val="0"/>
      <w:marTop w:val="0"/>
      <w:marBottom w:val="0"/>
      <w:divBdr>
        <w:top w:val="none" w:sz="0" w:space="0" w:color="auto"/>
        <w:left w:val="none" w:sz="0" w:space="0" w:color="auto"/>
        <w:bottom w:val="none" w:sz="0" w:space="0" w:color="auto"/>
        <w:right w:val="none" w:sz="0" w:space="0" w:color="auto"/>
      </w:divBdr>
    </w:div>
    <w:div w:id="238951603">
      <w:bodyDiv w:val="1"/>
      <w:marLeft w:val="0"/>
      <w:marRight w:val="0"/>
      <w:marTop w:val="0"/>
      <w:marBottom w:val="0"/>
      <w:divBdr>
        <w:top w:val="none" w:sz="0" w:space="0" w:color="auto"/>
        <w:left w:val="none" w:sz="0" w:space="0" w:color="auto"/>
        <w:bottom w:val="none" w:sz="0" w:space="0" w:color="auto"/>
        <w:right w:val="none" w:sz="0" w:space="0" w:color="auto"/>
      </w:divBdr>
    </w:div>
    <w:div w:id="239566069">
      <w:bodyDiv w:val="1"/>
      <w:marLeft w:val="0"/>
      <w:marRight w:val="0"/>
      <w:marTop w:val="0"/>
      <w:marBottom w:val="0"/>
      <w:divBdr>
        <w:top w:val="none" w:sz="0" w:space="0" w:color="auto"/>
        <w:left w:val="none" w:sz="0" w:space="0" w:color="auto"/>
        <w:bottom w:val="none" w:sz="0" w:space="0" w:color="auto"/>
        <w:right w:val="none" w:sz="0" w:space="0" w:color="auto"/>
      </w:divBdr>
    </w:div>
    <w:div w:id="242224656">
      <w:bodyDiv w:val="1"/>
      <w:marLeft w:val="0"/>
      <w:marRight w:val="0"/>
      <w:marTop w:val="0"/>
      <w:marBottom w:val="0"/>
      <w:divBdr>
        <w:top w:val="none" w:sz="0" w:space="0" w:color="auto"/>
        <w:left w:val="none" w:sz="0" w:space="0" w:color="auto"/>
        <w:bottom w:val="none" w:sz="0" w:space="0" w:color="auto"/>
        <w:right w:val="none" w:sz="0" w:space="0" w:color="auto"/>
      </w:divBdr>
    </w:div>
    <w:div w:id="243220328">
      <w:bodyDiv w:val="1"/>
      <w:marLeft w:val="0"/>
      <w:marRight w:val="0"/>
      <w:marTop w:val="0"/>
      <w:marBottom w:val="0"/>
      <w:divBdr>
        <w:top w:val="none" w:sz="0" w:space="0" w:color="auto"/>
        <w:left w:val="none" w:sz="0" w:space="0" w:color="auto"/>
        <w:bottom w:val="none" w:sz="0" w:space="0" w:color="auto"/>
        <w:right w:val="none" w:sz="0" w:space="0" w:color="auto"/>
      </w:divBdr>
    </w:div>
    <w:div w:id="247422405">
      <w:bodyDiv w:val="1"/>
      <w:marLeft w:val="0"/>
      <w:marRight w:val="0"/>
      <w:marTop w:val="0"/>
      <w:marBottom w:val="0"/>
      <w:divBdr>
        <w:top w:val="none" w:sz="0" w:space="0" w:color="auto"/>
        <w:left w:val="none" w:sz="0" w:space="0" w:color="auto"/>
        <w:bottom w:val="none" w:sz="0" w:space="0" w:color="auto"/>
        <w:right w:val="none" w:sz="0" w:space="0" w:color="auto"/>
      </w:divBdr>
    </w:div>
    <w:div w:id="250623952">
      <w:bodyDiv w:val="1"/>
      <w:marLeft w:val="0"/>
      <w:marRight w:val="0"/>
      <w:marTop w:val="0"/>
      <w:marBottom w:val="0"/>
      <w:divBdr>
        <w:top w:val="none" w:sz="0" w:space="0" w:color="auto"/>
        <w:left w:val="none" w:sz="0" w:space="0" w:color="auto"/>
        <w:bottom w:val="none" w:sz="0" w:space="0" w:color="auto"/>
        <w:right w:val="none" w:sz="0" w:space="0" w:color="auto"/>
      </w:divBdr>
    </w:div>
    <w:div w:id="252706956">
      <w:bodyDiv w:val="1"/>
      <w:marLeft w:val="0"/>
      <w:marRight w:val="0"/>
      <w:marTop w:val="0"/>
      <w:marBottom w:val="0"/>
      <w:divBdr>
        <w:top w:val="none" w:sz="0" w:space="0" w:color="auto"/>
        <w:left w:val="none" w:sz="0" w:space="0" w:color="auto"/>
        <w:bottom w:val="none" w:sz="0" w:space="0" w:color="auto"/>
        <w:right w:val="none" w:sz="0" w:space="0" w:color="auto"/>
      </w:divBdr>
    </w:div>
    <w:div w:id="255942995">
      <w:bodyDiv w:val="1"/>
      <w:marLeft w:val="0"/>
      <w:marRight w:val="0"/>
      <w:marTop w:val="0"/>
      <w:marBottom w:val="0"/>
      <w:divBdr>
        <w:top w:val="none" w:sz="0" w:space="0" w:color="auto"/>
        <w:left w:val="none" w:sz="0" w:space="0" w:color="auto"/>
        <w:bottom w:val="none" w:sz="0" w:space="0" w:color="auto"/>
        <w:right w:val="none" w:sz="0" w:space="0" w:color="auto"/>
      </w:divBdr>
    </w:div>
    <w:div w:id="256863738">
      <w:bodyDiv w:val="1"/>
      <w:marLeft w:val="0"/>
      <w:marRight w:val="0"/>
      <w:marTop w:val="0"/>
      <w:marBottom w:val="0"/>
      <w:divBdr>
        <w:top w:val="none" w:sz="0" w:space="0" w:color="auto"/>
        <w:left w:val="none" w:sz="0" w:space="0" w:color="auto"/>
        <w:bottom w:val="none" w:sz="0" w:space="0" w:color="auto"/>
        <w:right w:val="none" w:sz="0" w:space="0" w:color="auto"/>
      </w:divBdr>
    </w:div>
    <w:div w:id="266498344">
      <w:bodyDiv w:val="1"/>
      <w:marLeft w:val="0"/>
      <w:marRight w:val="0"/>
      <w:marTop w:val="0"/>
      <w:marBottom w:val="0"/>
      <w:divBdr>
        <w:top w:val="none" w:sz="0" w:space="0" w:color="auto"/>
        <w:left w:val="none" w:sz="0" w:space="0" w:color="auto"/>
        <w:bottom w:val="none" w:sz="0" w:space="0" w:color="auto"/>
        <w:right w:val="none" w:sz="0" w:space="0" w:color="auto"/>
      </w:divBdr>
    </w:div>
    <w:div w:id="266695689">
      <w:bodyDiv w:val="1"/>
      <w:marLeft w:val="0"/>
      <w:marRight w:val="0"/>
      <w:marTop w:val="0"/>
      <w:marBottom w:val="0"/>
      <w:divBdr>
        <w:top w:val="none" w:sz="0" w:space="0" w:color="auto"/>
        <w:left w:val="none" w:sz="0" w:space="0" w:color="auto"/>
        <w:bottom w:val="none" w:sz="0" w:space="0" w:color="auto"/>
        <w:right w:val="none" w:sz="0" w:space="0" w:color="auto"/>
      </w:divBdr>
    </w:div>
    <w:div w:id="269049457">
      <w:bodyDiv w:val="1"/>
      <w:marLeft w:val="0"/>
      <w:marRight w:val="0"/>
      <w:marTop w:val="0"/>
      <w:marBottom w:val="0"/>
      <w:divBdr>
        <w:top w:val="none" w:sz="0" w:space="0" w:color="auto"/>
        <w:left w:val="none" w:sz="0" w:space="0" w:color="auto"/>
        <w:bottom w:val="none" w:sz="0" w:space="0" w:color="auto"/>
        <w:right w:val="none" w:sz="0" w:space="0" w:color="auto"/>
      </w:divBdr>
    </w:div>
    <w:div w:id="269747202">
      <w:bodyDiv w:val="1"/>
      <w:marLeft w:val="0"/>
      <w:marRight w:val="0"/>
      <w:marTop w:val="0"/>
      <w:marBottom w:val="0"/>
      <w:divBdr>
        <w:top w:val="none" w:sz="0" w:space="0" w:color="auto"/>
        <w:left w:val="none" w:sz="0" w:space="0" w:color="auto"/>
        <w:bottom w:val="none" w:sz="0" w:space="0" w:color="auto"/>
        <w:right w:val="none" w:sz="0" w:space="0" w:color="auto"/>
      </w:divBdr>
    </w:div>
    <w:div w:id="274603906">
      <w:bodyDiv w:val="1"/>
      <w:marLeft w:val="0"/>
      <w:marRight w:val="0"/>
      <w:marTop w:val="0"/>
      <w:marBottom w:val="0"/>
      <w:divBdr>
        <w:top w:val="none" w:sz="0" w:space="0" w:color="auto"/>
        <w:left w:val="none" w:sz="0" w:space="0" w:color="auto"/>
        <w:bottom w:val="none" w:sz="0" w:space="0" w:color="auto"/>
        <w:right w:val="none" w:sz="0" w:space="0" w:color="auto"/>
      </w:divBdr>
    </w:div>
    <w:div w:id="274824548">
      <w:bodyDiv w:val="1"/>
      <w:marLeft w:val="0"/>
      <w:marRight w:val="0"/>
      <w:marTop w:val="0"/>
      <w:marBottom w:val="0"/>
      <w:divBdr>
        <w:top w:val="none" w:sz="0" w:space="0" w:color="auto"/>
        <w:left w:val="none" w:sz="0" w:space="0" w:color="auto"/>
        <w:bottom w:val="none" w:sz="0" w:space="0" w:color="auto"/>
        <w:right w:val="none" w:sz="0" w:space="0" w:color="auto"/>
      </w:divBdr>
    </w:div>
    <w:div w:id="278419246">
      <w:bodyDiv w:val="1"/>
      <w:marLeft w:val="0"/>
      <w:marRight w:val="0"/>
      <w:marTop w:val="0"/>
      <w:marBottom w:val="0"/>
      <w:divBdr>
        <w:top w:val="none" w:sz="0" w:space="0" w:color="auto"/>
        <w:left w:val="none" w:sz="0" w:space="0" w:color="auto"/>
        <w:bottom w:val="none" w:sz="0" w:space="0" w:color="auto"/>
        <w:right w:val="none" w:sz="0" w:space="0" w:color="auto"/>
      </w:divBdr>
    </w:div>
    <w:div w:id="280113811">
      <w:bodyDiv w:val="1"/>
      <w:marLeft w:val="0"/>
      <w:marRight w:val="0"/>
      <w:marTop w:val="0"/>
      <w:marBottom w:val="0"/>
      <w:divBdr>
        <w:top w:val="none" w:sz="0" w:space="0" w:color="auto"/>
        <w:left w:val="none" w:sz="0" w:space="0" w:color="auto"/>
        <w:bottom w:val="none" w:sz="0" w:space="0" w:color="auto"/>
        <w:right w:val="none" w:sz="0" w:space="0" w:color="auto"/>
      </w:divBdr>
    </w:div>
    <w:div w:id="280384577">
      <w:bodyDiv w:val="1"/>
      <w:marLeft w:val="0"/>
      <w:marRight w:val="0"/>
      <w:marTop w:val="0"/>
      <w:marBottom w:val="0"/>
      <w:divBdr>
        <w:top w:val="none" w:sz="0" w:space="0" w:color="auto"/>
        <w:left w:val="none" w:sz="0" w:space="0" w:color="auto"/>
        <w:bottom w:val="none" w:sz="0" w:space="0" w:color="auto"/>
        <w:right w:val="none" w:sz="0" w:space="0" w:color="auto"/>
      </w:divBdr>
    </w:div>
    <w:div w:id="282344856">
      <w:bodyDiv w:val="1"/>
      <w:marLeft w:val="0"/>
      <w:marRight w:val="0"/>
      <w:marTop w:val="0"/>
      <w:marBottom w:val="0"/>
      <w:divBdr>
        <w:top w:val="none" w:sz="0" w:space="0" w:color="auto"/>
        <w:left w:val="none" w:sz="0" w:space="0" w:color="auto"/>
        <w:bottom w:val="none" w:sz="0" w:space="0" w:color="auto"/>
        <w:right w:val="none" w:sz="0" w:space="0" w:color="auto"/>
      </w:divBdr>
    </w:div>
    <w:div w:id="283120486">
      <w:bodyDiv w:val="1"/>
      <w:marLeft w:val="0"/>
      <w:marRight w:val="0"/>
      <w:marTop w:val="0"/>
      <w:marBottom w:val="0"/>
      <w:divBdr>
        <w:top w:val="none" w:sz="0" w:space="0" w:color="auto"/>
        <w:left w:val="none" w:sz="0" w:space="0" w:color="auto"/>
        <w:bottom w:val="none" w:sz="0" w:space="0" w:color="auto"/>
        <w:right w:val="none" w:sz="0" w:space="0" w:color="auto"/>
      </w:divBdr>
    </w:div>
    <w:div w:id="286283090">
      <w:bodyDiv w:val="1"/>
      <w:marLeft w:val="0"/>
      <w:marRight w:val="0"/>
      <w:marTop w:val="0"/>
      <w:marBottom w:val="0"/>
      <w:divBdr>
        <w:top w:val="none" w:sz="0" w:space="0" w:color="auto"/>
        <w:left w:val="none" w:sz="0" w:space="0" w:color="auto"/>
        <w:bottom w:val="none" w:sz="0" w:space="0" w:color="auto"/>
        <w:right w:val="none" w:sz="0" w:space="0" w:color="auto"/>
      </w:divBdr>
    </w:div>
    <w:div w:id="294140365">
      <w:bodyDiv w:val="1"/>
      <w:marLeft w:val="0"/>
      <w:marRight w:val="0"/>
      <w:marTop w:val="0"/>
      <w:marBottom w:val="0"/>
      <w:divBdr>
        <w:top w:val="none" w:sz="0" w:space="0" w:color="auto"/>
        <w:left w:val="none" w:sz="0" w:space="0" w:color="auto"/>
        <w:bottom w:val="none" w:sz="0" w:space="0" w:color="auto"/>
        <w:right w:val="none" w:sz="0" w:space="0" w:color="auto"/>
      </w:divBdr>
    </w:div>
    <w:div w:id="296767387">
      <w:bodyDiv w:val="1"/>
      <w:marLeft w:val="0"/>
      <w:marRight w:val="0"/>
      <w:marTop w:val="0"/>
      <w:marBottom w:val="0"/>
      <w:divBdr>
        <w:top w:val="none" w:sz="0" w:space="0" w:color="auto"/>
        <w:left w:val="none" w:sz="0" w:space="0" w:color="auto"/>
        <w:bottom w:val="none" w:sz="0" w:space="0" w:color="auto"/>
        <w:right w:val="none" w:sz="0" w:space="0" w:color="auto"/>
      </w:divBdr>
    </w:div>
    <w:div w:id="297927421">
      <w:bodyDiv w:val="1"/>
      <w:marLeft w:val="0"/>
      <w:marRight w:val="0"/>
      <w:marTop w:val="0"/>
      <w:marBottom w:val="0"/>
      <w:divBdr>
        <w:top w:val="none" w:sz="0" w:space="0" w:color="auto"/>
        <w:left w:val="none" w:sz="0" w:space="0" w:color="auto"/>
        <w:bottom w:val="none" w:sz="0" w:space="0" w:color="auto"/>
        <w:right w:val="none" w:sz="0" w:space="0" w:color="auto"/>
      </w:divBdr>
    </w:div>
    <w:div w:id="299530468">
      <w:bodyDiv w:val="1"/>
      <w:marLeft w:val="0"/>
      <w:marRight w:val="0"/>
      <w:marTop w:val="0"/>
      <w:marBottom w:val="0"/>
      <w:divBdr>
        <w:top w:val="none" w:sz="0" w:space="0" w:color="auto"/>
        <w:left w:val="none" w:sz="0" w:space="0" w:color="auto"/>
        <w:bottom w:val="none" w:sz="0" w:space="0" w:color="auto"/>
        <w:right w:val="none" w:sz="0" w:space="0" w:color="auto"/>
      </w:divBdr>
    </w:div>
    <w:div w:id="301272008">
      <w:bodyDiv w:val="1"/>
      <w:marLeft w:val="0"/>
      <w:marRight w:val="0"/>
      <w:marTop w:val="0"/>
      <w:marBottom w:val="0"/>
      <w:divBdr>
        <w:top w:val="none" w:sz="0" w:space="0" w:color="auto"/>
        <w:left w:val="none" w:sz="0" w:space="0" w:color="auto"/>
        <w:bottom w:val="none" w:sz="0" w:space="0" w:color="auto"/>
        <w:right w:val="none" w:sz="0" w:space="0" w:color="auto"/>
      </w:divBdr>
    </w:div>
    <w:div w:id="303000960">
      <w:bodyDiv w:val="1"/>
      <w:marLeft w:val="0"/>
      <w:marRight w:val="0"/>
      <w:marTop w:val="0"/>
      <w:marBottom w:val="0"/>
      <w:divBdr>
        <w:top w:val="none" w:sz="0" w:space="0" w:color="auto"/>
        <w:left w:val="none" w:sz="0" w:space="0" w:color="auto"/>
        <w:bottom w:val="none" w:sz="0" w:space="0" w:color="auto"/>
        <w:right w:val="none" w:sz="0" w:space="0" w:color="auto"/>
      </w:divBdr>
    </w:div>
    <w:div w:id="303660418">
      <w:bodyDiv w:val="1"/>
      <w:marLeft w:val="0"/>
      <w:marRight w:val="0"/>
      <w:marTop w:val="0"/>
      <w:marBottom w:val="0"/>
      <w:divBdr>
        <w:top w:val="none" w:sz="0" w:space="0" w:color="auto"/>
        <w:left w:val="none" w:sz="0" w:space="0" w:color="auto"/>
        <w:bottom w:val="none" w:sz="0" w:space="0" w:color="auto"/>
        <w:right w:val="none" w:sz="0" w:space="0" w:color="auto"/>
      </w:divBdr>
    </w:div>
    <w:div w:id="304743209">
      <w:bodyDiv w:val="1"/>
      <w:marLeft w:val="0"/>
      <w:marRight w:val="0"/>
      <w:marTop w:val="0"/>
      <w:marBottom w:val="0"/>
      <w:divBdr>
        <w:top w:val="none" w:sz="0" w:space="0" w:color="auto"/>
        <w:left w:val="none" w:sz="0" w:space="0" w:color="auto"/>
        <w:bottom w:val="none" w:sz="0" w:space="0" w:color="auto"/>
        <w:right w:val="none" w:sz="0" w:space="0" w:color="auto"/>
      </w:divBdr>
    </w:div>
    <w:div w:id="309021354">
      <w:bodyDiv w:val="1"/>
      <w:marLeft w:val="0"/>
      <w:marRight w:val="0"/>
      <w:marTop w:val="0"/>
      <w:marBottom w:val="0"/>
      <w:divBdr>
        <w:top w:val="none" w:sz="0" w:space="0" w:color="auto"/>
        <w:left w:val="none" w:sz="0" w:space="0" w:color="auto"/>
        <w:bottom w:val="none" w:sz="0" w:space="0" w:color="auto"/>
        <w:right w:val="none" w:sz="0" w:space="0" w:color="auto"/>
      </w:divBdr>
    </w:div>
    <w:div w:id="311837707">
      <w:bodyDiv w:val="1"/>
      <w:marLeft w:val="0"/>
      <w:marRight w:val="0"/>
      <w:marTop w:val="0"/>
      <w:marBottom w:val="0"/>
      <w:divBdr>
        <w:top w:val="none" w:sz="0" w:space="0" w:color="auto"/>
        <w:left w:val="none" w:sz="0" w:space="0" w:color="auto"/>
        <w:bottom w:val="none" w:sz="0" w:space="0" w:color="auto"/>
        <w:right w:val="none" w:sz="0" w:space="0" w:color="auto"/>
      </w:divBdr>
    </w:div>
    <w:div w:id="319164796">
      <w:bodyDiv w:val="1"/>
      <w:marLeft w:val="0"/>
      <w:marRight w:val="0"/>
      <w:marTop w:val="0"/>
      <w:marBottom w:val="0"/>
      <w:divBdr>
        <w:top w:val="none" w:sz="0" w:space="0" w:color="auto"/>
        <w:left w:val="none" w:sz="0" w:space="0" w:color="auto"/>
        <w:bottom w:val="none" w:sz="0" w:space="0" w:color="auto"/>
        <w:right w:val="none" w:sz="0" w:space="0" w:color="auto"/>
      </w:divBdr>
    </w:div>
    <w:div w:id="320277105">
      <w:bodyDiv w:val="1"/>
      <w:marLeft w:val="0"/>
      <w:marRight w:val="0"/>
      <w:marTop w:val="0"/>
      <w:marBottom w:val="0"/>
      <w:divBdr>
        <w:top w:val="none" w:sz="0" w:space="0" w:color="auto"/>
        <w:left w:val="none" w:sz="0" w:space="0" w:color="auto"/>
        <w:bottom w:val="none" w:sz="0" w:space="0" w:color="auto"/>
        <w:right w:val="none" w:sz="0" w:space="0" w:color="auto"/>
      </w:divBdr>
    </w:div>
    <w:div w:id="329799307">
      <w:bodyDiv w:val="1"/>
      <w:marLeft w:val="0"/>
      <w:marRight w:val="0"/>
      <w:marTop w:val="0"/>
      <w:marBottom w:val="0"/>
      <w:divBdr>
        <w:top w:val="none" w:sz="0" w:space="0" w:color="auto"/>
        <w:left w:val="none" w:sz="0" w:space="0" w:color="auto"/>
        <w:bottom w:val="none" w:sz="0" w:space="0" w:color="auto"/>
        <w:right w:val="none" w:sz="0" w:space="0" w:color="auto"/>
      </w:divBdr>
    </w:div>
    <w:div w:id="330261032">
      <w:bodyDiv w:val="1"/>
      <w:marLeft w:val="0"/>
      <w:marRight w:val="0"/>
      <w:marTop w:val="0"/>
      <w:marBottom w:val="0"/>
      <w:divBdr>
        <w:top w:val="none" w:sz="0" w:space="0" w:color="auto"/>
        <w:left w:val="none" w:sz="0" w:space="0" w:color="auto"/>
        <w:bottom w:val="none" w:sz="0" w:space="0" w:color="auto"/>
        <w:right w:val="none" w:sz="0" w:space="0" w:color="auto"/>
      </w:divBdr>
    </w:div>
    <w:div w:id="337342847">
      <w:bodyDiv w:val="1"/>
      <w:marLeft w:val="0"/>
      <w:marRight w:val="0"/>
      <w:marTop w:val="0"/>
      <w:marBottom w:val="0"/>
      <w:divBdr>
        <w:top w:val="none" w:sz="0" w:space="0" w:color="auto"/>
        <w:left w:val="none" w:sz="0" w:space="0" w:color="auto"/>
        <w:bottom w:val="none" w:sz="0" w:space="0" w:color="auto"/>
        <w:right w:val="none" w:sz="0" w:space="0" w:color="auto"/>
      </w:divBdr>
    </w:div>
    <w:div w:id="344329941">
      <w:bodyDiv w:val="1"/>
      <w:marLeft w:val="0"/>
      <w:marRight w:val="0"/>
      <w:marTop w:val="0"/>
      <w:marBottom w:val="0"/>
      <w:divBdr>
        <w:top w:val="none" w:sz="0" w:space="0" w:color="auto"/>
        <w:left w:val="none" w:sz="0" w:space="0" w:color="auto"/>
        <w:bottom w:val="none" w:sz="0" w:space="0" w:color="auto"/>
        <w:right w:val="none" w:sz="0" w:space="0" w:color="auto"/>
      </w:divBdr>
    </w:div>
    <w:div w:id="345208238">
      <w:bodyDiv w:val="1"/>
      <w:marLeft w:val="0"/>
      <w:marRight w:val="0"/>
      <w:marTop w:val="0"/>
      <w:marBottom w:val="0"/>
      <w:divBdr>
        <w:top w:val="none" w:sz="0" w:space="0" w:color="auto"/>
        <w:left w:val="none" w:sz="0" w:space="0" w:color="auto"/>
        <w:bottom w:val="none" w:sz="0" w:space="0" w:color="auto"/>
        <w:right w:val="none" w:sz="0" w:space="0" w:color="auto"/>
      </w:divBdr>
    </w:div>
    <w:div w:id="347218491">
      <w:bodyDiv w:val="1"/>
      <w:marLeft w:val="0"/>
      <w:marRight w:val="0"/>
      <w:marTop w:val="0"/>
      <w:marBottom w:val="0"/>
      <w:divBdr>
        <w:top w:val="none" w:sz="0" w:space="0" w:color="auto"/>
        <w:left w:val="none" w:sz="0" w:space="0" w:color="auto"/>
        <w:bottom w:val="none" w:sz="0" w:space="0" w:color="auto"/>
        <w:right w:val="none" w:sz="0" w:space="0" w:color="auto"/>
      </w:divBdr>
    </w:div>
    <w:div w:id="349724845">
      <w:bodyDiv w:val="1"/>
      <w:marLeft w:val="0"/>
      <w:marRight w:val="0"/>
      <w:marTop w:val="0"/>
      <w:marBottom w:val="0"/>
      <w:divBdr>
        <w:top w:val="none" w:sz="0" w:space="0" w:color="auto"/>
        <w:left w:val="none" w:sz="0" w:space="0" w:color="auto"/>
        <w:bottom w:val="none" w:sz="0" w:space="0" w:color="auto"/>
        <w:right w:val="none" w:sz="0" w:space="0" w:color="auto"/>
      </w:divBdr>
    </w:div>
    <w:div w:id="351225934">
      <w:bodyDiv w:val="1"/>
      <w:marLeft w:val="0"/>
      <w:marRight w:val="0"/>
      <w:marTop w:val="0"/>
      <w:marBottom w:val="0"/>
      <w:divBdr>
        <w:top w:val="none" w:sz="0" w:space="0" w:color="auto"/>
        <w:left w:val="none" w:sz="0" w:space="0" w:color="auto"/>
        <w:bottom w:val="none" w:sz="0" w:space="0" w:color="auto"/>
        <w:right w:val="none" w:sz="0" w:space="0" w:color="auto"/>
      </w:divBdr>
    </w:div>
    <w:div w:id="354623731">
      <w:bodyDiv w:val="1"/>
      <w:marLeft w:val="0"/>
      <w:marRight w:val="0"/>
      <w:marTop w:val="0"/>
      <w:marBottom w:val="0"/>
      <w:divBdr>
        <w:top w:val="none" w:sz="0" w:space="0" w:color="auto"/>
        <w:left w:val="none" w:sz="0" w:space="0" w:color="auto"/>
        <w:bottom w:val="none" w:sz="0" w:space="0" w:color="auto"/>
        <w:right w:val="none" w:sz="0" w:space="0" w:color="auto"/>
      </w:divBdr>
    </w:div>
    <w:div w:id="354773127">
      <w:bodyDiv w:val="1"/>
      <w:marLeft w:val="0"/>
      <w:marRight w:val="0"/>
      <w:marTop w:val="0"/>
      <w:marBottom w:val="0"/>
      <w:divBdr>
        <w:top w:val="none" w:sz="0" w:space="0" w:color="auto"/>
        <w:left w:val="none" w:sz="0" w:space="0" w:color="auto"/>
        <w:bottom w:val="none" w:sz="0" w:space="0" w:color="auto"/>
        <w:right w:val="none" w:sz="0" w:space="0" w:color="auto"/>
      </w:divBdr>
    </w:div>
    <w:div w:id="355884632">
      <w:bodyDiv w:val="1"/>
      <w:marLeft w:val="0"/>
      <w:marRight w:val="0"/>
      <w:marTop w:val="0"/>
      <w:marBottom w:val="0"/>
      <w:divBdr>
        <w:top w:val="none" w:sz="0" w:space="0" w:color="auto"/>
        <w:left w:val="none" w:sz="0" w:space="0" w:color="auto"/>
        <w:bottom w:val="none" w:sz="0" w:space="0" w:color="auto"/>
        <w:right w:val="none" w:sz="0" w:space="0" w:color="auto"/>
      </w:divBdr>
    </w:div>
    <w:div w:id="360782158">
      <w:bodyDiv w:val="1"/>
      <w:marLeft w:val="0"/>
      <w:marRight w:val="0"/>
      <w:marTop w:val="0"/>
      <w:marBottom w:val="0"/>
      <w:divBdr>
        <w:top w:val="none" w:sz="0" w:space="0" w:color="auto"/>
        <w:left w:val="none" w:sz="0" w:space="0" w:color="auto"/>
        <w:bottom w:val="none" w:sz="0" w:space="0" w:color="auto"/>
        <w:right w:val="none" w:sz="0" w:space="0" w:color="auto"/>
      </w:divBdr>
    </w:div>
    <w:div w:id="361441282">
      <w:bodyDiv w:val="1"/>
      <w:marLeft w:val="0"/>
      <w:marRight w:val="0"/>
      <w:marTop w:val="0"/>
      <w:marBottom w:val="0"/>
      <w:divBdr>
        <w:top w:val="none" w:sz="0" w:space="0" w:color="auto"/>
        <w:left w:val="none" w:sz="0" w:space="0" w:color="auto"/>
        <w:bottom w:val="none" w:sz="0" w:space="0" w:color="auto"/>
        <w:right w:val="none" w:sz="0" w:space="0" w:color="auto"/>
      </w:divBdr>
    </w:div>
    <w:div w:id="369191906">
      <w:bodyDiv w:val="1"/>
      <w:marLeft w:val="0"/>
      <w:marRight w:val="0"/>
      <w:marTop w:val="0"/>
      <w:marBottom w:val="0"/>
      <w:divBdr>
        <w:top w:val="none" w:sz="0" w:space="0" w:color="auto"/>
        <w:left w:val="none" w:sz="0" w:space="0" w:color="auto"/>
        <w:bottom w:val="none" w:sz="0" w:space="0" w:color="auto"/>
        <w:right w:val="none" w:sz="0" w:space="0" w:color="auto"/>
      </w:divBdr>
    </w:div>
    <w:div w:id="373772101">
      <w:bodyDiv w:val="1"/>
      <w:marLeft w:val="0"/>
      <w:marRight w:val="0"/>
      <w:marTop w:val="0"/>
      <w:marBottom w:val="0"/>
      <w:divBdr>
        <w:top w:val="none" w:sz="0" w:space="0" w:color="auto"/>
        <w:left w:val="none" w:sz="0" w:space="0" w:color="auto"/>
        <w:bottom w:val="none" w:sz="0" w:space="0" w:color="auto"/>
        <w:right w:val="none" w:sz="0" w:space="0" w:color="auto"/>
      </w:divBdr>
    </w:div>
    <w:div w:id="373817764">
      <w:bodyDiv w:val="1"/>
      <w:marLeft w:val="0"/>
      <w:marRight w:val="0"/>
      <w:marTop w:val="0"/>
      <w:marBottom w:val="0"/>
      <w:divBdr>
        <w:top w:val="none" w:sz="0" w:space="0" w:color="auto"/>
        <w:left w:val="none" w:sz="0" w:space="0" w:color="auto"/>
        <w:bottom w:val="none" w:sz="0" w:space="0" w:color="auto"/>
        <w:right w:val="none" w:sz="0" w:space="0" w:color="auto"/>
      </w:divBdr>
    </w:div>
    <w:div w:id="375158001">
      <w:bodyDiv w:val="1"/>
      <w:marLeft w:val="0"/>
      <w:marRight w:val="0"/>
      <w:marTop w:val="0"/>
      <w:marBottom w:val="0"/>
      <w:divBdr>
        <w:top w:val="none" w:sz="0" w:space="0" w:color="auto"/>
        <w:left w:val="none" w:sz="0" w:space="0" w:color="auto"/>
        <w:bottom w:val="none" w:sz="0" w:space="0" w:color="auto"/>
        <w:right w:val="none" w:sz="0" w:space="0" w:color="auto"/>
      </w:divBdr>
    </w:div>
    <w:div w:id="378633202">
      <w:bodyDiv w:val="1"/>
      <w:marLeft w:val="0"/>
      <w:marRight w:val="0"/>
      <w:marTop w:val="0"/>
      <w:marBottom w:val="0"/>
      <w:divBdr>
        <w:top w:val="none" w:sz="0" w:space="0" w:color="auto"/>
        <w:left w:val="none" w:sz="0" w:space="0" w:color="auto"/>
        <w:bottom w:val="none" w:sz="0" w:space="0" w:color="auto"/>
        <w:right w:val="none" w:sz="0" w:space="0" w:color="auto"/>
      </w:divBdr>
    </w:div>
    <w:div w:id="381248727">
      <w:bodyDiv w:val="1"/>
      <w:marLeft w:val="0"/>
      <w:marRight w:val="0"/>
      <w:marTop w:val="0"/>
      <w:marBottom w:val="0"/>
      <w:divBdr>
        <w:top w:val="none" w:sz="0" w:space="0" w:color="auto"/>
        <w:left w:val="none" w:sz="0" w:space="0" w:color="auto"/>
        <w:bottom w:val="none" w:sz="0" w:space="0" w:color="auto"/>
        <w:right w:val="none" w:sz="0" w:space="0" w:color="auto"/>
      </w:divBdr>
    </w:div>
    <w:div w:id="382946827">
      <w:bodyDiv w:val="1"/>
      <w:marLeft w:val="0"/>
      <w:marRight w:val="0"/>
      <w:marTop w:val="0"/>
      <w:marBottom w:val="0"/>
      <w:divBdr>
        <w:top w:val="none" w:sz="0" w:space="0" w:color="auto"/>
        <w:left w:val="none" w:sz="0" w:space="0" w:color="auto"/>
        <w:bottom w:val="none" w:sz="0" w:space="0" w:color="auto"/>
        <w:right w:val="none" w:sz="0" w:space="0" w:color="auto"/>
      </w:divBdr>
    </w:div>
    <w:div w:id="384257608">
      <w:bodyDiv w:val="1"/>
      <w:marLeft w:val="0"/>
      <w:marRight w:val="0"/>
      <w:marTop w:val="0"/>
      <w:marBottom w:val="0"/>
      <w:divBdr>
        <w:top w:val="none" w:sz="0" w:space="0" w:color="auto"/>
        <w:left w:val="none" w:sz="0" w:space="0" w:color="auto"/>
        <w:bottom w:val="none" w:sz="0" w:space="0" w:color="auto"/>
        <w:right w:val="none" w:sz="0" w:space="0" w:color="auto"/>
      </w:divBdr>
    </w:div>
    <w:div w:id="387191821">
      <w:bodyDiv w:val="1"/>
      <w:marLeft w:val="0"/>
      <w:marRight w:val="0"/>
      <w:marTop w:val="0"/>
      <w:marBottom w:val="0"/>
      <w:divBdr>
        <w:top w:val="none" w:sz="0" w:space="0" w:color="auto"/>
        <w:left w:val="none" w:sz="0" w:space="0" w:color="auto"/>
        <w:bottom w:val="none" w:sz="0" w:space="0" w:color="auto"/>
        <w:right w:val="none" w:sz="0" w:space="0" w:color="auto"/>
      </w:divBdr>
    </w:div>
    <w:div w:id="389884279">
      <w:bodyDiv w:val="1"/>
      <w:marLeft w:val="0"/>
      <w:marRight w:val="0"/>
      <w:marTop w:val="0"/>
      <w:marBottom w:val="0"/>
      <w:divBdr>
        <w:top w:val="none" w:sz="0" w:space="0" w:color="auto"/>
        <w:left w:val="none" w:sz="0" w:space="0" w:color="auto"/>
        <w:bottom w:val="none" w:sz="0" w:space="0" w:color="auto"/>
        <w:right w:val="none" w:sz="0" w:space="0" w:color="auto"/>
      </w:divBdr>
    </w:div>
    <w:div w:id="390349188">
      <w:bodyDiv w:val="1"/>
      <w:marLeft w:val="0"/>
      <w:marRight w:val="0"/>
      <w:marTop w:val="0"/>
      <w:marBottom w:val="0"/>
      <w:divBdr>
        <w:top w:val="none" w:sz="0" w:space="0" w:color="auto"/>
        <w:left w:val="none" w:sz="0" w:space="0" w:color="auto"/>
        <w:bottom w:val="none" w:sz="0" w:space="0" w:color="auto"/>
        <w:right w:val="none" w:sz="0" w:space="0" w:color="auto"/>
      </w:divBdr>
      <w:divsChild>
        <w:div w:id="1436554208">
          <w:marLeft w:val="0"/>
          <w:marRight w:val="0"/>
          <w:marTop w:val="0"/>
          <w:marBottom w:val="0"/>
          <w:divBdr>
            <w:top w:val="none" w:sz="0" w:space="0" w:color="auto"/>
            <w:left w:val="none" w:sz="0" w:space="0" w:color="auto"/>
            <w:bottom w:val="none" w:sz="0" w:space="0" w:color="auto"/>
            <w:right w:val="none" w:sz="0" w:space="0" w:color="auto"/>
          </w:divBdr>
          <w:divsChild>
            <w:div w:id="448866165">
              <w:marLeft w:val="120"/>
              <w:marRight w:val="0"/>
              <w:marTop w:val="0"/>
              <w:marBottom w:val="0"/>
              <w:divBdr>
                <w:top w:val="none" w:sz="0" w:space="0" w:color="auto"/>
                <w:left w:val="none" w:sz="0" w:space="0" w:color="auto"/>
                <w:bottom w:val="none" w:sz="0" w:space="0" w:color="auto"/>
                <w:right w:val="none" w:sz="0" w:space="0" w:color="auto"/>
              </w:divBdr>
              <w:divsChild>
                <w:div w:id="1252006511">
                  <w:marLeft w:val="0"/>
                  <w:marRight w:val="0"/>
                  <w:marTop w:val="0"/>
                  <w:marBottom w:val="0"/>
                  <w:divBdr>
                    <w:top w:val="none" w:sz="0" w:space="0" w:color="auto"/>
                    <w:left w:val="none" w:sz="0" w:space="0" w:color="auto"/>
                    <w:bottom w:val="none" w:sz="0" w:space="0" w:color="auto"/>
                    <w:right w:val="none" w:sz="0" w:space="0" w:color="auto"/>
                  </w:divBdr>
                  <w:divsChild>
                    <w:div w:id="2089384300">
                      <w:marLeft w:val="0"/>
                      <w:marRight w:val="0"/>
                      <w:marTop w:val="0"/>
                      <w:marBottom w:val="0"/>
                      <w:divBdr>
                        <w:top w:val="none" w:sz="0" w:space="0" w:color="auto"/>
                        <w:left w:val="none" w:sz="0" w:space="0" w:color="auto"/>
                        <w:bottom w:val="none" w:sz="0" w:space="0" w:color="auto"/>
                        <w:right w:val="none" w:sz="0" w:space="0" w:color="auto"/>
                      </w:divBdr>
                      <w:divsChild>
                        <w:div w:id="530193980">
                          <w:marLeft w:val="0"/>
                          <w:marRight w:val="0"/>
                          <w:marTop w:val="0"/>
                          <w:marBottom w:val="0"/>
                          <w:divBdr>
                            <w:top w:val="none" w:sz="0" w:space="0" w:color="auto"/>
                            <w:left w:val="none" w:sz="0" w:space="0" w:color="auto"/>
                            <w:bottom w:val="none" w:sz="0" w:space="0" w:color="auto"/>
                            <w:right w:val="none" w:sz="0" w:space="0" w:color="auto"/>
                          </w:divBdr>
                          <w:divsChild>
                            <w:div w:id="782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62051">
      <w:bodyDiv w:val="1"/>
      <w:marLeft w:val="0"/>
      <w:marRight w:val="0"/>
      <w:marTop w:val="0"/>
      <w:marBottom w:val="0"/>
      <w:divBdr>
        <w:top w:val="none" w:sz="0" w:space="0" w:color="auto"/>
        <w:left w:val="none" w:sz="0" w:space="0" w:color="auto"/>
        <w:bottom w:val="none" w:sz="0" w:space="0" w:color="auto"/>
        <w:right w:val="none" w:sz="0" w:space="0" w:color="auto"/>
      </w:divBdr>
    </w:div>
    <w:div w:id="395974654">
      <w:bodyDiv w:val="1"/>
      <w:marLeft w:val="0"/>
      <w:marRight w:val="0"/>
      <w:marTop w:val="0"/>
      <w:marBottom w:val="0"/>
      <w:divBdr>
        <w:top w:val="none" w:sz="0" w:space="0" w:color="auto"/>
        <w:left w:val="none" w:sz="0" w:space="0" w:color="auto"/>
        <w:bottom w:val="none" w:sz="0" w:space="0" w:color="auto"/>
        <w:right w:val="none" w:sz="0" w:space="0" w:color="auto"/>
      </w:divBdr>
    </w:div>
    <w:div w:id="399521695">
      <w:bodyDiv w:val="1"/>
      <w:marLeft w:val="0"/>
      <w:marRight w:val="0"/>
      <w:marTop w:val="0"/>
      <w:marBottom w:val="0"/>
      <w:divBdr>
        <w:top w:val="none" w:sz="0" w:space="0" w:color="auto"/>
        <w:left w:val="none" w:sz="0" w:space="0" w:color="auto"/>
        <w:bottom w:val="none" w:sz="0" w:space="0" w:color="auto"/>
        <w:right w:val="none" w:sz="0" w:space="0" w:color="auto"/>
      </w:divBdr>
    </w:div>
    <w:div w:id="404573003">
      <w:bodyDiv w:val="1"/>
      <w:marLeft w:val="0"/>
      <w:marRight w:val="0"/>
      <w:marTop w:val="0"/>
      <w:marBottom w:val="0"/>
      <w:divBdr>
        <w:top w:val="none" w:sz="0" w:space="0" w:color="auto"/>
        <w:left w:val="none" w:sz="0" w:space="0" w:color="auto"/>
        <w:bottom w:val="none" w:sz="0" w:space="0" w:color="auto"/>
        <w:right w:val="none" w:sz="0" w:space="0" w:color="auto"/>
      </w:divBdr>
    </w:div>
    <w:div w:id="405340610">
      <w:bodyDiv w:val="1"/>
      <w:marLeft w:val="0"/>
      <w:marRight w:val="0"/>
      <w:marTop w:val="0"/>
      <w:marBottom w:val="0"/>
      <w:divBdr>
        <w:top w:val="none" w:sz="0" w:space="0" w:color="auto"/>
        <w:left w:val="none" w:sz="0" w:space="0" w:color="auto"/>
        <w:bottom w:val="none" w:sz="0" w:space="0" w:color="auto"/>
        <w:right w:val="none" w:sz="0" w:space="0" w:color="auto"/>
      </w:divBdr>
    </w:div>
    <w:div w:id="406348683">
      <w:bodyDiv w:val="1"/>
      <w:marLeft w:val="0"/>
      <w:marRight w:val="0"/>
      <w:marTop w:val="0"/>
      <w:marBottom w:val="0"/>
      <w:divBdr>
        <w:top w:val="none" w:sz="0" w:space="0" w:color="auto"/>
        <w:left w:val="none" w:sz="0" w:space="0" w:color="auto"/>
        <w:bottom w:val="none" w:sz="0" w:space="0" w:color="auto"/>
        <w:right w:val="none" w:sz="0" w:space="0" w:color="auto"/>
      </w:divBdr>
    </w:div>
    <w:div w:id="421143508">
      <w:bodyDiv w:val="1"/>
      <w:marLeft w:val="0"/>
      <w:marRight w:val="0"/>
      <w:marTop w:val="0"/>
      <w:marBottom w:val="0"/>
      <w:divBdr>
        <w:top w:val="none" w:sz="0" w:space="0" w:color="auto"/>
        <w:left w:val="none" w:sz="0" w:space="0" w:color="auto"/>
        <w:bottom w:val="none" w:sz="0" w:space="0" w:color="auto"/>
        <w:right w:val="none" w:sz="0" w:space="0" w:color="auto"/>
      </w:divBdr>
    </w:div>
    <w:div w:id="422654645">
      <w:bodyDiv w:val="1"/>
      <w:marLeft w:val="0"/>
      <w:marRight w:val="0"/>
      <w:marTop w:val="0"/>
      <w:marBottom w:val="0"/>
      <w:divBdr>
        <w:top w:val="none" w:sz="0" w:space="0" w:color="auto"/>
        <w:left w:val="none" w:sz="0" w:space="0" w:color="auto"/>
        <w:bottom w:val="none" w:sz="0" w:space="0" w:color="auto"/>
        <w:right w:val="none" w:sz="0" w:space="0" w:color="auto"/>
      </w:divBdr>
    </w:div>
    <w:div w:id="422990753">
      <w:bodyDiv w:val="1"/>
      <w:marLeft w:val="0"/>
      <w:marRight w:val="0"/>
      <w:marTop w:val="0"/>
      <w:marBottom w:val="0"/>
      <w:divBdr>
        <w:top w:val="none" w:sz="0" w:space="0" w:color="auto"/>
        <w:left w:val="none" w:sz="0" w:space="0" w:color="auto"/>
        <w:bottom w:val="none" w:sz="0" w:space="0" w:color="auto"/>
        <w:right w:val="none" w:sz="0" w:space="0" w:color="auto"/>
      </w:divBdr>
    </w:div>
    <w:div w:id="433208527">
      <w:bodyDiv w:val="1"/>
      <w:marLeft w:val="0"/>
      <w:marRight w:val="0"/>
      <w:marTop w:val="0"/>
      <w:marBottom w:val="0"/>
      <w:divBdr>
        <w:top w:val="none" w:sz="0" w:space="0" w:color="auto"/>
        <w:left w:val="none" w:sz="0" w:space="0" w:color="auto"/>
        <w:bottom w:val="none" w:sz="0" w:space="0" w:color="auto"/>
        <w:right w:val="none" w:sz="0" w:space="0" w:color="auto"/>
      </w:divBdr>
    </w:div>
    <w:div w:id="433792723">
      <w:bodyDiv w:val="1"/>
      <w:marLeft w:val="0"/>
      <w:marRight w:val="0"/>
      <w:marTop w:val="0"/>
      <w:marBottom w:val="0"/>
      <w:divBdr>
        <w:top w:val="none" w:sz="0" w:space="0" w:color="auto"/>
        <w:left w:val="none" w:sz="0" w:space="0" w:color="auto"/>
        <w:bottom w:val="none" w:sz="0" w:space="0" w:color="auto"/>
        <w:right w:val="none" w:sz="0" w:space="0" w:color="auto"/>
      </w:divBdr>
    </w:div>
    <w:div w:id="441731297">
      <w:bodyDiv w:val="1"/>
      <w:marLeft w:val="0"/>
      <w:marRight w:val="0"/>
      <w:marTop w:val="0"/>
      <w:marBottom w:val="0"/>
      <w:divBdr>
        <w:top w:val="none" w:sz="0" w:space="0" w:color="auto"/>
        <w:left w:val="none" w:sz="0" w:space="0" w:color="auto"/>
        <w:bottom w:val="none" w:sz="0" w:space="0" w:color="auto"/>
        <w:right w:val="none" w:sz="0" w:space="0" w:color="auto"/>
      </w:divBdr>
    </w:div>
    <w:div w:id="462574743">
      <w:bodyDiv w:val="1"/>
      <w:marLeft w:val="0"/>
      <w:marRight w:val="0"/>
      <w:marTop w:val="0"/>
      <w:marBottom w:val="0"/>
      <w:divBdr>
        <w:top w:val="none" w:sz="0" w:space="0" w:color="auto"/>
        <w:left w:val="none" w:sz="0" w:space="0" w:color="auto"/>
        <w:bottom w:val="none" w:sz="0" w:space="0" w:color="auto"/>
        <w:right w:val="none" w:sz="0" w:space="0" w:color="auto"/>
      </w:divBdr>
    </w:div>
    <w:div w:id="462651003">
      <w:bodyDiv w:val="1"/>
      <w:marLeft w:val="0"/>
      <w:marRight w:val="0"/>
      <w:marTop w:val="0"/>
      <w:marBottom w:val="0"/>
      <w:divBdr>
        <w:top w:val="none" w:sz="0" w:space="0" w:color="auto"/>
        <w:left w:val="none" w:sz="0" w:space="0" w:color="auto"/>
        <w:bottom w:val="none" w:sz="0" w:space="0" w:color="auto"/>
        <w:right w:val="none" w:sz="0" w:space="0" w:color="auto"/>
      </w:divBdr>
    </w:div>
    <w:div w:id="468090162">
      <w:bodyDiv w:val="1"/>
      <w:marLeft w:val="0"/>
      <w:marRight w:val="0"/>
      <w:marTop w:val="0"/>
      <w:marBottom w:val="0"/>
      <w:divBdr>
        <w:top w:val="none" w:sz="0" w:space="0" w:color="auto"/>
        <w:left w:val="none" w:sz="0" w:space="0" w:color="auto"/>
        <w:bottom w:val="none" w:sz="0" w:space="0" w:color="auto"/>
        <w:right w:val="none" w:sz="0" w:space="0" w:color="auto"/>
      </w:divBdr>
    </w:div>
    <w:div w:id="471362685">
      <w:bodyDiv w:val="1"/>
      <w:marLeft w:val="0"/>
      <w:marRight w:val="0"/>
      <w:marTop w:val="0"/>
      <w:marBottom w:val="0"/>
      <w:divBdr>
        <w:top w:val="none" w:sz="0" w:space="0" w:color="auto"/>
        <w:left w:val="none" w:sz="0" w:space="0" w:color="auto"/>
        <w:bottom w:val="none" w:sz="0" w:space="0" w:color="auto"/>
        <w:right w:val="none" w:sz="0" w:space="0" w:color="auto"/>
      </w:divBdr>
    </w:div>
    <w:div w:id="473256781">
      <w:bodyDiv w:val="1"/>
      <w:marLeft w:val="0"/>
      <w:marRight w:val="0"/>
      <w:marTop w:val="0"/>
      <w:marBottom w:val="0"/>
      <w:divBdr>
        <w:top w:val="none" w:sz="0" w:space="0" w:color="auto"/>
        <w:left w:val="none" w:sz="0" w:space="0" w:color="auto"/>
        <w:bottom w:val="none" w:sz="0" w:space="0" w:color="auto"/>
        <w:right w:val="none" w:sz="0" w:space="0" w:color="auto"/>
      </w:divBdr>
    </w:div>
    <w:div w:id="477115704">
      <w:bodyDiv w:val="1"/>
      <w:marLeft w:val="0"/>
      <w:marRight w:val="0"/>
      <w:marTop w:val="0"/>
      <w:marBottom w:val="0"/>
      <w:divBdr>
        <w:top w:val="none" w:sz="0" w:space="0" w:color="auto"/>
        <w:left w:val="none" w:sz="0" w:space="0" w:color="auto"/>
        <w:bottom w:val="none" w:sz="0" w:space="0" w:color="auto"/>
        <w:right w:val="none" w:sz="0" w:space="0" w:color="auto"/>
      </w:divBdr>
    </w:div>
    <w:div w:id="485709953">
      <w:bodyDiv w:val="1"/>
      <w:marLeft w:val="0"/>
      <w:marRight w:val="0"/>
      <w:marTop w:val="0"/>
      <w:marBottom w:val="0"/>
      <w:divBdr>
        <w:top w:val="none" w:sz="0" w:space="0" w:color="auto"/>
        <w:left w:val="none" w:sz="0" w:space="0" w:color="auto"/>
        <w:bottom w:val="none" w:sz="0" w:space="0" w:color="auto"/>
        <w:right w:val="none" w:sz="0" w:space="0" w:color="auto"/>
      </w:divBdr>
    </w:div>
    <w:div w:id="488406703">
      <w:bodyDiv w:val="1"/>
      <w:marLeft w:val="0"/>
      <w:marRight w:val="0"/>
      <w:marTop w:val="0"/>
      <w:marBottom w:val="0"/>
      <w:divBdr>
        <w:top w:val="none" w:sz="0" w:space="0" w:color="auto"/>
        <w:left w:val="none" w:sz="0" w:space="0" w:color="auto"/>
        <w:bottom w:val="none" w:sz="0" w:space="0" w:color="auto"/>
        <w:right w:val="none" w:sz="0" w:space="0" w:color="auto"/>
      </w:divBdr>
    </w:div>
    <w:div w:id="493450869">
      <w:bodyDiv w:val="1"/>
      <w:marLeft w:val="0"/>
      <w:marRight w:val="0"/>
      <w:marTop w:val="0"/>
      <w:marBottom w:val="0"/>
      <w:divBdr>
        <w:top w:val="none" w:sz="0" w:space="0" w:color="auto"/>
        <w:left w:val="none" w:sz="0" w:space="0" w:color="auto"/>
        <w:bottom w:val="none" w:sz="0" w:space="0" w:color="auto"/>
        <w:right w:val="none" w:sz="0" w:space="0" w:color="auto"/>
      </w:divBdr>
    </w:div>
    <w:div w:id="495147651">
      <w:bodyDiv w:val="1"/>
      <w:marLeft w:val="0"/>
      <w:marRight w:val="0"/>
      <w:marTop w:val="0"/>
      <w:marBottom w:val="0"/>
      <w:divBdr>
        <w:top w:val="none" w:sz="0" w:space="0" w:color="auto"/>
        <w:left w:val="none" w:sz="0" w:space="0" w:color="auto"/>
        <w:bottom w:val="none" w:sz="0" w:space="0" w:color="auto"/>
        <w:right w:val="none" w:sz="0" w:space="0" w:color="auto"/>
      </w:divBdr>
    </w:div>
    <w:div w:id="501624183">
      <w:bodyDiv w:val="1"/>
      <w:marLeft w:val="0"/>
      <w:marRight w:val="0"/>
      <w:marTop w:val="0"/>
      <w:marBottom w:val="0"/>
      <w:divBdr>
        <w:top w:val="none" w:sz="0" w:space="0" w:color="auto"/>
        <w:left w:val="none" w:sz="0" w:space="0" w:color="auto"/>
        <w:bottom w:val="none" w:sz="0" w:space="0" w:color="auto"/>
        <w:right w:val="none" w:sz="0" w:space="0" w:color="auto"/>
      </w:divBdr>
    </w:div>
    <w:div w:id="502165096">
      <w:bodyDiv w:val="1"/>
      <w:marLeft w:val="0"/>
      <w:marRight w:val="0"/>
      <w:marTop w:val="0"/>
      <w:marBottom w:val="0"/>
      <w:divBdr>
        <w:top w:val="none" w:sz="0" w:space="0" w:color="auto"/>
        <w:left w:val="none" w:sz="0" w:space="0" w:color="auto"/>
        <w:bottom w:val="none" w:sz="0" w:space="0" w:color="auto"/>
        <w:right w:val="none" w:sz="0" w:space="0" w:color="auto"/>
      </w:divBdr>
    </w:div>
    <w:div w:id="502352928">
      <w:bodyDiv w:val="1"/>
      <w:marLeft w:val="0"/>
      <w:marRight w:val="0"/>
      <w:marTop w:val="0"/>
      <w:marBottom w:val="0"/>
      <w:divBdr>
        <w:top w:val="none" w:sz="0" w:space="0" w:color="auto"/>
        <w:left w:val="none" w:sz="0" w:space="0" w:color="auto"/>
        <w:bottom w:val="none" w:sz="0" w:space="0" w:color="auto"/>
        <w:right w:val="none" w:sz="0" w:space="0" w:color="auto"/>
      </w:divBdr>
    </w:div>
    <w:div w:id="503009199">
      <w:bodyDiv w:val="1"/>
      <w:marLeft w:val="0"/>
      <w:marRight w:val="0"/>
      <w:marTop w:val="0"/>
      <w:marBottom w:val="0"/>
      <w:divBdr>
        <w:top w:val="none" w:sz="0" w:space="0" w:color="auto"/>
        <w:left w:val="none" w:sz="0" w:space="0" w:color="auto"/>
        <w:bottom w:val="none" w:sz="0" w:space="0" w:color="auto"/>
        <w:right w:val="none" w:sz="0" w:space="0" w:color="auto"/>
      </w:divBdr>
    </w:div>
    <w:div w:id="505629754">
      <w:bodyDiv w:val="1"/>
      <w:marLeft w:val="0"/>
      <w:marRight w:val="0"/>
      <w:marTop w:val="0"/>
      <w:marBottom w:val="0"/>
      <w:divBdr>
        <w:top w:val="none" w:sz="0" w:space="0" w:color="auto"/>
        <w:left w:val="none" w:sz="0" w:space="0" w:color="auto"/>
        <w:bottom w:val="none" w:sz="0" w:space="0" w:color="auto"/>
        <w:right w:val="none" w:sz="0" w:space="0" w:color="auto"/>
      </w:divBdr>
    </w:div>
    <w:div w:id="508371674">
      <w:bodyDiv w:val="1"/>
      <w:marLeft w:val="0"/>
      <w:marRight w:val="0"/>
      <w:marTop w:val="0"/>
      <w:marBottom w:val="0"/>
      <w:divBdr>
        <w:top w:val="none" w:sz="0" w:space="0" w:color="auto"/>
        <w:left w:val="none" w:sz="0" w:space="0" w:color="auto"/>
        <w:bottom w:val="none" w:sz="0" w:space="0" w:color="auto"/>
        <w:right w:val="none" w:sz="0" w:space="0" w:color="auto"/>
      </w:divBdr>
    </w:div>
    <w:div w:id="511604287">
      <w:bodyDiv w:val="1"/>
      <w:marLeft w:val="0"/>
      <w:marRight w:val="0"/>
      <w:marTop w:val="0"/>
      <w:marBottom w:val="0"/>
      <w:divBdr>
        <w:top w:val="none" w:sz="0" w:space="0" w:color="auto"/>
        <w:left w:val="none" w:sz="0" w:space="0" w:color="auto"/>
        <w:bottom w:val="none" w:sz="0" w:space="0" w:color="auto"/>
        <w:right w:val="none" w:sz="0" w:space="0" w:color="auto"/>
      </w:divBdr>
    </w:div>
    <w:div w:id="513956071">
      <w:bodyDiv w:val="1"/>
      <w:marLeft w:val="0"/>
      <w:marRight w:val="0"/>
      <w:marTop w:val="0"/>
      <w:marBottom w:val="0"/>
      <w:divBdr>
        <w:top w:val="none" w:sz="0" w:space="0" w:color="auto"/>
        <w:left w:val="none" w:sz="0" w:space="0" w:color="auto"/>
        <w:bottom w:val="none" w:sz="0" w:space="0" w:color="auto"/>
        <w:right w:val="none" w:sz="0" w:space="0" w:color="auto"/>
      </w:divBdr>
    </w:div>
    <w:div w:id="516818591">
      <w:bodyDiv w:val="1"/>
      <w:marLeft w:val="0"/>
      <w:marRight w:val="0"/>
      <w:marTop w:val="0"/>
      <w:marBottom w:val="0"/>
      <w:divBdr>
        <w:top w:val="none" w:sz="0" w:space="0" w:color="auto"/>
        <w:left w:val="none" w:sz="0" w:space="0" w:color="auto"/>
        <w:bottom w:val="none" w:sz="0" w:space="0" w:color="auto"/>
        <w:right w:val="none" w:sz="0" w:space="0" w:color="auto"/>
      </w:divBdr>
    </w:div>
    <w:div w:id="518204079">
      <w:bodyDiv w:val="1"/>
      <w:marLeft w:val="0"/>
      <w:marRight w:val="0"/>
      <w:marTop w:val="0"/>
      <w:marBottom w:val="0"/>
      <w:divBdr>
        <w:top w:val="none" w:sz="0" w:space="0" w:color="auto"/>
        <w:left w:val="none" w:sz="0" w:space="0" w:color="auto"/>
        <w:bottom w:val="none" w:sz="0" w:space="0" w:color="auto"/>
        <w:right w:val="none" w:sz="0" w:space="0" w:color="auto"/>
      </w:divBdr>
    </w:div>
    <w:div w:id="520359519">
      <w:bodyDiv w:val="1"/>
      <w:marLeft w:val="0"/>
      <w:marRight w:val="0"/>
      <w:marTop w:val="0"/>
      <w:marBottom w:val="0"/>
      <w:divBdr>
        <w:top w:val="none" w:sz="0" w:space="0" w:color="auto"/>
        <w:left w:val="none" w:sz="0" w:space="0" w:color="auto"/>
        <w:bottom w:val="none" w:sz="0" w:space="0" w:color="auto"/>
        <w:right w:val="none" w:sz="0" w:space="0" w:color="auto"/>
      </w:divBdr>
    </w:div>
    <w:div w:id="523792894">
      <w:bodyDiv w:val="1"/>
      <w:marLeft w:val="0"/>
      <w:marRight w:val="0"/>
      <w:marTop w:val="0"/>
      <w:marBottom w:val="0"/>
      <w:divBdr>
        <w:top w:val="none" w:sz="0" w:space="0" w:color="auto"/>
        <w:left w:val="none" w:sz="0" w:space="0" w:color="auto"/>
        <w:bottom w:val="none" w:sz="0" w:space="0" w:color="auto"/>
        <w:right w:val="none" w:sz="0" w:space="0" w:color="auto"/>
      </w:divBdr>
    </w:div>
    <w:div w:id="525946003">
      <w:bodyDiv w:val="1"/>
      <w:marLeft w:val="0"/>
      <w:marRight w:val="0"/>
      <w:marTop w:val="0"/>
      <w:marBottom w:val="0"/>
      <w:divBdr>
        <w:top w:val="none" w:sz="0" w:space="0" w:color="auto"/>
        <w:left w:val="none" w:sz="0" w:space="0" w:color="auto"/>
        <w:bottom w:val="none" w:sz="0" w:space="0" w:color="auto"/>
        <w:right w:val="none" w:sz="0" w:space="0" w:color="auto"/>
      </w:divBdr>
    </w:div>
    <w:div w:id="531383047">
      <w:bodyDiv w:val="1"/>
      <w:marLeft w:val="0"/>
      <w:marRight w:val="0"/>
      <w:marTop w:val="0"/>
      <w:marBottom w:val="0"/>
      <w:divBdr>
        <w:top w:val="none" w:sz="0" w:space="0" w:color="auto"/>
        <w:left w:val="none" w:sz="0" w:space="0" w:color="auto"/>
        <w:bottom w:val="none" w:sz="0" w:space="0" w:color="auto"/>
        <w:right w:val="none" w:sz="0" w:space="0" w:color="auto"/>
      </w:divBdr>
    </w:div>
    <w:div w:id="531385100">
      <w:bodyDiv w:val="1"/>
      <w:marLeft w:val="0"/>
      <w:marRight w:val="0"/>
      <w:marTop w:val="0"/>
      <w:marBottom w:val="0"/>
      <w:divBdr>
        <w:top w:val="none" w:sz="0" w:space="0" w:color="auto"/>
        <w:left w:val="none" w:sz="0" w:space="0" w:color="auto"/>
        <w:bottom w:val="none" w:sz="0" w:space="0" w:color="auto"/>
        <w:right w:val="none" w:sz="0" w:space="0" w:color="auto"/>
      </w:divBdr>
    </w:div>
    <w:div w:id="533225833">
      <w:bodyDiv w:val="1"/>
      <w:marLeft w:val="0"/>
      <w:marRight w:val="0"/>
      <w:marTop w:val="0"/>
      <w:marBottom w:val="0"/>
      <w:divBdr>
        <w:top w:val="none" w:sz="0" w:space="0" w:color="auto"/>
        <w:left w:val="none" w:sz="0" w:space="0" w:color="auto"/>
        <w:bottom w:val="none" w:sz="0" w:space="0" w:color="auto"/>
        <w:right w:val="none" w:sz="0" w:space="0" w:color="auto"/>
      </w:divBdr>
    </w:div>
    <w:div w:id="534201039">
      <w:bodyDiv w:val="1"/>
      <w:marLeft w:val="0"/>
      <w:marRight w:val="0"/>
      <w:marTop w:val="0"/>
      <w:marBottom w:val="0"/>
      <w:divBdr>
        <w:top w:val="none" w:sz="0" w:space="0" w:color="auto"/>
        <w:left w:val="none" w:sz="0" w:space="0" w:color="auto"/>
        <w:bottom w:val="none" w:sz="0" w:space="0" w:color="auto"/>
        <w:right w:val="none" w:sz="0" w:space="0" w:color="auto"/>
      </w:divBdr>
    </w:div>
    <w:div w:id="537133862">
      <w:bodyDiv w:val="1"/>
      <w:marLeft w:val="0"/>
      <w:marRight w:val="0"/>
      <w:marTop w:val="0"/>
      <w:marBottom w:val="0"/>
      <w:divBdr>
        <w:top w:val="none" w:sz="0" w:space="0" w:color="auto"/>
        <w:left w:val="none" w:sz="0" w:space="0" w:color="auto"/>
        <w:bottom w:val="none" w:sz="0" w:space="0" w:color="auto"/>
        <w:right w:val="none" w:sz="0" w:space="0" w:color="auto"/>
      </w:divBdr>
    </w:div>
    <w:div w:id="542518522">
      <w:bodyDiv w:val="1"/>
      <w:marLeft w:val="0"/>
      <w:marRight w:val="0"/>
      <w:marTop w:val="0"/>
      <w:marBottom w:val="0"/>
      <w:divBdr>
        <w:top w:val="none" w:sz="0" w:space="0" w:color="auto"/>
        <w:left w:val="none" w:sz="0" w:space="0" w:color="auto"/>
        <w:bottom w:val="none" w:sz="0" w:space="0" w:color="auto"/>
        <w:right w:val="none" w:sz="0" w:space="0" w:color="auto"/>
      </w:divBdr>
    </w:div>
    <w:div w:id="542669684">
      <w:bodyDiv w:val="1"/>
      <w:marLeft w:val="0"/>
      <w:marRight w:val="0"/>
      <w:marTop w:val="0"/>
      <w:marBottom w:val="0"/>
      <w:divBdr>
        <w:top w:val="none" w:sz="0" w:space="0" w:color="auto"/>
        <w:left w:val="none" w:sz="0" w:space="0" w:color="auto"/>
        <w:bottom w:val="none" w:sz="0" w:space="0" w:color="auto"/>
        <w:right w:val="none" w:sz="0" w:space="0" w:color="auto"/>
      </w:divBdr>
    </w:div>
    <w:div w:id="544758200">
      <w:bodyDiv w:val="1"/>
      <w:marLeft w:val="0"/>
      <w:marRight w:val="0"/>
      <w:marTop w:val="0"/>
      <w:marBottom w:val="0"/>
      <w:divBdr>
        <w:top w:val="none" w:sz="0" w:space="0" w:color="auto"/>
        <w:left w:val="none" w:sz="0" w:space="0" w:color="auto"/>
        <w:bottom w:val="none" w:sz="0" w:space="0" w:color="auto"/>
        <w:right w:val="none" w:sz="0" w:space="0" w:color="auto"/>
      </w:divBdr>
    </w:div>
    <w:div w:id="548032351">
      <w:bodyDiv w:val="1"/>
      <w:marLeft w:val="0"/>
      <w:marRight w:val="0"/>
      <w:marTop w:val="0"/>
      <w:marBottom w:val="0"/>
      <w:divBdr>
        <w:top w:val="none" w:sz="0" w:space="0" w:color="auto"/>
        <w:left w:val="none" w:sz="0" w:space="0" w:color="auto"/>
        <w:bottom w:val="none" w:sz="0" w:space="0" w:color="auto"/>
        <w:right w:val="none" w:sz="0" w:space="0" w:color="auto"/>
      </w:divBdr>
    </w:div>
    <w:div w:id="558130072">
      <w:bodyDiv w:val="1"/>
      <w:marLeft w:val="0"/>
      <w:marRight w:val="0"/>
      <w:marTop w:val="0"/>
      <w:marBottom w:val="0"/>
      <w:divBdr>
        <w:top w:val="none" w:sz="0" w:space="0" w:color="auto"/>
        <w:left w:val="none" w:sz="0" w:space="0" w:color="auto"/>
        <w:bottom w:val="none" w:sz="0" w:space="0" w:color="auto"/>
        <w:right w:val="none" w:sz="0" w:space="0" w:color="auto"/>
      </w:divBdr>
    </w:div>
    <w:div w:id="558245198">
      <w:bodyDiv w:val="1"/>
      <w:marLeft w:val="0"/>
      <w:marRight w:val="0"/>
      <w:marTop w:val="0"/>
      <w:marBottom w:val="0"/>
      <w:divBdr>
        <w:top w:val="none" w:sz="0" w:space="0" w:color="auto"/>
        <w:left w:val="none" w:sz="0" w:space="0" w:color="auto"/>
        <w:bottom w:val="none" w:sz="0" w:space="0" w:color="auto"/>
        <w:right w:val="none" w:sz="0" w:space="0" w:color="auto"/>
      </w:divBdr>
    </w:div>
    <w:div w:id="559175907">
      <w:bodyDiv w:val="1"/>
      <w:marLeft w:val="0"/>
      <w:marRight w:val="0"/>
      <w:marTop w:val="0"/>
      <w:marBottom w:val="0"/>
      <w:divBdr>
        <w:top w:val="none" w:sz="0" w:space="0" w:color="auto"/>
        <w:left w:val="none" w:sz="0" w:space="0" w:color="auto"/>
        <w:bottom w:val="none" w:sz="0" w:space="0" w:color="auto"/>
        <w:right w:val="none" w:sz="0" w:space="0" w:color="auto"/>
      </w:divBdr>
    </w:div>
    <w:div w:id="572736998">
      <w:bodyDiv w:val="1"/>
      <w:marLeft w:val="0"/>
      <w:marRight w:val="0"/>
      <w:marTop w:val="0"/>
      <w:marBottom w:val="0"/>
      <w:divBdr>
        <w:top w:val="none" w:sz="0" w:space="0" w:color="auto"/>
        <w:left w:val="none" w:sz="0" w:space="0" w:color="auto"/>
        <w:bottom w:val="none" w:sz="0" w:space="0" w:color="auto"/>
        <w:right w:val="none" w:sz="0" w:space="0" w:color="auto"/>
      </w:divBdr>
    </w:div>
    <w:div w:id="579758930">
      <w:bodyDiv w:val="1"/>
      <w:marLeft w:val="0"/>
      <w:marRight w:val="0"/>
      <w:marTop w:val="0"/>
      <w:marBottom w:val="0"/>
      <w:divBdr>
        <w:top w:val="none" w:sz="0" w:space="0" w:color="auto"/>
        <w:left w:val="none" w:sz="0" w:space="0" w:color="auto"/>
        <w:bottom w:val="none" w:sz="0" w:space="0" w:color="auto"/>
        <w:right w:val="none" w:sz="0" w:space="0" w:color="auto"/>
      </w:divBdr>
    </w:div>
    <w:div w:id="580674624">
      <w:bodyDiv w:val="1"/>
      <w:marLeft w:val="0"/>
      <w:marRight w:val="0"/>
      <w:marTop w:val="0"/>
      <w:marBottom w:val="0"/>
      <w:divBdr>
        <w:top w:val="none" w:sz="0" w:space="0" w:color="auto"/>
        <w:left w:val="none" w:sz="0" w:space="0" w:color="auto"/>
        <w:bottom w:val="none" w:sz="0" w:space="0" w:color="auto"/>
        <w:right w:val="none" w:sz="0" w:space="0" w:color="auto"/>
      </w:divBdr>
    </w:div>
    <w:div w:id="582299798">
      <w:bodyDiv w:val="1"/>
      <w:marLeft w:val="0"/>
      <w:marRight w:val="0"/>
      <w:marTop w:val="0"/>
      <w:marBottom w:val="0"/>
      <w:divBdr>
        <w:top w:val="none" w:sz="0" w:space="0" w:color="auto"/>
        <w:left w:val="none" w:sz="0" w:space="0" w:color="auto"/>
        <w:bottom w:val="none" w:sz="0" w:space="0" w:color="auto"/>
        <w:right w:val="none" w:sz="0" w:space="0" w:color="auto"/>
      </w:divBdr>
    </w:div>
    <w:div w:id="591594411">
      <w:bodyDiv w:val="1"/>
      <w:marLeft w:val="0"/>
      <w:marRight w:val="0"/>
      <w:marTop w:val="0"/>
      <w:marBottom w:val="0"/>
      <w:divBdr>
        <w:top w:val="none" w:sz="0" w:space="0" w:color="auto"/>
        <w:left w:val="none" w:sz="0" w:space="0" w:color="auto"/>
        <w:bottom w:val="none" w:sz="0" w:space="0" w:color="auto"/>
        <w:right w:val="none" w:sz="0" w:space="0" w:color="auto"/>
      </w:divBdr>
    </w:div>
    <w:div w:id="598027413">
      <w:bodyDiv w:val="1"/>
      <w:marLeft w:val="0"/>
      <w:marRight w:val="0"/>
      <w:marTop w:val="0"/>
      <w:marBottom w:val="0"/>
      <w:divBdr>
        <w:top w:val="none" w:sz="0" w:space="0" w:color="auto"/>
        <w:left w:val="none" w:sz="0" w:space="0" w:color="auto"/>
        <w:bottom w:val="none" w:sz="0" w:space="0" w:color="auto"/>
        <w:right w:val="none" w:sz="0" w:space="0" w:color="auto"/>
      </w:divBdr>
    </w:div>
    <w:div w:id="598489174">
      <w:bodyDiv w:val="1"/>
      <w:marLeft w:val="0"/>
      <w:marRight w:val="0"/>
      <w:marTop w:val="0"/>
      <w:marBottom w:val="0"/>
      <w:divBdr>
        <w:top w:val="none" w:sz="0" w:space="0" w:color="auto"/>
        <w:left w:val="none" w:sz="0" w:space="0" w:color="auto"/>
        <w:bottom w:val="none" w:sz="0" w:space="0" w:color="auto"/>
        <w:right w:val="none" w:sz="0" w:space="0" w:color="auto"/>
      </w:divBdr>
    </w:div>
    <w:div w:id="601690239">
      <w:bodyDiv w:val="1"/>
      <w:marLeft w:val="0"/>
      <w:marRight w:val="0"/>
      <w:marTop w:val="0"/>
      <w:marBottom w:val="0"/>
      <w:divBdr>
        <w:top w:val="none" w:sz="0" w:space="0" w:color="auto"/>
        <w:left w:val="none" w:sz="0" w:space="0" w:color="auto"/>
        <w:bottom w:val="none" w:sz="0" w:space="0" w:color="auto"/>
        <w:right w:val="none" w:sz="0" w:space="0" w:color="auto"/>
      </w:divBdr>
    </w:div>
    <w:div w:id="605621900">
      <w:bodyDiv w:val="1"/>
      <w:marLeft w:val="0"/>
      <w:marRight w:val="0"/>
      <w:marTop w:val="0"/>
      <w:marBottom w:val="0"/>
      <w:divBdr>
        <w:top w:val="none" w:sz="0" w:space="0" w:color="auto"/>
        <w:left w:val="none" w:sz="0" w:space="0" w:color="auto"/>
        <w:bottom w:val="none" w:sz="0" w:space="0" w:color="auto"/>
        <w:right w:val="none" w:sz="0" w:space="0" w:color="auto"/>
      </w:divBdr>
    </w:div>
    <w:div w:id="605889208">
      <w:bodyDiv w:val="1"/>
      <w:marLeft w:val="0"/>
      <w:marRight w:val="0"/>
      <w:marTop w:val="0"/>
      <w:marBottom w:val="0"/>
      <w:divBdr>
        <w:top w:val="none" w:sz="0" w:space="0" w:color="auto"/>
        <w:left w:val="none" w:sz="0" w:space="0" w:color="auto"/>
        <w:bottom w:val="none" w:sz="0" w:space="0" w:color="auto"/>
        <w:right w:val="none" w:sz="0" w:space="0" w:color="auto"/>
      </w:divBdr>
    </w:div>
    <w:div w:id="611786257">
      <w:bodyDiv w:val="1"/>
      <w:marLeft w:val="0"/>
      <w:marRight w:val="0"/>
      <w:marTop w:val="0"/>
      <w:marBottom w:val="0"/>
      <w:divBdr>
        <w:top w:val="none" w:sz="0" w:space="0" w:color="auto"/>
        <w:left w:val="none" w:sz="0" w:space="0" w:color="auto"/>
        <w:bottom w:val="none" w:sz="0" w:space="0" w:color="auto"/>
        <w:right w:val="none" w:sz="0" w:space="0" w:color="auto"/>
      </w:divBdr>
    </w:div>
    <w:div w:id="615139176">
      <w:bodyDiv w:val="1"/>
      <w:marLeft w:val="0"/>
      <w:marRight w:val="0"/>
      <w:marTop w:val="0"/>
      <w:marBottom w:val="0"/>
      <w:divBdr>
        <w:top w:val="none" w:sz="0" w:space="0" w:color="auto"/>
        <w:left w:val="none" w:sz="0" w:space="0" w:color="auto"/>
        <w:bottom w:val="none" w:sz="0" w:space="0" w:color="auto"/>
        <w:right w:val="none" w:sz="0" w:space="0" w:color="auto"/>
      </w:divBdr>
    </w:div>
    <w:div w:id="615866696">
      <w:bodyDiv w:val="1"/>
      <w:marLeft w:val="0"/>
      <w:marRight w:val="0"/>
      <w:marTop w:val="0"/>
      <w:marBottom w:val="0"/>
      <w:divBdr>
        <w:top w:val="none" w:sz="0" w:space="0" w:color="auto"/>
        <w:left w:val="none" w:sz="0" w:space="0" w:color="auto"/>
        <w:bottom w:val="none" w:sz="0" w:space="0" w:color="auto"/>
        <w:right w:val="none" w:sz="0" w:space="0" w:color="auto"/>
      </w:divBdr>
    </w:div>
    <w:div w:id="623386113">
      <w:bodyDiv w:val="1"/>
      <w:marLeft w:val="0"/>
      <w:marRight w:val="0"/>
      <w:marTop w:val="0"/>
      <w:marBottom w:val="0"/>
      <w:divBdr>
        <w:top w:val="none" w:sz="0" w:space="0" w:color="auto"/>
        <w:left w:val="none" w:sz="0" w:space="0" w:color="auto"/>
        <w:bottom w:val="none" w:sz="0" w:space="0" w:color="auto"/>
        <w:right w:val="none" w:sz="0" w:space="0" w:color="auto"/>
      </w:divBdr>
    </w:div>
    <w:div w:id="625232953">
      <w:bodyDiv w:val="1"/>
      <w:marLeft w:val="0"/>
      <w:marRight w:val="0"/>
      <w:marTop w:val="0"/>
      <w:marBottom w:val="0"/>
      <w:divBdr>
        <w:top w:val="none" w:sz="0" w:space="0" w:color="auto"/>
        <w:left w:val="none" w:sz="0" w:space="0" w:color="auto"/>
        <w:bottom w:val="none" w:sz="0" w:space="0" w:color="auto"/>
        <w:right w:val="none" w:sz="0" w:space="0" w:color="auto"/>
      </w:divBdr>
    </w:div>
    <w:div w:id="625430461">
      <w:bodyDiv w:val="1"/>
      <w:marLeft w:val="0"/>
      <w:marRight w:val="0"/>
      <w:marTop w:val="0"/>
      <w:marBottom w:val="0"/>
      <w:divBdr>
        <w:top w:val="none" w:sz="0" w:space="0" w:color="auto"/>
        <w:left w:val="none" w:sz="0" w:space="0" w:color="auto"/>
        <w:bottom w:val="none" w:sz="0" w:space="0" w:color="auto"/>
        <w:right w:val="none" w:sz="0" w:space="0" w:color="auto"/>
      </w:divBdr>
    </w:div>
    <w:div w:id="626664012">
      <w:bodyDiv w:val="1"/>
      <w:marLeft w:val="0"/>
      <w:marRight w:val="0"/>
      <w:marTop w:val="0"/>
      <w:marBottom w:val="0"/>
      <w:divBdr>
        <w:top w:val="none" w:sz="0" w:space="0" w:color="auto"/>
        <w:left w:val="none" w:sz="0" w:space="0" w:color="auto"/>
        <w:bottom w:val="none" w:sz="0" w:space="0" w:color="auto"/>
        <w:right w:val="none" w:sz="0" w:space="0" w:color="auto"/>
      </w:divBdr>
    </w:div>
    <w:div w:id="628628933">
      <w:bodyDiv w:val="1"/>
      <w:marLeft w:val="0"/>
      <w:marRight w:val="0"/>
      <w:marTop w:val="0"/>
      <w:marBottom w:val="0"/>
      <w:divBdr>
        <w:top w:val="none" w:sz="0" w:space="0" w:color="auto"/>
        <w:left w:val="none" w:sz="0" w:space="0" w:color="auto"/>
        <w:bottom w:val="none" w:sz="0" w:space="0" w:color="auto"/>
        <w:right w:val="none" w:sz="0" w:space="0" w:color="auto"/>
      </w:divBdr>
    </w:div>
    <w:div w:id="632440406">
      <w:bodyDiv w:val="1"/>
      <w:marLeft w:val="0"/>
      <w:marRight w:val="0"/>
      <w:marTop w:val="0"/>
      <w:marBottom w:val="0"/>
      <w:divBdr>
        <w:top w:val="none" w:sz="0" w:space="0" w:color="auto"/>
        <w:left w:val="none" w:sz="0" w:space="0" w:color="auto"/>
        <w:bottom w:val="none" w:sz="0" w:space="0" w:color="auto"/>
        <w:right w:val="none" w:sz="0" w:space="0" w:color="auto"/>
      </w:divBdr>
    </w:div>
    <w:div w:id="633024549">
      <w:bodyDiv w:val="1"/>
      <w:marLeft w:val="0"/>
      <w:marRight w:val="0"/>
      <w:marTop w:val="0"/>
      <w:marBottom w:val="0"/>
      <w:divBdr>
        <w:top w:val="none" w:sz="0" w:space="0" w:color="auto"/>
        <w:left w:val="none" w:sz="0" w:space="0" w:color="auto"/>
        <w:bottom w:val="none" w:sz="0" w:space="0" w:color="auto"/>
        <w:right w:val="none" w:sz="0" w:space="0" w:color="auto"/>
      </w:divBdr>
    </w:div>
    <w:div w:id="637153350">
      <w:bodyDiv w:val="1"/>
      <w:marLeft w:val="0"/>
      <w:marRight w:val="0"/>
      <w:marTop w:val="0"/>
      <w:marBottom w:val="0"/>
      <w:divBdr>
        <w:top w:val="none" w:sz="0" w:space="0" w:color="auto"/>
        <w:left w:val="none" w:sz="0" w:space="0" w:color="auto"/>
        <w:bottom w:val="none" w:sz="0" w:space="0" w:color="auto"/>
        <w:right w:val="none" w:sz="0" w:space="0" w:color="auto"/>
      </w:divBdr>
    </w:div>
    <w:div w:id="639115582">
      <w:bodyDiv w:val="1"/>
      <w:marLeft w:val="0"/>
      <w:marRight w:val="0"/>
      <w:marTop w:val="0"/>
      <w:marBottom w:val="0"/>
      <w:divBdr>
        <w:top w:val="none" w:sz="0" w:space="0" w:color="auto"/>
        <w:left w:val="none" w:sz="0" w:space="0" w:color="auto"/>
        <w:bottom w:val="none" w:sz="0" w:space="0" w:color="auto"/>
        <w:right w:val="none" w:sz="0" w:space="0" w:color="auto"/>
      </w:divBdr>
    </w:div>
    <w:div w:id="645670572">
      <w:bodyDiv w:val="1"/>
      <w:marLeft w:val="0"/>
      <w:marRight w:val="0"/>
      <w:marTop w:val="0"/>
      <w:marBottom w:val="0"/>
      <w:divBdr>
        <w:top w:val="none" w:sz="0" w:space="0" w:color="auto"/>
        <w:left w:val="none" w:sz="0" w:space="0" w:color="auto"/>
        <w:bottom w:val="none" w:sz="0" w:space="0" w:color="auto"/>
        <w:right w:val="none" w:sz="0" w:space="0" w:color="auto"/>
      </w:divBdr>
    </w:div>
    <w:div w:id="645865499">
      <w:bodyDiv w:val="1"/>
      <w:marLeft w:val="0"/>
      <w:marRight w:val="0"/>
      <w:marTop w:val="0"/>
      <w:marBottom w:val="0"/>
      <w:divBdr>
        <w:top w:val="none" w:sz="0" w:space="0" w:color="auto"/>
        <w:left w:val="none" w:sz="0" w:space="0" w:color="auto"/>
        <w:bottom w:val="none" w:sz="0" w:space="0" w:color="auto"/>
        <w:right w:val="none" w:sz="0" w:space="0" w:color="auto"/>
      </w:divBdr>
    </w:div>
    <w:div w:id="646397470">
      <w:bodyDiv w:val="1"/>
      <w:marLeft w:val="0"/>
      <w:marRight w:val="0"/>
      <w:marTop w:val="0"/>
      <w:marBottom w:val="0"/>
      <w:divBdr>
        <w:top w:val="none" w:sz="0" w:space="0" w:color="auto"/>
        <w:left w:val="none" w:sz="0" w:space="0" w:color="auto"/>
        <w:bottom w:val="none" w:sz="0" w:space="0" w:color="auto"/>
        <w:right w:val="none" w:sz="0" w:space="0" w:color="auto"/>
      </w:divBdr>
    </w:div>
    <w:div w:id="648872439">
      <w:bodyDiv w:val="1"/>
      <w:marLeft w:val="0"/>
      <w:marRight w:val="0"/>
      <w:marTop w:val="0"/>
      <w:marBottom w:val="0"/>
      <w:divBdr>
        <w:top w:val="none" w:sz="0" w:space="0" w:color="auto"/>
        <w:left w:val="none" w:sz="0" w:space="0" w:color="auto"/>
        <w:bottom w:val="none" w:sz="0" w:space="0" w:color="auto"/>
        <w:right w:val="none" w:sz="0" w:space="0" w:color="auto"/>
      </w:divBdr>
    </w:div>
    <w:div w:id="653218985">
      <w:bodyDiv w:val="1"/>
      <w:marLeft w:val="0"/>
      <w:marRight w:val="0"/>
      <w:marTop w:val="0"/>
      <w:marBottom w:val="0"/>
      <w:divBdr>
        <w:top w:val="none" w:sz="0" w:space="0" w:color="auto"/>
        <w:left w:val="none" w:sz="0" w:space="0" w:color="auto"/>
        <w:bottom w:val="none" w:sz="0" w:space="0" w:color="auto"/>
        <w:right w:val="none" w:sz="0" w:space="0" w:color="auto"/>
      </w:divBdr>
    </w:div>
    <w:div w:id="653992470">
      <w:bodyDiv w:val="1"/>
      <w:marLeft w:val="0"/>
      <w:marRight w:val="0"/>
      <w:marTop w:val="0"/>
      <w:marBottom w:val="0"/>
      <w:divBdr>
        <w:top w:val="none" w:sz="0" w:space="0" w:color="auto"/>
        <w:left w:val="none" w:sz="0" w:space="0" w:color="auto"/>
        <w:bottom w:val="none" w:sz="0" w:space="0" w:color="auto"/>
        <w:right w:val="none" w:sz="0" w:space="0" w:color="auto"/>
      </w:divBdr>
    </w:div>
    <w:div w:id="656811206">
      <w:bodyDiv w:val="1"/>
      <w:marLeft w:val="0"/>
      <w:marRight w:val="0"/>
      <w:marTop w:val="0"/>
      <w:marBottom w:val="0"/>
      <w:divBdr>
        <w:top w:val="none" w:sz="0" w:space="0" w:color="auto"/>
        <w:left w:val="none" w:sz="0" w:space="0" w:color="auto"/>
        <w:bottom w:val="none" w:sz="0" w:space="0" w:color="auto"/>
        <w:right w:val="none" w:sz="0" w:space="0" w:color="auto"/>
      </w:divBdr>
    </w:div>
    <w:div w:id="659966372">
      <w:bodyDiv w:val="1"/>
      <w:marLeft w:val="0"/>
      <w:marRight w:val="0"/>
      <w:marTop w:val="0"/>
      <w:marBottom w:val="0"/>
      <w:divBdr>
        <w:top w:val="none" w:sz="0" w:space="0" w:color="auto"/>
        <w:left w:val="none" w:sz="0" w:space="0" w:color="auto"/>
        <w:bottom w:val="none" w:sz="0" w:space="0" w:color="auto"/>
        <w:right w:val="none" w:sz="0" w:space="0" w:color="auto"/>
      </w:divBdr>
    </w:div>
    <w:div w:id="663629821">
      <w:bodyDiv w:val="1"/>
      <w:marLeft w:val="0"/>
      <w:marRight w:val="0"/>
      <w:marTop w:val="0"/>
      <w:marBottom w:val="0"/>
      <w:divBdr>
        <w:top w:val="none" w:sz="0" w:space="0" w:color="auto"/>
        <w:left w:val="none" w:sz="0" w:space="0" w:color="auto"/>
        <w:bottom w:val="none" w:sz="0" w:space="0" w:color="auto"/>
        <w:right w:val="none" w:sz="0" w:space="0" w:color="auto"/>
      </w:divBdr>
    </w:div>
    <w:div w:id="663826691">
      <w:bodyDiv w:val="1"/>
      <w:marLeft w:val="0"/>
      <w:marRight w:val="0"/>
      <w:marTop w:val="0"/>
      <w:marBottom w:val="0"/>
      <w:divBdr>
        <w:top w:val="none" w:sz="0" w:space="0" w:color="auto"/>
        <w:left w:val="none" w:sz="0" w:space="0" w:color="auto"/>
        <w:bottom w:val="none" w:sz="0" w:space="0" w:color="auto"/>
        <w:right w:val="none" w:sz="0" w:space="0" w:color="auto"/>
      </w:divBdr>
    </w:div>
    <w:div w:id="668337385">
      <w:bodyDiv w:val="1"/>
      <w:marLeft w:val="0"/>
      <w:marRight w:val="0"/>
      <w:marTop w:val="0"/>
      <w:marBottom w:val="0"/>
      <w:divBdr>
        <w:top w:val="none" w:sz="0" w:space="0" w:color="auto"/>
        <w:left w:val="none" w:sz="0" w:space="0" w:color="auto"/>
        <w:bottom w:val="none" w:sz="0" w:space="0" w:color="auto"/>
        <w:right w:val="none" w:sz="0" w:space="0" w:color="auto"/>
      </w:divBdr>
    </w:div>
    <w:div w:id="672414767">
      <w:bodyDiv w:val="1"/>
      <w:marLeft w:val="0"/>
      <w:marRight w:val="0"/>
      <w:marTop w:val="0"/>
      <w:marBottom w:val="0"/>
      <w:divBdr>
        <w:top w:val="none" w:sz="0" w:space="0" w:color="auto"/>
        <w:left w:val="none" w:sz="0" w:space="0" w:color="auto"/>
        <w:bottom w:val="none" w:sz="0" w:space="0" w:color="auto"/>
        <w:right w:val="none" w:sz="0" w:space="0" w:color="auto"/>
      </w:divBdr>
    </w:div>
    <w:div w:id="672605340">
      <w:bodyDiv w:val="1"/>
      <w:marLeft w:val="0"/>
      <w:marRight w:val="0"/>
      <w:marTop w:val="0"/>
      <w:marBottom w:val="0"/>
      <w:divBdr>
        <w:top w:val="none" w:sz="0" w:space="0" w:color="auto"/>
        <w:left w:val="none" w:sz="0" w:space="0" w:color="auto"/>
        <w:bottom w:val="none" w:sz="0" w:space="0" w:color="auto"/>
        <w:right w:val="none" w:sz="0" w:space="0" w:color="auto"/>
      </w:divBdr>
    </w:div>
    <w:div w:id="674500004">
      <w:bodyDiv w:val="1"/>
      <w:marLeft w:val="0"/>
      <w:marRight w:val="0"/>
      <w:marTop w:val="0"/>
      <w:marBottom w:val="0"/>
      <w:divBdr>
        <w:top w:val="none" w:sz="0" w:space="0" w:color="auto"/>
        <w:left w:val="none" w:sz="0" w:space="0" w:color="auto"/>
        <w:bottom w:val="none" w:sz="0" w:space="0" w:color="auto"/>
        <w:right w:val="none" w:sz="0" w:space="0" w:color="auto"/>
      </w:divBdr>
    </w:div>
    <w:div w:id="677736924">
      <w:bodyDiv w:val="1"/>
      <w:marLeft w:val="0"/>
      <w:marRight w:val="0"/>
      <w:marTop w:val="0"/>
      <w:marBottom w:val="0"/>
      <w:divBdr>
        <w:top w:val="none" w:sz="0" w:space="0" w:color="auto"/>
        <w:left w:val="none" w:sz="0" w:space="0" w:color="auto"/>
        <w:bottom w:val="none" w:sz="0" w:space="0" w:color="auto"/>
        <w:right w:val="none" w:sz="0" w:space="0" w:color="auto"/>
      </w:divBdr>
    </w:div>
    <w:div w:id="681127946">
      <w:bodyDiv w:val="1"/>
      <w:marLeft w:val="0"/>
      <w:marRight w:val="0"/>
      <w:marTop w:val="0"/>
      <w:marBottom w:val="0"/>
      <w:divBdr>
        <w:top w:val="none" w:sz="0" w:space="0" w:color="auto"/>
        <w:left w:val="none" w:sz="0" w:space="0" w:color="auto"/>
        <w:bottom w:val="none" w:sz="0" w:space="0" w:color="auto"/>
        <w:right w:val="none" w:sz="0" w:space="0" w:color="auto"/>
      </w:divBdr>
    </w:div>
    <w:div w:id="681207369">
      <w:bodyDiv w:val="1"/>
      <w:marLeft w:val="0"/>
      <w:marRight w:val="0"/>
      <w:marTop w:val="0"/>
      <w:marBottom w:val="0"/>
      <w:divBdr>
        <w:top w:val="none" w:sz="0" w:space="0" w:color="auto"/>
        <w:left w:val="none" w:sz="0" w:space="0" w:color="auto"/>
        <w:bottom w:val="none" w:sz="0" w:space="0" w:color="auto"/>
        <w:right w:val="none" w:sz="0" w:space="0" w:color="auto"/>
      </w:divBdr>
    </w:div>
    <w:div w:id="686952275">
      <w:bodyDiv w:val="1"/>
      <w:marLeft w:val="0"/>
      <w:marRight w:val="0"/>
      <w:marTop w:val="0"/>
      <w:marBottom w:val="0"/>
      <w:divBdr>
        <w:top w:val="none" w:sz="0" w:space="0" w:color="auto"/>
        <w:left w:val="none" w:sz="0" w:space="0" w:color="auto"/>
        <w:bottom w:val="none" w:sz="0" w:space="0" w:color="auto"/>
        <w:right w:val="none" w:sz="0" w:space="0" w:color="auto"/>
      </w:divBdr>
    </w:div>
    <w:div w:id="687951953">
      <w:bodyDiv w:val="1"/>
      <w:marLeft w:val="0"/>
      <w:marRight w:val="0"/>
      <w:marTop w:val="0"/>
      <w:marBottom w:val="0"/>
      <w:divBdr>
        <w:top w:val="none" w:sz="0" w:space="0" w:color="auto"/>
        <w:left w:val="none" w:sz="0" w:space="0" w:color="auto"/>
        <w:bottom w:val="none" w:sz="0" w:space="0" w:color="auto"/>
        <w:right w:val="none" w:sz="0" w:space="0" w:color="auto"/>
      </w:divBdr>
    </w:div>
    <w:div w:id="694187096">
      <w:bodyDiv w:val="1"/>
      <w:marLeft w:val="0"/>
      <w:marRight w:val="0"/>
      <w:marTop w:val="0"/>
      <w:marBottom w:val="0"/>
      <w:divBdr>
        <w:top w:val="none" w:sz="0" w:space="0" w:color="auto"/>
        <w:left w:val="none" w:sz="0" w:space="0" w:color="auto"/>
        <w:bottom w:val="none" w:sz="0" w:space="0" w:color="auto"/>
        <w:right w:val="none" w:sz="0" w:space="0" w:color="auto"/>
      </w:divBdr>
    </w:div>
    <w:div w:id="694576652">
      <w:bodyDiv w:val="1"/>
      <w:marLeft w:val="0"/>
      <w:marRight w:val="0"/>
      <w:marTop w:val="0"/>
      <w:marBottom w:val="0"/>
      <w:divBdr>
        <w:top w:val="none" w:sz="0" w:space="0" w:color="auto"/>
        <w:left w:val="none" w:sz="0" w:space="0" w:color="auto"/>
        <w:bottom w:val="none" w:sz="0" w:space="0" w:color="auto"/>
        <w:right w:val="none" w:sz="0" w:space="0" w:color="auto"/>
      </w:divBdr>
    </w:div>
    <w:div w:id="695081524">
      <w:bodyDiv w:val="1"/>
      <w:marLeft w:val="0"/>
      <w:marRight w:val="0"/>
      <w:marTop w:val="0"/>
      <w:marBottom w:val="0"/>
      <w:divBdr>
        <w:top w:val="none" w:sz="0" w:space="0" w:color="auto"/>
        <w:left w:val="none" w:sz="0" w:space="0" w:color="auto"/>
        <w:bottom w:val="none" w:sz="0" w:space="0" w:color="auto"/>
        <w:right w:val="none" w:sz="0" w:space="0" w:color="auto"/>
      </w:divBdr>
    </w:div>
    <w:div w:id="705330023">
      <w:bodyDiv w:val="1"/>
      <w:marLeft w:val="0"/>
      <w:marRight w:val="0"/>
      <w:marTop w:val="0"/>
      <w:marBottom w:val="0"/>
      <w:divBdr>
        <w:top w:val="none" w:sz="0" w:space="0" w:color="auto"/>
        <w:left w:val="none" w:sz="0" w:space="0" w:color="auto"/>
        <w:bottom w:val="none" w:sz="0" w:space="0" w:color="auto"/>
        <w:right w:val="none" w:sz="0" w:space="0" w:color="auto"/>
      </w:divBdr>
    </w:div>
    <w:div w:id="714234283">
      <w:bodyDiv w:val="1"/>
      <w:marLeft w:val="0"/>
      <w:marRight w:val="0"/>
      <w:marTop w:val="0"/>
      <w:marBottom w:val="0"/>
      <w:divBdr>
        <w:top w:val="none" w:sz="0" w:space="0" w:color="auto"/>
        <w:left w:val="none" w:sz="0" w:space="0" w:color="auto"/>
        <w:bottom w:val="none" w:sz="0" w:space="0" w:color="auto"/>
        <w:right w:val="none" w:sz="0" w:space="0" w:color="auto"/>
      </w:divBdr>
    </w:div>
    <w:div w:id="714546090">
      <w:bodyDiv w:val="1"/>
      <w:marLeft w:val="0"/>
      <w:marRight w:val="0"/>
      <w:marTop w:val="0"/>
      <w:marBottom w:val="0"/>
      <w:divBdr>
        <w:top w:val="none" w:sz="0" w:space="0" w:color="auto"/>
        <w:left w:val="none" w:sz="0" w:space="0" w:color="auto"/>
        <w:bottom w:val="none" w:sz="0" w:space="0" w:color="auto"/>
        <w:right w:val="none" w:sz="0" w:space="0" w:color="auto"/>
      </w:divBdr>
    </w:div>
    <w:div w:id="715467750">
      <w:bodyDiv w:val="1"/>
      <w:marLeft w:val="0"/>
      <w:marRight w:val="0"/>
      <w:marTop w:val="0"/>
      <w:marBottom w:val="0"/>
      <w:divBdr>
        <w:top w:val="none" w:sz="0" w:space="0" w:color="auto"/>
        <w:left w:val="none" w:sz="0" w:space="0" w:color="auto"/>
        <w:bottom w:val="none" w:sz="0" w:space="0" w:color="auto"/>
        <w:right w:val="none" w:sz="0" w:space="0" w:color="auto"/>
      </w:divBdr>
    </w:div>
    <w:div w:id="718936803">
      <w:bodyDiv w:val="1"/>
      <w:marLeft w:val="0"/>
      <w:marRight w:val="0"/>
      <w:marTop w:val="0"/>
      <w:marBottom w:val="0"/>
      <w:divBdr>
        <w:top w:val="none" w:sz="0" w:space="0" w:color="auto"/>
        <w:left w:val="none" w:sz="0" w:space="0" w:color="auto"/>
        <w:bottom w:val="none" w:sz="0" w:space="0" w:color="auto"/>
        <w:right w:val="none" w:sz="0" w:space="0" w:color="auto"/>
      </w:divBdr>
    </w:div>
    <w:div w:id="722560668">
      <w:bodyDiv w:val="1"/>
      <w:marLeft w:val="0"/>
      <w:marRight w:val="0"/>
      <w:marTop w:val="0"/>
      <w:marBottom w:val="0"/>
      <w:divBdr>
        <w:top w:val="none" w:sz="0" w:space="0" w:color="auto"/>
        <w:left w:val="none" w:sz="0" w:space="0" w:color="auto"/>
        <w:bottom w:val="none" w:sz="0" w:space="0" w:color="auto"/>
        <w:right w:val="none" w:sz="0" w:space="0" w:color="auto"/>
      </w:divBdr>
    </w:div>
    <w:div w:id="725419501">
      <w:bodyDiv w:val="1"/>
      <w:marLeft w:val="0"/>
      <w:marRight w:val="0"/>
      <w:marTop w:val="0"/>
      <w:marBottom w:val="0"/>
      <w:divBdr>
        <w:top w:val="none" w:sz="0" w:space="0" w:color="auto"/>
        <w:left w:val="none" w:sz="0" w:space="0" w:color="auto"/>
        <w:bottom w:val="none" w:sz="0" w:space="0" w:color="auto"/>
        <w:right w:val="none" w:sz="0" w:space="0" w:color="auto"/>
      </w:divBdr>
    </w:div>
    <w:div w:id="726104245">
      <w:bodyDiv w:val="1"/>
      <w:marLeft w:val="0"/>
      <w:marRight w:val="0"/>
      <w:marTop w:val="0"/>
      <w:marBottom w:val="0"/>
      <w:divBdr>
        <w:top w:val="none" w:sz="0" w:space="0" w:color="auto"/>
        <w:left w:val="none" w:sz="0" w:space="0" w:color="auto"/>
        <w:bottom w:val="none" w:sz="0" w:space="0" w:color="auto"/>
        <w:right w:val="none" w:sz="0" w:space="0" w:color="auto"/>
      </w:divBdr>
    </w:div>
    <w:div w:id="728575709">
      <w:bodyDiv w:val="1"/>
      <w:marLeft w:val="0"/>
      <w:marRight w:val="0"/>
      <w:marTop w:val="0"/>
      <w:marBottom w:val="0"/>
      <w:divBdr>
        <w:top w:val="none" w:sz="0" w:space="0" w:color="auto"/>
        <w:left w:val="none" w:sz="0" w:space="0" w:color="auto"/>
        <w:bottom w:val="none" w:sz="0" w:space="0" w:color="auto"/>
        <w:right w:val="none" w:sz="0" w:space="0" w:color="auto"/>
      </w:divBdr>
    </w:div>
    <w:div w:id="729153978">
      <w:bodyDiv w:val="1"/>
      <w:marLeft w:val="0"/>
      <w:marRight w:val="0"/>
      <w:marTop w:val="0"/>
      <w:marBottom w:val="0"/>
      <w:divBdr>
        <w:top w:val="none" w:sz="0" w:space="0" w:color="auto"/>
        <w:left w:val="none" w:sz="0" w:space="0" w:color="auto"/>
        <w:bottom w:val="none" w:sz="0" w:space="0" w:color="auto"/>
        <w:right w:val="none" w:sz="0" w:space="0" w:color="auto"/>
      </w:divBdr>
    </w:div>
    <w:div w:id="739212735">
      <w:bodyDiv w:val="1"/>
      <w:marLeft w:val="0"/>
      <w:marRight w:val="0"/>
      <w:marTop w:val="0"/>
      <w:marBottom w:val="0"/>
      <w:divBdr>
        <w:top w:val="none" w:sz="0" w:space="0" w:color="auto"/>
        <w:left w:val="none" w:sz="0" w:space="0" w:color="auto"/>
        <w:bottom w:val="none" w:sz="0" w:space="0" w:color="auto"/>
        <w:right w:val="none" w:sz="0" w:space="0" w:color="auto"/>
      </w:divBdr>
    </w:div>
    <w:div w:id="752581120">
      <w:bodyDiv w:val="1"/>
      <w:marLeft w:val="0"/>
      <w:marRight w:val="0"/>
      <w:marTop w:val="0"/>
      <w:marBottom w:val="0"/>
      <w:divBdr>
        <w:top w:val="none" w:sz="0" w:space="0" w:color="auto"/>
        <w:left w:val="none" w:sz="0" w:space="0" w:color="auto"/>
        <w:bottom w:val="none" w:sz="0" w:space="0" w:color="auto"/>
        <w:right w:val="none" w:sz="0" w:space="0" w:color="auto"/>
      </w:divBdr>
    </w:div>
    <w:div w:id="754087146">
      <w:bodyDiv w:val="1"/>
      <w:marLeft w:val="0"/>
      <w:marRight w:val="0"/>
      <w:marTop w:val="0"/>
      <w:marBottom w:val="0"/>
      <w:divBdr>
        <w:top w:val="none" w:sz="0" w:space="0" w:color="auto"/>
        <w:left w:val="none" w:sz="0" w:space="0" w:color="auto"/>
        <w:bottom w:val="none" w:sz="0" w:space="0" w:color="auto"/>
        <w:right w:val="none" w:sz="0" w:space="0" w:color="auto"/>
      </w:divBdr>
    </w:div>
    <w:div w:id="757140939">
      <w:bodyDiv w:val="1"/>
      <w:marLeft w:val="0"/>
      <w:marRight w:val="0"/>
      <w:marTop w:val="0"/>
      <w:marBottom w:val="0"/>
      <w:divBdr>
        <w:top w:val="none" w:sz="0" w:space="0" w:color="auto"/>
        <w:left w:val="none" w:sz="0" w:space="0" w:color="auto"/>
        <w:bottom w:val="none" w:sz="0" w:space="0" w:color="auto"/>
        <w:right w:val="none" w:sz="0" w:space="0" w:color="auto"/>
      </w:divBdr>
    </w:div>
    <w:div w:id="758405627">
      <w:bodyDiv w:val="1"/>
      <w:marLeft w:val="0"/>
      <w:marRight w:val="0"/>
      <w:marTop w:val="0"/>
      <w:marBottom w:val="0"/>
      <w:divBdr>
        <w:top w:val="none" w:sz="0" w:space="0" w:color="auto"/>
        <w:left w:val="none" w:sz="0" w:space="0" w:color="auto"/>
        <w:bottom w:val="none" w:sz="0" w:space="0" w:color="auto"/>
        <w:right w:val="none" w:sz="0" w:space="0" w:color="auto"/>
      </w:divBdr>
    </w:div>
    <w:div w:id="762532247">
      <w:bodyDiv w:val="1"/>
      <w:marLeft w:val="0"/>
      <w:marRight w:val="0"/>
      <w:marTop w:val="0"/>
      <w:marBottom w:val="0"/>
      <w:divBdr>
        <w:top w:val="none" w:sz="0" w:space="0" w:color="auto"/>
        <w:left w:val="none" w:sz="0" w:space="0" w:color="auto"/>
        <w:bottom w:val="none" w:sz="0" w:space="0" w:color="auto"/>
        <w:right w:val="none" w:sz="0" w:space="0" w:color="auto"/>
      </w:divBdr>
    </w:div>
    <w:div w:id="766925969">
      <w:bodyDiv w:val="1"/>
      <w:marLeft w:val="0"/>
      <w:marRight w:val="0"/>
      <w:marTop w:val="0"/>
      <w:marBottom w:val="0"/>
      <w:divBdr>
        <w:top w:val="none" w:sz="0" w:space="0" w:color="auto"/>
        <w:left w:val="none" w:sz="0" w:space="0" w:color="auto"/>
        <w:bottom w:val="none" w:sz="0" w:space="0" w:color="auto"/>
        <w:right w:val="none" w:sz="0" w:space="0" w:color="auto"/>
      </w:divBdr>
    </w:div>
    <w:div w:id="768235400">
      <w:bodyDiv w:val="1"/>
      <w:marLeft w:val="0"/>
      <w:marRight w:val="0"/>
      <w:marTop w:val="0"/>
      <w:marBottom w:val="0"/>
      <w:divBdr>
        <w:top w:val="none" w:sz="0" w:space="0" w:color="auto"/>
        <w:left w:val="none" w:sz="0" w:space="0" w:color="auto"/>
        <w:bottom w:val="none" w:sz="0" w:space="0" w:color="auto"/>
        <w:right w:val="none" w:sz="0" w:space="0" w:color="auto"/>
      </w:divBdr>
    </w:div>
    <w:div w:id="769203421">
      <w:bodyDiv w:val="1"/>
      <w:marLeft w:val="0"/>
      <w:marRight w:val="0"/>
      <w:marTop w:val="0"/>
      <w:marBottom w:val="0"/>
      <w:divBdr>
        <w:top w:val="none" w:sz="0" w:space="0" w:color="auto"/>
        <w:left w:val="none" w:sz="0" w:space="0" w:color="auto"/>
        <w:bottom w:val="none" w:sz="0" w:space="0" w:color="auto"/>
        <w:right w:val="none" w:sz="0" w:space="0" w:color="auto"/>
      </w:divBdr>
    </w:div>
    <w:div w:id="772364943">
      <w:bodyDiv w:val="1"/>
      <w:marLeft w:val="0"/>
      <w:marRight w:val="0"/>
      <w:marTop w:val="0"/>
      <w:marBottom w:val="0"/>
      <w:divBdr>
        <w:top w:val="none" w:sz="0" w:space="0" w:color="auto"/>
        <w:left w:val="none" w:sz="0" w:space="0" w:color="auto"/>
        <w:bottom w:val="none" w:sz="0" w:space="0" w:color="auto"/>
        <w:right w:val="none" w:sz="0" w:space="0" w:color="auto"/>
      </w:divBdr>
    </w:div>
    <w:div w:id="773600879">
      <w:bodyDiv w:val="1"/>
      <w:marLeft w:val="0"/>
      <w:marRight w:val="0"/>
      <w:marTop w:val="0"/>
      <w:marBottom w:val="0"/>
      <w:divBdr>
        <w:top w:val="none" w:sz="0" w:space="0" w:color="auto"/>
        <w:left w:val="none" w:sz="0" w:space="0" w:color="auto"/>
        <w:bottom w:val="none" w:sz="0" w:space="0" w:color="auto"/>
        <w:right w:val="none" w:sz="0" w:space="0" w:color="auto"/>
      </w:divBdr>
    </w:div>
    <w:div w:id="778717167">
      <w:bodyDiv w:val="1"/>
      <w:marLeft w:val="0"/>
      <w:marRight w:val="0"/>
      <w:marTop w:val="0"/>
      <w:marBottom w:val="0"/>
      <w:divBdr>
        <w:top w:val="none" w:sz="0" w:space="0" w:color="auto"/>
        <w:left w:val="none" w:sz="0" w:space="0" w:color="auto"/>
        <w:bottom w:val="none" w:sz="0" w:space="0" w:color="auto"/>
        <w:right w:val="none" w:sz="0" w:space="0" w:color="auto"/>
      </w:divBdr>
    </w:div>
    <w:div w:id="778723185">
      <w:bodyDiv w:val="1"/>
      <w:marLeft w:val="0"/>
      <w:marRight w:val="0"/>
      <w:marTop w:val="0"/>
      <w:marBottom w:val="0"/>
      <w:divBdr>
        <w:top w:val="none" w:sz="0" w:space="0" w:color="auto"/>
        <w:left w:val="none" w:sz="0" w:space="0" w:color="auto"/>
        <w:bottom w:val="none" w:sz="0" w:space="0" w:color="auto"/>
        <w:right w:val="none" w:sz="0" w:space="0" w:color="auto"/>
      </w:divBdr>
    </w:div>
    <w:div w:id="787821500">
      <w:bodyDiv w:val="1"/>
      <w:marLeft w:val="0"/>
      <w:marRight w:val="0"/>
      <w:marTop w:val="0"/>
      <w:marBottom w:val="0"/>
      <w:divBdr>
        <w:top w:val="none" w:sz="0" w:space="0" w:color="auto"/>
        <w:left w:val="none" w:sz="0" w:space="0" w:color="auto"/>
        <w:bottom w:val="none" w:sz="0" w:space="0" w:color="auto"/>
        <w:right w:val="none" w:sz="0" w:space="0" w:color="auto"/>
      </w:divBdr>
    </w:div>
    <w:div w:id="791675140">
      <w:bodyDiv w:val="1"/>
      <w:marLeft w:val="0"/>
      <w:marRight w:val="0"/>
      <w:marTop w:val="0"/>
      <w:marBottom w:val="0"/>
      <w:divBdr>
        <w:top w:val="none" w:sz="0" w:space="0" w:color="auto"/>
        <w:left w:val="none" w:sz="0" w:space="0" w:color="auto"/>
        <w:bottom w:val="none" w:sz="0" w:space="0" w:color="auto"/>
        <w:right w:val="none" w:sz="0" w:space="0" w:color="auto"/>
      </w:divBdr>
    </w:div>
    <w:div w:id="795608151">
      <w:bodyDiv w:val="1"/>
      <w:marLeft w:val="0"/>
      <w:marRight w:val="0"/>
      <w:marTop w:val="0"/>
      <w:marBottom w:val="0"/>
      <w:divBdr>
        <w:top w:val="none" w:sz="0" w:space="0" w:color="auto"/>
        <w:left w:val="none" w:sz="0" w:space="0" w:color="auto"/>
        <w:bottom w:val="none" w:sz="0" w:space="0" w:color="auto"/>
        <w:right w:val="none" w:sz="0" w:space="0" w:color="auto"/>
      </w:divBdr>
    </w:div>
    <w:div w:id="801122306">
      <w:bodyDiv w:val="1"/>
      <w:marLeft w:val="0"/>
      <w:marRight w:val="0"/>
      <w:marTop w:val="0"/>
      <w:marBottom w:val="0"/>
      <w:divBdr>
        <w:top w:val="none" w:sz="0" w:space="0" w:color="auto"/>
        <w:left w:val="none" w:sz="0" w:space="0" w:color="auto"/>
        <w:bottom w:val="none" w:sz="0" w:space="0" w:color="auto"/>
        <w:right w:val="none" w:sz="0" w:space="0" w:color="auto"/>
      </w:divBdr>
    </w:div>
    <w:div w:id="802431239">
      <w:bodyDiv w:val="1"/>
      <w:marLeft w:val="0"/>
      <w:marRight w:val="0"/>
      <w:marTop w:val="0"/>
      <w:marBottom w:val="0"/>
      <w:divBdr>
        <w:top w:val="none" w:sz="0" w:space="0" w:color="auto"/>
        <w:left w:val="none" w:sz="0" w:space="0" w:color="auto"/>
        <w:bottom w:val="none" w:sz="0" w:space="0" w:color="auto"/>
        <w:right w:val="none" w:sz="0" w:space="0" w:color="auto"/>
      </w:divBdr>
    </w:div>
    <w:div w:id="808059200">
      <w:bodyDiv w:val="1"/>
      <w:marLeft w:val="0"/>
      <w:marRight w:val="0"/>
      <w:marTop w:val="0"/>
      <w:marBottom w:val="0"/>
      <w:divBdr>
        <w:top w:val="none" w:sz="0" w:space="0" w:color="auto"/>
        <w:left w:val="none" w:sz="0" w:space="0" w:color="auto"/>
        <w:bottom w:val="none" w:sz="0" w:space="0" w:color="auto"/>
        <w:right w:val="none" w:sz="0" w:space="0" w:color="auto"/>
      </w:divBdr>
    </w:div>
    <w:div w:id="812870315">
      <w:bodyDiv w:val="1"/>
      <w:marLeft w:val="0"/>
      <w:marRight w:val="0"/>
      <w:marTop w:val="0"/>
      <w:marBottom w:val="0"/>
      <w:divBdr>
        <w:top w:val="none" w:sz="0" w:space="0" w:color="auto"/>
        <w:left w:val="none" w:sz="0" w:space="0" w:color="auto"/>
        <w:bottom w:val="none" w:sz="0" w:space="0" w:color="auto"/>
        <w:right w:val="none" w:sz="0" w:space="0" w:color="auto"/>
      </w:divBdr>
    </w:div>
    <w:div w:id="819152652">
      <w:bodyDiv w:val="1"/>
      <w:marLeft w:val="0"/>
      <w:marRight w:val="0"/>
      <w:marTop w:val="0"/>
      <w:marBottom w:val="0"/>
      <w:divBdr>
        <w:top w:val="none" w:sz="0" w:space="0" w:color="auto"/>
        <w:left w:val="none" w:sz="0" w:space="0" w:color="auto"/>
        <w:bottom w:val="none" w:sz="0" w:space="0" w:color="auto"/>
        <w:right w:val="none" w:sz="0" w:space="0" w:color="auto"/>
      </w:divBdr>
    </w:div>
    <w:div w:id="820079922">
      <w:bodyDiv w:val="1"/>
      <w:marLeft w:val="0"/>
      <w:marRight w:val="0"/>
      <w:marTop w:val="0"/>
      <w:marBottom w:val="0"/>
      <w:divBdr>
        <w:top w:val="none" w:sz="0" w:space="0" w:color="auto"/>
        <w:left w:val="none" w:sz="0" w:space="0" w:color="auto"/>
        <w:bottom w:val="none" w:sz="0" w:space="0" w:color="auto"/>
        <w:right w:val="none" w:sz="0" w:space="0" w:color="auto"/>
      </w:divBdr>
    </w:div>
    <w:div w:id="827746815">
      <w:bodyDiv w:val="1"/>
      <w:marLeft w:val="0"/>
      <w:marRight w:val="0"/>
      <w:marTop w:val="0"/>
      <w:marBottom w:val="0"/>
      <w:divBdr>
        <w:top w:val="none" w:sz="0" w:space="0" w:color="auto"/>
        <w:left w:val="none" w:sz="0" w:space="0" w:color="auto"/>
        <w:bottom w:val="none" w:sz="0" w:space="0" w:color="auto"/>
        <w:right w:val="none" w:sz="0" w:space="0" w:color="auto"/>
      </w:divBdr>
    </w:div>
    <w:div w:id="828866525">
      <w:bodyDiv w:val="1"/>
      <w:marLeft w:val="0"/>
      <w:marRight w:val="0"/>
      <w:marTop w:val="0"/>
      <w:marBottom w:val="0"/>
      <w:divBdr>
        <w:top w:val="none" w:sz="0" w:space="0" w:color="auto"/>
        <w:left w:val="none" w:sz="0" w:space="0" w:color="auto"/>
        <w:bottom w:val="none" w:sz="0" w:space="0" w:color="auto"/>
        <w:right w:val="none" w:sz="0" w:space="0" w:color="auto"/>
      </w:divBdr>
    </w:div>
    <w:div w:id="831025953">
      <w:bodyDiv w:val="1"/>
      <w:marLeft w:val="0"/>
      <w:marRight w:val="0"/>
      <w:marTop w:val="0"/>
      <w:marBottom w:val="0"/>
      <w:divBdr>
        <w:top w:val="none" w:sz="0" w:space="0" w:color="auto"/>
        <w:left w:val="none" w:sz="0" w:space="0" w:color="auto"/>
        <w:bottom w:val="none" w:sz="0" w:space="0" w:color="auto"/>
        <w:right w:val="none" w:sz="0" w:space="0" w:color="auto"/>
      </w:divBdr>
    </w:div>
    <w:div w:id="831070662">
      <w:bodyDiv w:val="1"/>
      <w:marLeft w:val="0"/>
      <w:marRight w:val="0"/>
      <w:marTop w:val="0"/>
      <w:marBottom w:val="0"/>
      <w:divBdr>
        <w:top w:val="none" w:sz="0" w:space="0" w:color="auto"/>
        <w:left w:val="none" w:sz="0" w:space="0" w:color="auto"/>
        <w:bottom w:val="none" w:sz="0" w:space="0" w:color="auto"/>
        <w:right w:val="none" w:sz="0" w:space="0" w:color="auto"/>
      </w:divBdr>
    </w:div>
    <w:div w:id="831137235">
      <w:bodyDiv w:val="1"/>
      <w:marLeft w:val="0"/>
      <w:marRight w:val="0"/>
      <w:marTop w:val="0"/>
      <w:marBottom w:val="0"/>
      <w:divBdr>
        <w:top w:val="none" w:sz="0" w:space="0" w:color="auto"/>
        <w:left w:val="none" w:sz="0" w:space="0" w:color="auto"/>
        <w:bottom w:val="none" w:sz="0" w:space="0" w:color="auto"/>
        <w:right w:val="none" w:sz="0" w:space="0" w:color="auto"/>
      </w:divBdr>
    </w:div>
    <w:div w:id="831339403">
      <w:bodyDiv w:val="1"/>
      <w:marLeft w:val="0"/>
      <w:marRight w:val="0"/>
      <w:marTop w:val="0"/>
      <w:marBottom w:val="0"/>
      <w:divBdr>
        <w:top w:val="none" w:sz="0" w:space="0" w:color="auto"/>
        <w:left w:val="none" w:sz="0" w:space="0" w:color="auto"/>
        <w:bottom w:val="none" w:sz="0" w:space="0" w:color="auto"/>
        <w:right w:val="none" w:sz="0" w:space="0" w:color="auto"/>
      </w:divBdr>
    </w:div>
    <w:div w:id="831945766">
      <w:bodyDiv w:val="1"/>
      <w:marLeft w:val="0"/>
      <w:marRight w:val="0"/>
      <w:marTop w:val="0"/>
      <w:marBottom w:val="0"/>
      <w:divBdr>
        <w:top w:val="none" w:sz="0" w:space="0" w:color="auto"/>
        <w:left w:val="none" w:sz="0" w:space="0" w:color="auto"/>
        <w:bottom w:val="none" w:sz="0" w:space="0" w:color="auto"/>
        <w:right w:val="none" w:sz="0" w:space="0" w:color="auto"/>
      </w:divBdr>
    </w:div>
    <w:div w:id="832834397">
      <w:bodyDiv w:val="1"/>
      <w:marLeft w:val="0"/>
      <w:marRight w:val="0"/>
      <w:marTop w:val="0"/>
      <w:marBottom w:val="0"/>
      <w:divBdr>
        <w:top w:val="none" w:sz="0" w:space="0" w:color="auto"/>
        <w:left w:val="none" w:sz="0" w:space="0" w:color="auto"/>
        <w:bottom w:val="none" w:sz="0" w:space="0" w:color="auto"/>
        <w:right w:val="none" w:sz="0" w:space="0" w:color="auto"/>
      </w:divBdr>
    </w:div>
    <w:div w:id="844369439">
      <w:bodyDiv w:val="1"/>
      <w:marLeft w:val="0"/>
      <w:marRight w:val="0"/>
      <w:marTop w:val="0"/>
      <w:marBottom w:val="0"/>
      <w:divBdr>
        <w:top w:val="none" w:sz="0" w:space="0" w:color="auto"/>
        <w:left w:val="none" w:sz="0" w:space="0" w:color="auto"/>
        <w:bottom w:val="none" w:sz="0" w:space="0" w:color="auto"/>
        <w:right w:val="none" w:sz="0" w:space="0" w:color="auto"/>
      </w:divBdr>
    </w:div>
    <w:div w:id="846359005">
      <w:bodyDiv w:val="1"/>
      <w:marLeft w:val="0"/>
      <w:marRight w:val="0"/>
      <w:marTop w:val="0"/>
      <w:marBottom w:val="0"/>
      <w:divBdr>
        <w:top w:val="none" w:sz="0" w:space="0" w:color="auto"/>
        <w:left w:val="none" w:sz="0" w:space="0" w:color="auto"/>
        <w:bottom w:val="none" w:sz="0" w:space="0" w:color="auto"/>
        <w:right w:val="none" w:sz="0" w:space="0" w:color="auto"/>
      </w:divBdr>
    </w:div>
    <w:div w:id="850070376">
      <w:bodyDiv w:val="1"/>
      <w:marLeft w:val="0"/>
      <w:marRight w:val="0"/>
      <w:marTop w:val="0"/>
      <w:marBottom w:val="0"/>
      <w:divBdr>
        <w:top w:val="none" w:sz="0" w:space="0" w:color="auto"/>
        <w:left w:val="none" w:sz="0" w:space="0" w:color="auto"/>
        <w:bottom w:val="none" w:sz="0" w:space="0" w:color="auto"/>
        <w:right w:val="none" w:sz="0" w:space="0" w:color="auto"/>
      </w:divBdr>
    </w:div>
    <w:div w:id="850290759">
      <w:bodyDiv w:val="1"/>
      <w:marLeft w:val="0"/>
      <w:marRight w:val="0"/>
      <w:marTop w:val="0"/>
      <w:marBottom w:val="0"/>
      <w:divBdr>
        <w:top w:val="none" w:sz="0" w:space="0" w:color="auto"/>
        <w:left w:val="none" w:sz="0" w:space="0" w:color="auto"/>
        <w:bottom w:val="none" w:sz="0" w:space="0" w:color="auto"/>
        <w:right w:val="none" w:sz="0" w:space="0" w:color="auto"/>
      </w:divBdr>
    </w:div>
    <w:div w:id="850534639">
      <w:bodyDiv w:val="1"/>
      <w:marLeft w:val="0"/>
      <w:marRight w:val="0"/>
      <w:marTop w:val="0"/>
      <w:marBottom w:val="0"/>
      <w:divBdr>
        <w:top w:val="none" w:sz="0" w:space="0" w:color="auto"/>
        <w:left w:val="none" w:sz="0" w:space="0" w:color="auto"/>
        <w:bottom w:val="none" w:sz="0" w:space="0" w:color="auto"/>
        <w:right w:val="none" w:sz="0" w:space="0" w:color="auto"/>
      </w:divBdr>
    </w:div>
    <w:div w:id="860708332">
      <w:bodyDiv w:val="1"/>
      <w:marLeft w:val="0"/>
      <w:marRight w:val="0"/>
      <w:marTop w:val="0"/>
      <w:marBottom w:val="0"/>
      <w:divBdr>
        <w:top w:val="none" w:sz="0" w:space="0" w:color="auto"/>
        <w:left w:val="none" w:sz="0" w:space="0" w:color="auto"/>
        <w:bottom w:val="none" w:sz="0" w:space="0" w:color="auto"/>
        <w:right w:val="none" w:sz="0" w:space="0" w:color="auto"/>
      </w:divBdr>
    </w:div>
    <w:div w:id="864714205">
      <w:bodyDiv w:val="1"/>
      <w:marLeft w:val="0"/>
      <w:marRight w:val="0"/>
      <w:marTop w:val="0"/>
      <w:marBottom w:val="0"/>
      <w:divBdr>
        <w:top w:val="none" w:sz="0" w:space="0" w:color="auto"/>
        <w:left w:val="none" w:sz="0" w:space="0" w:color="auto"/>
        <w:bottom w:val="none" w:sz="0" w:space="0" w:color="auto"/>
        <w:right w:val="none" w:sz="0" w:space="0" w:color="auto"/>
      </w:divBdr>
    </w:div>
    <w:div w:id="868758338">
      <w:bodyDiv w:val="1"/>
      <w:marLeft w:val="0"/>
      <w:marRight w:val="0"/>
      <w:marTop w:val="0"/>
      <w:marBottom w:val="0"/>
      <w:divBdr>
        <w:top w:val="none" w:sz="0" w:space="0" w:color="auto"/>
        <w:left w:val="none" w:sz="0" w:space="0" w:color="auto"/>
        <w:bottom w:val="none" w:sz="0" w:space="0" w:color="auto"/>
        <w:right w:val="none" w:sz="0" w:space="0" w:color="auto"/>
      </w:divBdr>
    </w:div>
    <w:div w:id="871458861">
      <w:bodyDiv w:val="1"/>
      <w:marLeft w:val="0"/>
      <w:marRight w:val="0"/>
      <w:marTop w:val="0"/>
      <w:marBottom w:val="0"/>
      <w:divBdr>
        <w:top w:val="none" w:sz="0" w:space="0" w:color="auto"/>
        <w:left w:val="none" w:sz="0" w:space="0" w:color="auto"/>
        <w:bottom w:val="none" w:sz="0" w:space="0" w:color="auto"/>
        <w:right w:val="none" w:sz="0" w:space="0" w:color="auto"/>
      </w:divBdr>
    </w:div>
    <w:div w:id="882060713">
      <w:bodyDiv w:val="1"/>
      <w:marLeft w:val="0"/>
      <w:marRight w:val="0"/>
      <w:marTop w:val="0"/>
      <w:marBottom w:val="0"/>
      <w:divBdr>
        <w:top w:val="none" w:sz="0" w:space="0" w:color="auto"/>
        <w:left w:val="none" w:sz="0" w:space="0" w:color="auto"/>
        <w:bottom w:val="none" w:sz="0" w:space="0" w:color="auto"/>
        <w:right w:val="none" w:sz="0" w:space="0" w:color="auto"/>
      </w:divBdr>
    </w:div>
    <w:div w:id="883369244">
      <w:bodyDiv w:val="1"/>
      <w:marLeft w:val="0"/>
      <w:marRight w:val="0"/>
      <w:marTop w:val="0"/>
      <w:marBottom w:val="0"/>
      <w:divBdr>
        <w:top w:val="none" w:sz="0" w:space="0" w:color="auto"/>
        <w:left w:val="none" w:sz="0" w:space="0" w:color="auto"/>
        <w:bottom w:val="none" w:sz="0" w:space="0" w:color="auto"/>
        <w:right w:val="none" w:sz="0" w:space="0" w:color="auto"/>
      </w:divBdr>
    </w:div>
    <w:div w:id="888685822">
      <w:bodyDiv w:val="1"/>
      <w:marLeft w:val="0"/>
      <w:marRight w:val="0"/>
      <w:marTop w:val="0"/>
      <w:marBottom w:val="0"/>
      <w:divBdr>
        <w:top w:val="none" w:sz="0" w:space="0" w:color="auto"/>
        <w:left w:val="none" w:sz="0" w:space="0" w:color="auto"/>
        <w:bottom w:val="none" w:sz="0" w:space="0" w:color="auto"/>
        <w:right w:val="none" w:sz="0" w:space="0" w:color="auto"/>
      </w:divBdr>
    </w:div>
    <w:div w:id="892959477">
      <w:bodyDiv w:val="1"/>
      <w:marLeft w:val="0"/>
      <w:marRight w:val="0"/>
      <w:marTop w:val="0"/>
      <w:marBottom w:val="0"/>
      <w:divBdr>
        <w:top w:val="none" w:sz="0" w:space="0" w:color="auto"/>
        <w:left w:val="none" w:sz="0" w:space="0" w:color="auto"/>
        <w:bottom w:val="none" w:sz="0" w:space="0" w:color="auto"/>
        <w:right w:val="none" w:sz="0" w:space="0" w:color="auto"/>
      </w:divBdr>
    </w:div>
    <w:div w:id="897325803">
      <w:bodyDiv w:val="1"/>
      <w:marLeft w:val="0"/>
      <w:marRight w:val="0"/>
      <w:marTop w:val="0"/>
      <w:marBottom w:val="0"/>
      <w:divBdr>
        <w:top w:val="none" w:sz="0" w:space="0" w:color="auto"/>
        <w:left w:val="none" w:sz="0" w:space="0" w:color="auto"/>
        <w:bottom w:val="none" w:sz="0" w:space="0" w:color="auto"/>
        <w:right w:val="none" w:sz="0" w:space="0" w:color="auto"/>
      </w:divBdr>
    </w:div>
    <w:div w:id="898246611">
      <w:bodyDiv w:val="1"/>
      <w:marLeft w:val="0"/>
      <w:marRight w:val="0"/>
      <w:marTop w:val="0"/>
      <w:marBottom w:val="0"/>
      <w:divBdr>
        <w:top w:val="none" w:sz="0" w:space="0" w:color="auto"/>
        <w:left w:val="none" w:sz="0" w:space="0" w:color="auto"/>
        <w:bottom w:val="none" w:sz="0" w:space="0" w:color="auto"/>
        <w:right w:val="none" w:sz="0" w:space="0" w:color="auto"/>
      </w:divBdr>
    </w:div>
    <w:div w:id="902259907">
      <w:bodyDiv w:val="1"/>
      <w:marLeft w:val="0"/>
      <w:marRight w:val="0"/>
      <w:marTop w:val="0"/>
      <w:marBottom w:val="0"/>
      <w:divBdr>
        <w:top w:val="none" w:sz="0" w:space="0" w:color="auto"/>
        <w:left w:val="none" w:sz="0" w:space="0" w:color="auto"/>
        <w:bottom w:val="none" w:sz="0" w:space="0" w:color="auto"/>
        <w:right w:val="none" w:sz="0" w:space="0" w:color="auto"/>
      </w:divBdr>
    </w:div>
    <w:div w:id="903562885">
      <w:bodyDiv w:val="1"/>
      <w:marLeft w:val="0"/>
      <w:marRight w:val="0"/>
      <w:marTop w:val="0"/>
      <w:marBottom w:val="0"/>
      <w:divBdr>
        <w:top w:val="none" w:sz="0" w:space="0" w:color="auto"/>
        <w:left w:val="none" w:sz="0" w:space="0" w:color="auto"/>
        <w:bottom w:val="none" w:sz="0" w:space="0" w:color="auto"/>
        <w:right w:val="none" w:sz="0" w:space="0" w:color="auto"/>
      </w:divBdr>
    </w:div>
    <w:div w:id="911278928">
      <w:bodyDiv w:val="1"/>
      <w:marLeft w:val="0"/>
      <w:marRight w:val="0"/>
      <w:marTop w:val="0"/>
      <w:marBottom w:val="0"/>
      <w:divBdr>
        <w:top w:val="none" w:sz="0" w:space="0" w:color="auto"/>
        <w:left w:val="none" w:sz="0" w:space="0" w:color="auto"/>
        <w:bottom w:val="none" w:sz="0" w:space="0" w:color="auto"/>
        <w:right w:val="none" w:sz="0" w:space="0" w:color="auto"/>
      </w:divBdr>
    </w:div>
    <w:div w:id="913903183">
      <w:bodyDiv w:val="1"/>
      <w:marLeft w:val="0"/>
      <w:marRight w:val="0"/>
      <w:marTop w:val="0"/>
      <w:marBottom w:val="0"/>
      <w:divBdr>
        <w:top w:val="none" w:sz="0" w:space="0" w:color="auto"/>
        <w:left w:val="none" w:sz="0" w:space="0" w:color="auto"/>
        <w:bottom w:val="none" w:sz="0" w:space="0" w:color="auto"/>
        <w:right w:val="none" w:sz="0" w:space="0" w:color="auto"/>
      </w:divBdr>
    </w:div>
    <w:div w:id="916208455">
      <w:bodyDiv w:val="1"/>
      <w:marLeft w:val="0"/>
      <w:marRight w:val="0"/>
      <w:marTop w:val="0"/>
      <w:marBottom w:val="0"/>
      <w:divBdr>
        <w:top w:val="none" w:sz="0" w:space="0" w:color="auto"/>
        <w:left w:val="none" w:sz="0" w:space="0" w:color="auto"/>
        <w:bottom w:val="none" w:sz="0" w:space="0" w:color="auto"/>
        <w:right w:val="none" w:sz="0" w:space="0" w:color="auto"/>
      </w:divBdr>
    </w:div>
    <w:div w:id="916356317">
      <w:bodyDiv w:val="1"/>
      <w:marLeft w:val="0"/>
      <w:marRight w:val="0"/>
      <w:marTop w:val="0"/>
      <w:marBottom w:val="0"/>
      <w:divBdr>
        <w:top w:val="none" w:sz="0" w:space="0" w:color="auto"/>
        <w:left w:val="none" w:sz="0" w:space="0" w:color="auto"/>
        <w:bottom w:val="none" w:sz="0" w:space="0" w:color="auto"/>
        <w:right w:val="none" w:sz="0" w:space="0" w:color="auto"/>
      </w:divBdr>
    </w:div>
    <w:div w:id="919757934">
      <w:bodyDiv w:val="1"/>
      <w:marLeft w:val="0"/>
      <w:marRight w:val="0"/>
      <w:marTop w:val="0"/>
      <w:marBottom w:val="0"/>
      <w:divBdr>
        <w:top w:val="none" w:sz="0" w:space="0" w:color="auto"/>
        <w:left w:val="none" w:sz="0" w:space="0" w:color="auto"/>
        <w:bottom w:val="none" w:sz="0" w:space="0" w:color="auto"/>
        <w:right w:val="none" w:sz="0" w:space="0" w:color="auto"/>
      </w:divBdr>
    </w:div>
    <w:div w:id="932931111">
      <w:bodyDiv w:val="1"/>
      <w:marLeft w:val="0"/>
      <w:marRight w:val="0"/>
      <w:marTop w:val="0"/>
      <w:marBottom w:val="0"/>
      <w:divBdr>
        <w:top w:val="none" w:sz="0" w:space="0" w:color="auto"/>
        <w:left w:val="none" w:sz="0" w:space="0" w:color="auto"/>
        <w:bottom w:val="none" w:sz="0" w:space="0" w:color="auto"/>
        <w:right w:val="none" w:sz="0" w:space="0" w:color="auto"/>
      </w:divBdr>
    </w:div>
    <w:div w:id="936057229">
      <w:bodyDiv w:val="1"/>
      <w:marLeft w:val="0"/>
      <w:marRight w:val="0"/>
      <w:marTop w:val="0"/>
      <w:marBottom w:val="0"/>
      <w:divBdr>
        <w:top w:val="none" w:sz="0" w:space="0" w:color="auto"/>
        <w:left w:val="none" w:sz="0" w:space="0" w:color="auto"/>
        <w:bottom w:val="none" w:sz="0" w:space="0" w:color="auto"/>
        <w:right w:val="none" w:sz="0" w:space="0" w:color="auto"/>
      </w:divBdr>
    </w:div>
    <w:div w:id="936644170">
      <w:bodyDiv w:val="1"/>
      <w:marLeft w:val="0"/>
      <w:marRight w:val="0"/>
      <w:marTop w:val="0"/>
      <w:marBottom w:val="0"/>
      <w:divBdr>
        <w:top w:val="none" w:sz="0" w:space="0" w:color="auto"/>
        <w:left w:val="none" w:sz="0" w:space="0" w:color="auto"/>
        <w:bottom w:val="none" w:sz="0" w:space="0" w:color="auto"/>
        <w:right w:val="none" w:sz="0" w:space="0" w:color="auto"/>
      </w:divBdr>
    </w:div>
    <w:div w:id="936867138">
      <w:bodyDiv w:val="1"/>
      <w:marLeft w:val="0"/>
      <w:marRight w:val="0"/>
      <w:marTop w:val="0"/>
      <w:marBottom w:val="0"/>
      <w:divBdr>
        <w:top w:val="none" w:sz="0" w:space="0" w:color="auto"/>
        <w:left w:val="none" w:sz="0" w:space="0" w:color="auto"/>
        <w:bottom w:val="none" w:sz="0" w:space="0" w:color="auto"/>
        <w:right w:val="none" w:sz="0" w:space="0" w:color="auto"/>
      </w:divBdr>
    </w:div>
    <w:div w:id="945190424">
      <w:bodyDiv w:val="1"/>
      <w:marLeft w:val="0"/>
      <w:marRight w:val="0"/>
      <w:marTop w:val="0"/>
      <w:marBottom w:val="0"/>
      <w:divBdr>
        <w:top w:val="none" w:sz="0" w:space="0" w:color="auto"/>
        <w:left w:val="none" w:sz="0" w:space="0" w:color="auto"/>
        <w:bottom w:val="none" w:sz="0" w:space="0" w:color="auto"/>
        <w:right w:val="none" w:sz="0" w:space="0" w:color="auto"/>
      </w:divBdr>
    </w:div>
    <w:div w:id="947541301">
      <w:bodyDiv w:val="1"/>
      <w:marLeft w:val="0"/>
      <w:marRight w:val="0"/>
      <w:marTop w:val="0"/>
      <w:marBottom w:val="0"/>
      <w:divBdr>
        <w:top w:val="none" w:sz="0" w:space="0" w:color="auto"/>
        <w:left w:val="none" w:sz="0" w:space="0" w:color="auto"/>
        <w:bottom w:val="none" w:sz="0" w:space="0" w:color="auto"/>
        <w:right w:val="none" w:sz="0" w:space="0" w:color="auto"/>
      </w:divBdr>
    </w:div>
    <w:div w:id="953631696">
      <w:bodyDiv w:val="1"/>
      <w:marLeft w:val="0"/>
      <w:marRight w:val="0"/>
      <w:marTop w:val="0"/>
      <w:marBottom w:val="0"/>
      <w:divBdr>
        <w:top w:val="none" w:sz="0" w:space="0" w:color="auto"/>
        <w:left w:val="none" w:sz="0" w:space="0" w:color="auto"/>
        <w:bottom w:val="none" w:sz="0" w:space="0" w:color="auto"/>
        <w:right w:val="none" w:sz="0" w:space="0" w:color="auto"/>
      </w:divBdr>
    </w:div>
    <w:div w:id="959995574">
      <w:bodyDiv w:val="1"/>
      <w:marLeft w:val="0"/>
      <w:marRight w:val="0"/>
      <w:marTop w:val="0"/>
      <w:marBottom w:val="0"/>
      <w:divBdr>
        <w:top w:val="none" w:sz="0" w:space="0" w:color="auto"/>
        <w:left w:val="none" w:sz="0" w:space="0" w:color="auto"/>
        <w:bottom w:val="none" w:sz="0" w:space="0" w:color="auto"/>
        <w:right w:val="none" w:sz="0" w:space="0" w:color="auto"/>
      </w:divBdr>
    </w:div>
    <w:div w:id="969896855">
      <w:bodyDiv w:val="1"/>
      <w:marLeft w:val="0"/>
      <w:marRight w:val="0"/>
      <w:marTop w:val="0"/>
      <w:marBottom w:val="0"/>
      <w:divBdr>
        <w:top w:val="none" w:sz="0" w:space="0" w:color="auto"/>
        <w:left w:val="none" w:sz="0" w:space="0" w:color="auto"/>
        <w:bottom w:val="none" w:sz="0" w:space="0" w:color="auto"/>
        <w:right w:val="none" w:sz="0" w:space="0" w:color="auto"/>
      </w:divBdr>
    </w:div>
    <w:div w:id="974599117">
      <w:bodyDiv w:val="1"/>
      <w:marLeft w:val="0"/>
      <w:marRight w:val="0"/>
      <w:marTop w:val="0"/>
      <w:marBottom w:val="0"/>
      <w:divBdr>
        <w:top w:val="none" w:sz="0" w:space="0" w:color="auto"/>
        <w:left w:val="none" w:sz="0" w:space="0" w:color="auto"/>
        <w:bottom w:val="none" w:sz="0" w:space="0" w:color="auto"/>
        <w:right w:val="none" w:sz="0" w:space="0" w:color="auto"/>
      </w:divBdr>
    </w:div>
    <w:div w:id="978074177">
      <w:bodyDiv w:val="1"/>
      <w:marLeft w:val="0"/>
      <w:marRight w:val="0"/>
      <w:marTop w:val="0"/>
      <w:marBottom w:val="0"/>
      <w:divBdr>
        <w:top w:val="none" w:sz="0" w:space="0" w:color="auto"/>
        <w:left w:val="none" w:sz="0" w:space="0" w:color="auto"/>
        <w:bottom w:val="none" w:sz="0" w:space="0" w:color="auto"/>
        <w:right w:val="none" w:sz="0" w:space="0" w:color="auto"/>
      </w:divBdr>
    </w:div>
    <w:div w:id="982806449">
      <w:bodyDiv w:val="1"/>
      <w:marLeft w:val="0"/>
      <w:marRight w:val="0"/>
      <w:marTop w:val="0"/>
      <w:marBottom w:val="0"/>
      <w:divBdr>
        <w:top w:val="none" w:sz="0" w:space="0" w:color="auto"/>
        <w:left w:val="none" w:sz="0" w:space="0" w:color="auto"/>
        <w:bottom w:val="none" w:sz="0" w:space="0" w:color="auto"/>
        <w:right w:val="none" w:sz="0" w:space="0" w:color="auto"/>
      </w:divBdr>
    </w:div>
    <w:div w:id="984119330">
      <w:bodyDiv w:val="1"/>
      <w:marLeft w:val="0"/>
      <w:marRight w:val="0"/>
      <w:marTop w:val="0"/>
      <w:marBottom w:val="0"/>
      <w:divBdr>
        <w:top w:val="none" w:sz="0" w:space="0" w:color="auto"/>
        <w:left w:val="none" w:sz="0" w:space="0" w:color="auto"/>
        <w:bottom w:val="none" w:sz="0" w:space="0" w:color="auto"/>
        <w:right w:val="none" w:sz="0" w:space="0" w:color="auto"/>
      </w:divBdr>
    </w:div>
    <w:div w:id="984819847">
      <w:bodyDiv w:val="1"/>
      <w:marLeft w:val="0"/>
      <w:marRight w:val="0"/>
      <w:marTop w:val="0"/>
      <w:marBottom w:val="0"/>
      <w:divBdr>
        <w:top w:val="none" w:sz="0" w:space="0" w:color="auto"/>
        <w:left w:val="none" w:sz="0" w:space="0" w:color="auto"/>
        <w:bottom w:val="none" w:sz="0" w:space="0" w:color="auto"/>
        <w:right w:val="none" w:sz="0" w:space="0" w:color="auto"/>
      </w:divBdr>
    </w:div>
    <w:div w:id="985009085">
      <w:bodyDiv w:val="1"/>
      <w:marLeft w:val="0"/>
      <w:marRight w:val="0"/>
      <w:marTop w:val="0"/>
      <w:marBottom w:val="0"/>
      <w:divBdr>
        <w:top w:val="none" w:sz="0" w:space="0" w:color="auto"/>
        <w:left w:val="none" w:sz="0" w:space="0" w:color="auto"/>
        <w:bottom w:val="none" w:sz="0" w:space="0" w:color="auto"/>
        <w:right w:val="none" w:sz="0" w:space="0" w:color="auto"/>
      </w:divBdr>
    </w:div>
    <w:div w:id="985162568">
      <w:bodyDiv w:val="1"/>
      <w:marLeft w:val="0"/>
      <w:marRight w:val="0"/>
      <w:marTop w:val="0"/>
      <w:marBottom w:val="0"/>
      <w:divBdr>
        <w:top w:val="none" w:sz="0" w:space="0" w:color="auto"/>
        <w:left w:val="none" w:sz="0" w:space="0" w:color="auto"/>
        <w:bottom w:val="none" w:sz="0" w:space="0" w:color="auto"/>
        <w:right w:val="none" w:sz="0" w:space="0" w:color="auto"/>
      </w:divBdr>
    </w:div>
    <w:div w:id="992879910">
      <w:bodyDiv w:val="1"/>
      <w:marLeft w:val="0"/>
      <w:marRight w:val="0"/>
      <w:marTop w:val="0"/>
      <w:marBottom w:val="0"/>
      <w:divBdr>
        <w:top w:val="none" w:sz="0" w:space="0" w:color="auto"/>
        <w:left w:val="none" w:sz="0" w:space="0" w:color="auto"/>
        <w:bottom w:val="none" w:sz="0" w:space="0" w:color="auto"/>
        <w:right w:val="none" w:sz="0" w:space="0" w:color="auto"/>
      </w:divBdr>
    </w:div>
    <w:div w:id="996617228">
      <w:bodyDiv w:val="1"/>
      <w:marLeft w:val="0"/>
      <w:marRight w:val="0"/>
      <w:marTop w:val="0"/>
      <w:marBottom w:val="0"/>
      <w:divBdr>
        <w:top w:val="none" w:sz="0" w:space="0" w:color="auto"/>
        <w:left w:val="none" w:sz="0" w:space="0" w:color="auto"/>
        <w:bottom w:val="none" w:sz="0" w:space="0" w:color="auto"/>
        <w:right w:val="none" w:sz="0" w:space="0" w:color="auto"/>
      </w:divBdr>
    </w:div>
    <w:div w:id="1000348109">
      <w:bodyDiv w:val="1"/>
      <w:marLeft w:val="0"/>
      <w:marRight w:val="0"/>
      <w:marTop w:val="0"/>
      <w:marBottom w:val="0"/>
      <w:divBdr>
        <w:top w:val="none" w:sz="0" w:space="0" w:color="auto"/>
        <w:left w:val="none" w:sz="0" w:space="0" w:color="auto"/>
        <w:bottom w:val="none" w:sz="0" w:space="0" w:color="auto"/>
        <w:right w:val="none" w:sz="0" w:space="0" w:color="auto"/>
      </w:divBdr>
    </w:div>
    <w:div w:id="1003318978">
      <w:bodyDiv w:val="1"/>
      <w:marLeft w:val="0"/>
      <w:marRight w:val="0"/>
      <w:marTop w:val="0"/>
      <w:marBottom w:val="0"/>
      <w:divBdr>
        <w:top w:val="none" w:sz="0" w:space="0" w:color="auto"/>
        <w:left w:val="none" w:sz="0" w:space="0" w:color="auto"/>
        <w:bottom w:val="none" w:sz="0" w:space="0" w:color="auto"/>
        <w:right w:val="none" w:sz="0" w:space="0" w:color="auto"/>
      </w:divBdr>
    </w:div>
    <w:div w:id="1003821077">
      <w:bodyDiv w:val="1"/>
      <w:marLeft w:val="0"/>
      <w:marRight w:val="0"/>
      <w:marTop w:val="0"/>
      <w:marBottom w:val="0"/>
      <w:divBdr>
        <w:top w:val="none" w:sz="0" w:space="0" w:color="auto"/>
        <w:left w:val="none" w:sz="0" w:space="0" w:color="auto"/>
        <w:bottom w:val="none" w:sz="0" w:space="0" w:color="auto"/>
        <w:right w:val="none" w:sz="0" w:space="0" w:color="auto"/>
      </w:divBdr>
    </w:div>
    <w:div w:id="1010330467">
      <w:bodyDiv w:val="1"/>
      <w:marLeft w:val="0"/>
      <w:marRight w:val="0"/>
      <w:marTop w:val="0"/>
      <w:marBottom w:val="0"/>
      <w:divBdr>
        <w:top w:val="none" w:sz="0" w:space="0" w:color="auto"/>
        <w:left w:val="none" w:sz="0" w:space="0" w:color="auto"/>
        <w:bottom w:val="none" w:sz="0" w:space="0" w:color="auto"/>
        <w:right w:val="none" w:sz="0" w:space="0" w:color="auto"/>
      </w:divBdr>
    </w:div>
    <w:div w:id="1016884120">
      <w:bodyDiv w:val="1"/>
      <w:marLeft w:val="0"/>
      <w:marRight w:val="0"/>
      <w:marTop w:val="0"/>
      <w:marBottom w:val="0"/>
      <w:divBdr>
        <w:top w:val="none" w:sz="0" w:space="0" w:color="auto"/>
        <w:left w:val="none" w:sz="0" w:space="0" w:color="auto"/>
        <w:bottom w:val="none" w:sz="0" w:space="0" w:color="auto"/>
        <w:right w:val="none" w:sz="0" w:space="0" w:color="auto"/>
      </w:divBdr>
    </w:div>
    <w:div w:id="1017200531">
      <w:bodyDiv w:val="1"/>
      <w:marLeft w:val="0"/>
      <w:marRight w:val="0"/>
      <w:marTop w:val="0"/>
      <w:marBottom w:val="0"/>
      <w:divBdr>
        <w:top w:val="none" w:sz="0" w:space="0" w:color="auto"/>
        <w:left w:val="none" w:sz="0" w:space="0" w:color="auto"/>
        <w:bottom w:val="none" w:sz="0" w:space="0" w:color="auto"/>
        <w:right w:val="none" w:sz="0" w:space="0" w:color="auto"/>
      </w:divBdr>
    </w:div>
    <w:div w:id="1018003290">
      <w:bodyDiv w:val="1"/>
      <w:marLeft w:val="0"/>
      <w:marRight w:val="0"/>
      <w:marTop w:val="0"/>
      <w:marBottom w:val="0"/>
      <w:divBdr>
        <w:top w:val="none" w:sz="0" w:space="0" w:color="auto"/>
        <w:left w:val="none" w:sz="0" w:space="0" w:color="auto"/>
        <w:bottom w:val="none" w:sz="0" w:space="0" w:color="auto"/>
        <w:right w:val="none" w:sz="0" w:space="0" w:color="auto"/>
      </w:divBdr>
    </w:div>
    <w:div w:id="1018191019">
      <w:bodyDiv w:val="1"/>
      <w:marLeft w:val="0"/>
      <w:marRight w:val="0"/>
      <w:marTop w:val="0"/>
      <w:marBottom w:val="0"/>
      <w:divBdr>
        <w:top w:val="none" w:sz="0" w:space="0" w:color="auto"/>
        <w:left w:val="none" w:sz="0" w:space="0" w:color="auto"/>
        <w:bottom w:val="none" w:sz="0" w:space="0" w:color="auto"/>
        <w:right w:val="none" w:sz="0" w:space="0" w:color="auto"/>
      </w:divBdr>
    </w:div>
    <w:div w:id="1019502554">
      <w:bodyDiv w:val="1"/>
      <w:marLeft w:val="0"/>
      <w:marRight w:val="0"/>
      <w:marTop w:val="0"/>
      <w:marBottom w:val="0"/>
      <w:divBdr>
        <w:top w:val="none" w:sz="0" w:space="0" w:color="auto"/>
        <w:left w:val="none" w:sz="0" w:space="0" w:color="auto"/>
        <w:bottom w:val="none" w:sz="0" w:space="0" w:color="auto"/>
        <w:right w:val="none" w:sz="0" w:space="0" w:color="auto"/>
      </w:divBdr>
    </w:div>
    <w:div w:id="1019702271">
      <w:bodyDiv w:val="1"/>
      <w:marLeft w:val="0"/>
      <w:marRight w:val="0"/>
      <w:marTop w:val="0"/>
      <w:marBottom w:val="0"/>
      <w:divBdr>
        <w:top w:val="none" w:sz="0" w:space="0" w:color="auto"/>
        <w:left w:val="none" w:sz="0" w:space="0" w:color="auto"/>
        <w:bottom w:val="none" w:sz="0" w:space="0" w:color="auto"/>
        <w:right w:val="none" w:sz="0" w:space="0" w:color="auto"/>
      </w:divBdr>
    </w:div>
    <w:div w:id="1021853175">
      <w:bodyDiv w:val="1"/>
      <w:marLeft w:val="0"/>
      <w:marRight w:val="0"/>
      <w:marTop w:val="0"/>
      <w:marBottom w:val="0"/>
      <w:divBdr>
        <w:top w:val="none" w:sz="0" w:space="0" w:color="auto"/>
        <w:left w:val="none" w:sz="0" w:space="0" w:color="auto"/>
        <w:bottom w:val="none" w:sz="0" w:space="0" w:color="auto"/>
        <w:right w:val="none" w:sz="0" w:space="0" w:color="auto"/>
      </w:divBdr>
    </w:div>
    <w:div w:id="1022786451">
      <w:bodyDiv w:val="1"/>
      <w:marLeft w:val="0"/>
      <w:marRight w:val="0"/>
      <w:marTop w:val="0"/>
      <w:marBottom w:val="0"/>
      <w:divBdr>
        <w:top w:val="none" w:sz="0" w:space="0" w:color="auto"/>
        <w:left w:val="none" w:sz="0" w:space="0" w:color="auto"/>
        <w:bottom w:val="none" w:sz="0" w:space="0" w:color="auto"/>
        <w:right w:val="none" w:sz="0" w:space="0" w:color="auto"/>
      </w:divBdr>
    </w:div>
    <w:div w:id="1024594227">
      <w:bodyDiv w:val="1"/>
      <w:marLeft w:val="0"/>
      <w:marRight w:val="0"/>
      <w:marTop w:val="0"/>
      <w:marBottom w:val="0"/>
      <w:divBdr>
        <w:top w:val="none" w:sz="0" w:space="0" w:color="auto"/>
        <w:left w:val="none" w:sz="0" w:space="0" w:color="auto"/>
        <w:bottom w:val="none" w:sz="0" w:space="0" w:color="auto"/>
        <w:right w:val="none" w:sz="0" w:space="0" w:color="auto"/>
      </w:divBdr>
    </w:div>
    <w:div w:id="1027214182">
      <w:bodyDiv w:val="1"/>
      <w:marLeft w:val="0"/>
      <w:marRight w:val="0"/>
      <w:marTop w:val="0"/>
      <w:marBottom w:val="0"/>
      <w:divBdr>
        <w:top w:val="none" w:sz="0" w:space="0" w:color="auto"/>
        <w:left w:val="none" w:sz="0" w:space="0" w:color="auto"/>
        <w:bottom w:val="none" w:sz="0" w:space="0" w:color="auto"/>
        <w:right w:val="none" w:sz="0" w:space="0" w:color="auto"/>
      </w:divBdr>
    </w:div>
    <w:div w:id="1032149995">
      <w:bodyDiv w:val="1"/>
      <w:marLeft w:val="0"/>
      <w:marRight w:val="0"/>
      <w:marTop w:val="0"/>
      <w:marBottom w:val="0"/>
      <w:divBdr>
        <w:top w:val="none" w:sz="0" w:space="0" w:color="auto"/>
        <w:left w:val="none" w:sz="0" w:space="0" w:color="auto"/>
        <w:bottom w:val="none" w:sz="0" w:space="0" w:color="auto"/>
        <w:right w:val="none" w:sz="0" w:space="0" w:color="auto"/>
      </w:divBdr>
    </w:div>
    <w:div w:id="1036809393">
      <w:bodyDiv w:val="1"/>
      <w:marLeft w:val="0"/>
      <w:marRight w:val="0"/>
      <w:marTop w:val="0"/>
      <w:marBottom w:val="0"/>
      <w:divBdr>
        <w:top w:val="none" w:sz="0" w:space="0" w:color="auto"/>
        <w:left w:val="none" w:sz="0" w:space="0" w:color="auto"/>
        <w:bottom w:val="none" w:sz="0" w:space="0" w:color="auto"/>
        <w:right w:val="none" w:sz="0" w:space="0" w:color="auto"/>
      </w:divBdr>
    </w:div>
    <w:div w:id="1037776664">
      <w:bodyDiv w:val="1"/>
      <w:marLeft w:val="0"/>
      <w:marRight w:val="0"/>
      <w:marTop w:val="0"/>
      <w:marBottom w:val="0"/>
      <w:divBdr>
        <w:top w:val="none" w:sz="0" w:space="0" w:color="auto"/>
        <w:left w:val="none" w:sz="0" w:space="0" w:color="auto"/>
        <w:bottom w:val="none" w:sz="0" w:space="0" w:color="auto"/>
        <w:right w:val="none" w:sz="0" w:space="0" w:color="auto"/>
      </w:divBdr>
    </w:div>
    <w:div w:id="1039206272">
      <w:bodyDiv w:val="1"/>
      <w:marLeft w:val="0"/>
      <w:marRight w:val="0"/>
      <w:marTop w:val="0"/>
      <w:marBottom w:val="0"/>
      <w:divBdr>
        <w:top w:val="none" w:sz="0" w:space="0" w:color="auto"/>
        <w:left w:val="none" w:sz="0" w:space="0" w:color="auto"/>
        <w:bottom w:val="none" w:sz="0" w:space="0" w:color="auto"/>
        <w:right w:val="none" w:sz="0" w:space="0" w:color="auto"/>
      </w:divBdr>
    </w:div>
    <w:div w:id="1039663696">
      <w:bodyDiv w:val="1"/>
      <w:marLeft w:val="0"/>
      <w:marRight w:val="0"/>
      <w:marTop w:val="0"/>
      <w:marBottom w:val="0"/>
      <w:divBdr>
        <w:top w:val="none" w:sz="0" w:space="0" w:color="auto"/>
        <w:left w:val="none" w:sz="0" w:space="0" w:color="auto"/>
        <w:bottom w:val="none" w:sz="0" w:space="0" w:color="auto"/>
        <w:right w:val="none" w:sz="0" w:space="0" w:color="auto"/>
      </w:divBdr>
    </w:div>
    <w:div w:id="1044208356">
      <w:bodyDiv w:val="1"/>
      <w:marLeft w:val="0"/>
      <w:marRight w:val="0"/>
      <w:marTop w:val="0"/>
      <w:marBottom w:val="0"/>
      <w:divBdr>
        <w:top w:val="none" w:sz="0" w:space="0" w:color="auto"/>
        <w:left w:val="none" w:sz="0" w:space="0" w:color="auto"/>
        <w:bottom w:val="none" w:sz="0" w:space="0" w:color="auto"/>
        <w:right w:val="none" w:sz="0" w:space="0" w:color="auto"/>
      </w:divBdr>
    </w:div>
    <w:div w:id="1048188201">
      <w:bodyDiv w:val="1"/>
      <w:marLeft w:val="0"/>
      <w:marRight w:val="0"/>
      <w:marTop w:val="0"/>
      <w:marBottom w:val="0"/>
      <w:divBdr>
        <w:top w:val="none" w:sz="0" w:space="0" w:color="auto"/>
        <w:left w:val="none" w:sz="0" w:space="0" w:color="auto"/>
        <w:bottom w:val="none" w:sz="0" w:space="0" w:color="auto"/>
        <w:right w:val="none" w:sz="0" w:space="0" w:color="auto"/>
      </w:divBdr>
    </w:div>
    <w:div w:id="1054812275">
      <w:bodyDiv w:val="1"/>
      <w:marLeft w:val="0"/>
      <w:marRight w:val="0"/>
      <w:marTop w:val="0"/>
      <w:marBottom w:val="0"/>
      <w:divBdr>
        <w:top w:val="none" w:sz="0" w:space="0" w:color="auto"/>
        <w:left w:val="none" w:sz="0" w:space="0" w:color="auto"/>
        <w:bottom w:val="none" w:sz="0" w:space="0" w:color="auto"/>
        <w:right w:val="none" w:sz="0" w:space="0" w:color="auto"/>
      </w:divBdr>
    </w:div>
    <w:div w:id="1054892398">
      <w:bodyDiv w:val="1"/>
      <w:marLeft w:val="0"/>
      <w:marRight w:val="0"/>
      <w:marTop w:val="0"/>
      <w:marBottom w:val="0"/>
      <w:divBdr>
        <w:top w:val="none" w:sz="0" w:space="0" w:color="auto"/>
        <w:left w:val="none" w:sz="0" w:space="0" w:color="auto"/>
        <w:bottom w:val="none" w:sz="0" w:space="0" w:color="auto"/>
        <w:right w:val="none" w:sz="0" w:space="0" w:color="auto"/>
      </w:divBdr>
    </w:div>
    <w:div w:id="1061559270">
      <w:bodyDiv w:val="1"/>
      <w:marLeft w:val="0"/>
      <w:marRight w:val="0"/>
      <w:marTop w:val="0"/>
      <w:marBottom w:val="0"/>
      <w:divBdr>
        <w:top w:val="none" w:sz="0" w:space="0" w:color="auto"/>
        <w:left w:val="none" w:sz="0" w:space="0" w:color="auto"/>
        <w:bottom w:val="none" w:sz="0" w:space="0" w:color="auto"/>
        <w:right w:val="none" w:sz="0" w:space="0" w:color="auto"/>
      </w:divBdr>
    </w:div>
    <w:div w:id="1061906777">
      <w:bodyDiv w:val="1"/>
      <w:marLeft w:val="0"/>
      <w:marRight w:val="0"/>
      <w:marTop w:val="0"/>
      <w:marBottom w:val="0"/>
      <w:divBdr>
        <w:top w:val="none" w:sz="0" w:space="0" w:color="auto"/>
        <w:left w:val="none" w:sz="0" w:space="0" w:color="auto"/>
        <w:bottom w:val="none" w:sz="0" w:space="0" w:color="auto"/>
        <w:right w:val="none" w:sz="0" w:space="0" w:color="auto"/>
      </w:divBdr>
    </w:div>
    <w:div w:id="1062556839">
      <w:bodyDiv w:val="1"/>
      <w:marLeft w:val="0"/>
      <w:marRight w:val="0"/>
      <w:marTop w:val="0"/>
      <w:marBottom w:val="0"/>
      <w:divBdr>
        <w:top w:val="none" w:sz="0" w:space="0" w:color="auto"/>
        <w:left w:val="none" w:sz="0" w:space="0" w:color="auto"/>
        <w:bottom w:val="none" w:sz="0" w:space="0" w:color="auto"/>
        <w:right w:val="none" w:sz="0" w:space="0" w:color="auto"/>
      </w:divBdr>
    </w:div>
    <w:div w:id="1065176509">
      <w:bodyDiv w:val="1"/>
      <w:marLeft w:val="0"/>
      <w:marRight w:val="0"/>
      <w:marTop w:val="0"/>
      <w:marBottom w:val="0"/>
      <w:divBdr>
        <w:top w:val="none" w:sz="0" w:space="0" w:color="auto"/>
        <w:left w:val="none" w:sz="0" w:space="0" w:color="auto"/>
        <w:bottom w:val="none" w:sz="0" w:space="0" w:color="auto"/>
        <w:right w:val="none" w:sz="0" w:space="0" w:color="auto"/>
      </w:divBdr>
    </w:div>
    <w:div w:id="1071540790">
      <w:bodyDiv w:val="1"/>
      <w:marLeft w:val="0"/>
      <w:marRight w:val="0"/>
      <w:marTop w:val="0"/>
      <w:marBottom w:val="0"/>
      <w:divBdr>
        <w:top w:val="none" w:sz="0" w:space="0" w:color="auto"/>
        <w:left w:val="none" w:sz="0" w:space="0" w:color="auto"/>
        <w:bottom w:val="none" w:sz="0" w:space="0" w:color="auto"/>
        <w:right w:val="none" w:sz="0" w:space="0" w:color="auto"/>
      </w:divBdr>
    </w:div>
    <w:div w:id="1085415658">
      <w:bodyDiv w:val="1"/>
      <w:marLeft w:val="0"/>
      <w:marRight w:val="0"/>
      <w:marTop w:val="0"/>
      <w:marBottom w:val="0"/>
      <w:divBdr>
        <w:top w:val="none" w:sz="0" w:space="0" w:color="auto"/>
        <w:left w:val="none" w:sz="0" w:space="0" w:color="auto"/>
        <w:bottom w:val="none" w:sz="0" w:space="0" w:color="auto"/>
        <w:right w:val="none" w:sz="0" w:space="0" w:color="auto"/>
      </w:divBdr>
    </w:div>
    <w:div w:id="1085565200">
      <w:bodyDiv w:val="1"/>
      <w:marLeft w:val="0"/>
      <w:marRight w:val="0"/>
      <w:marTop w:val="0"/>
      <w:marBottom w:val="0"/>
      <w:divBdr>
        <w:top w:val="none" w:sz="0" w:space="0" w:color="auto"/>
        <w:left w:val="none" w:sz="0" w:space="0" w:color="auto"/>
        <w:bottom w:val="none" w:sz="0" w:space="0" w:color="auto"/>
        <w:right w:val="none" w:sz="0" w:space="0" w:color="auto"/>
      </w:divBdr>
    </w:div>
    <w:div w:id="1085607666">
      <w:bodyDiv w:val="1"/>
      <w:marLeft w:val="0"/>
      <w:marRight w:val="0"/>
      <w:marTop w:val="0"/>
      <w:marBottom w:val="0"/>
      <w:divBdr>
        <w:top w:val="none" w:sz="0" w:space="0" w:color="auto"/>
        <w:left w:val="none" w:sz="0" w:space="0" w:color="auto"/>
        <w:bottom w:val="none" w:sz="0" w:space="0" w:color="auto"/>
        <w:right w:val="none" w:sz="0" w:space="0" w:color="auto"/>
      </w:divBdr>
    </w:div>
    <w:div w:id="1086607815">
      <w:bodyDiv w:val="1"/>
      <w:marLeft w:val="0"/>
      <w:marRight w:val="0"/>
      <w:marTop w:val="0"/>
      <w:marBottom w:val="0"/>
      <w:divBdr>
        <w:top w:val="none" w:sz="0" w:space="0" w:color="auto"/>
        <w:left w:val="none" w:sz="0" w:space="0" w:color="auto"/>
        <w:bottom w:val="none" w:sz="0" w:space="0" w:color="auto"/>
        <w:right w:val="none" w:sz="0" w:space="0" w:color="auto"/>
      </w:divBdr>
    </w:div>
    <w:div w:id="1087969546">
      <w:bodyDiv w:val="1"/>
      <w:marLeft w:val="0"/>
      <w:marRight w:val="0"/>
      <w:marTop w:val="0"/>
      <w:marBottom w:val="0"/>
      <w:divBdr>
        <w:top w:val="none" w:sz="0" w:space="0" w:color="auto"/>
        <w:left w:val="none" w:sz="0" w:space="0" w:color="auto"/>
        <w:bottom w:val="none" w:sz="0" w:space="0" w:color="auto"/>
        <w:right w:val="none" w:sz="0" w:space="0" w:color="auto"/>
      </w:divBdr>
    </w:div>
    <w:div w:id="1089346459">
      <w:bodyDiv w:val="1"/>
      <w:marLeft w:val="0"/>
      <w:marRight w:val="0"/>
      <w:marTop w:val="0"/>
      <w:marBottom w:val="0"/>
      <w:divBdr>
        <w:top w:val="none" w:sz="0" w:space="0" w:color="auto"/>
        <w:left w:val="none" w:sz="0" w:space="0" w:color="auto"/>
        <w:bottom w:val="none" w:sz="0" w:space="0" w:color="auto"/>
        <w:right w:val="none" w:sz="0" w:space="0" w:color="auto"/>
      </w:divBdr>
    </w:div>
    <w:div w:id="1096169218">
      <w:bodyDiv w:val="1"/>
      <w:marLeft w:val="0"/>
      <w:marRight w:val="0"/>
      <w:marTop w:val="0"/>
      <w:marBottom w:val="0"/>
      <w:divBdr>
        <w:top w:val="none" w:sz="0" w:space="0" w:color="auto"/>
        <w:left w:val="none" w:sz="0" w:space="0" w:color="auto"/>
        <w:bottom w:val="none" w:sz="0" w:space="0" w:color="auto"/>
        <w:right w:val="none" w:sz="0" w:space="0" w:color="auto"/>
      </w:divBdr>
    </w:div>
    <w:div w:id="1097363962">
      <w:bodyDiv w:val="1"/>
      <w:marLeft w:val="0"/>
      <w:marRight w:val="0"/>
      <w:marTop w:val="0"/>
      <w:marBottom w:val="0"/>
      <w:divBdr>
        <w:top w:val="none" w:sz="0" w:space="0" w:color="auto"/>
        <w:left w:val="none" w:sz="0" w:space="0" w:color="auto"/>
        <w:bottom w:val="none" w:sz="0" w:space="0" w:color="auto"/>
        <w:right w:val="none" w:sz="0" w:space="0" w:color="auto"/>
      </w:divBdr>
    </w:div>
    <w:div w:id="1100880540">
      <w:bodyDiv w:val="1"/>
      <w:marLeft w:val="0"/>
      <w:marRight w:val="0"/>
      <w:marTop w:val="0"/>
      <w:marBottom w:val="0"/>
      <w:divBdr>
        <w:top w:val="none" w:sz="0" w:space="0" w:color="auto"/>
        <w:left w:val="none" w:sz="0" w:space="0" w:color="auto"/>
        <w:bottom w:val="none" w:sz="0" w:space="0" w:color="auto"/>
        <w:right w:val="none" w:sz="0" w:space="0" w:color="auto"/>
      </w:divBdr>
    </w:div>
    <w:div w:id="1104424654">
      <w:bodyDiv w:val="1"/>
      <w:marLeft w:val="0"/>
      <w:marRight w:val="0"/>
      <w:marTop w:val="0"/>
      <w:marBottom w:val="0"/>
      <w:divBdr>
        <w:top w:val="none" w:sz="0" w:space="0" w:color="auto"/>
        <w:left w:val="none" w:sz="0" w:space="0" w:color="auto"/>
        <w:bottom w:val="none" w:sz="0" w:space="0" w:color="auto"/>
        <w:right w:val="none" w:sz="0" w:space="0" w:color="auto"/>
      </w:divBdr>
      <w:divsChild>
        <w:div w:id="151021593">
          <w:marLeft w:val="0"/>
          <w:marRight w:val="0"/>
          <w:marTop w:val="0"/>
          <w:marBottom w:val="0"/>
          <w:divBdr>
            <w:top w:val="none" w:sz="0" w:space="0" w:color="auto"/>
            <w:left w:val="none" w:sz="0" w:space="0" w:color="auto"/>
            <w:bottom w:val="none" w:sz="0" w:space="0" w:color="auto"/>
            <w:right w:val="none" w:sz="0" w:space="0" w:color="auto"/>
          </w:divBdr>
        </w:div>
        <w:div w:id="355885251">
          <w:marLeft w:val="0"/>
          <w:marRight w:val="0"/>
          <w:marTop w:val="0"/>
          <w:marBottom w:val="0"/>
          <w:divBdr>
            <w:top w:val="none" w:sz="0" w:space="0" w:color="auto"/>
            <w:left w:val="none" w:sz="0" w:space="0" w:color="auto"/>
            <w:bottom w:val="none" w:sz="0" w:space="0" w:color="auto"/>
            <w:right w:val="none" w:sz="0" w:space="0" w:color="auto"/>
          </w:divBdr>
        </w:div>
        <w:div w:id="666246378">
          <w:marLeft w:val="0"/>
          <w:marRight w:val="0"/>
          <w:marTop w:val="0"/>
          <w:marBottom w:val="0"/>
          <w:divBdr>
            <w:top w:val="none" w:sz="0" w:space="0" w:color="auto"/>
            <w:left w:val="none" w:sz="0" w:space="0" w:color="auto"/>
            <w:bottom w:val="none" w:sz="0" w:space="0" w:color="auto"/>
            <w:right w:val="none" w:sz="0" w:space="0" w:color="auto"/>
          </w:divBdr>
        </w:div>
        <w:div w:id="1084380869">
          <w:marLeft w:val="0"/>
          <w:marRight w:val="0"/>
          <w:marTop w:val="0"/>
          <w:marBottom w:val="0"/>
          <w:divBdr>
            <w:top w:val="none" w:sz="0" w:space="0" w:color="auto"/>
            <w:left w:val="none" w:sz="0" w:space="0" w:color="auto"/>
            <w:bottom w:val="none" w:sz="0" w:space="0" w:color="auto"/>
            <w:right w:val="none" w:sz="0" w:space="0" w:color="auto"/>
          </w:divBdr>
        </w:div>
        <w:div w:id="1163549566">
          <w:marLeft w:val="0"/>
          <w:marRight w:val="0"/>
          <w:marTop w:val="0"/>
          <w:marBottom w:val="0"/>
          <w:divBdr>
            <w:top w:val="none" w:sz="0" w:space="0" w:color="auto"/>
            <w:left w:val="none" w:sz="0" w:space="0" w:color="auto"/>
            <w:bottom w:val="none" w:sz="0" w:space="0" w:color="auto"/>
            <w:right w:val="none" w:sz="0" w:space="0" w:color="auto"/>
          </w:divBdr>
        </w:div>
        <w:div w:id="1405370737">
          <w:marLeft w:val="0"/>
          <w:marRight w:val="0"/>
          <w:marTop w:val="0"/>
          <w:marBottom w:val="0"/>
          <w:divBdr>
            <w:top w:val="none" w:sz="0" w:space="0" w:color="auto"/>
            <w:left w:val="none" w:sz="0" w:space="0" w:color="auto"/>
            <w:bottom w:val="none" w:sz="0" w:space="0" w:color="auto"/>
            <w:right w:val="none" w:sz="0" w:space="0" w:color="auto"/>
          </w:divBdr>
        </w:div>
        <w:div w:id="1611550640">
          <w:marLeft w:val="0"/>
          <w:marRight w:val="0"/>
          <w:marTop w:val="0"/>
          <w:marBottom w:val="0"/>
          <w:divBdr>
            <w:top w:val="none" w:sz="0" w:space="0" w:color="auto"/>
            <w:left w:val="none" w:sz="0" w:space="0" w:color="auto"/>
            <w:bottom w:val="none" w:sz="0" w:space="0" w:color="auto"/>
            <w:right w:val="none" w:sz="0" w:space="0" w:color="auto"/>
          </w:divBdr>
        </w:div>
      </w:divsChild>
    </w:div>
    <w:div w:id="1110276498">
      <w:bodyDiv w:val="1"/>
      <w:marLeft w:val="0"/>
      <w:marRight w:val="0"/>
      <w:marTop w:val="0"/>
      <w:marBottom w:val="0"/>
      <w:divBdr>
        <w:top w:val="none" w:sz="0" w:space="0" w:color="auto"/>
        <w:left w:val="none" w:sz="0" w:space="0" w:color="auto"/>
        <w:bottom w:val="none" w:sz="0" w:space="0" w:color="auto"/>
        <w:right w:val="none" w:sz="0" w:space="0" w:color="auto"/>
      </w:divBdr>
    </w:div>
    <w:div w:id="1117021663">
      <w:bodyDiv w:val="1"/>
      <w:marLeft w:val="0"/>
      <w:marRight w:val="0"/>
      <w:marTop w:val="0"/>
      <w:marBottom w:val="0"/>
      <w:divBdr>
        <w:top w:val="none" w:sz="0" w:space="0" w:color="auto"/>
        <w:left w:val="none" w:sz="0" w:space="0" w:color="auto"/>
        <w:bottom w:val="none" w:sz="0" w:space="0" w:color="auto"/>
        <w:right w:val="none" w:sz="0" w:space="0" w:color="auto"/>
      </w:divBdr>
    </w:div>
    <w:div w:id="1120298652">
      <w:bodyDiv w:val="1"/>
      <w:marLeft w:val="0"/>
      <w:marRight w:val="0"/>
      <w:marTop w:val="0"/>
      <w:marBottom w:val="0"/>
      <w:divBdr>
        <w:top w:val="none" w:sz="0" w:space="0" w:color="auto"/>
        <w:left w:val="none" w:sz="0" w:space="0" w:color="auto"/>
        <w:bottom w:val="none" w:sz="0" w:space="0" w:color="auto"/>
        <w:right w:val="none" w:sz="0" w:space="0" w:color="auto"/>
      </w:divBdr>
    </w:div>
    <w:div w:id="1121419174">
      <w:bodyDiv w:val="1"/>
      <w:marLeft w:val="0"/>
      <w:marRight w:val="0"/>
      <w:marTop w:val="0"/>
      <w:marBottom w:val="0"/>
      <w:divBdr>
        <w:top w:val="none" w:sz="0" w:space="0" w:color="auto"/>
        <w:left w:val="none" w:sz="0" w:space="0" w:color="auto"/>
        <w:bottom w:val="none" w:sz="0" w:space="0" w:color="auto"/>
        <w:right w:val="none" w:sz="0" w:space="0" w:color="auto"/>
      </w:divBdr>
    </w:div>
    <w:div w:id="1124497231">
      <w:bodyDiv w:val="1"/>
      <w:marLeft w:val="0"/>
      <w:marRight w:val="0"/>
      <w:marTop w:val="0"/>
      <w:marBottom w:val="0"/>
      <w:divBdr>
        <w:top w:val="none" w:sz="0" w:space="0" w:color="auto"/>
        <w:left w:val="none" w:sz="0" w:space="0" w:color="auto"/>
        <w:bottom w:val="none" w:sz="0" w:space="0" w:color="auto"/>
        <w:right w:val="none" w:sz="0" w:space="0" w:color="auto"/>
      </w:divBdr>
    </w:div>
    <w:div w:id="1131552524">
      <w:bodyDiv w:val="1"/>
      <w:marLeft w:val="0"/>
      <w:marRight w:val="0"/>
      <w:marTop w:val="0"/>
      <w:marBottom w:val="0"/>
      <w:divBdr>
        <w:top w:val="none" w:sz="0" w:space="0" w:color="auto"/>
        <w:left w:val="none" w:sz="0" w:space="0" w:color="auto"/>
        <w:bottom w:val="none" w:sz="0" w:space="0" w:color="auto"/>
        <w:right w:val="none" w:sz="0" w:space="0" w:color="auto"/>
      </w:divBdr>
    </w:div>
    <w:div w:id="1132752869">
      <w:bodyDiv w:val="1"/>
      <w:marLeft w:val="0"/>
      <w:marRight w:val="0"/>
      <w:marTop w:val="0"/>
      <w:marBottom w:val="0"/>
      <w:divBdr>
        <w:top w:val="none" w:sz="0" w:space="0" w:color="auto"/>
        <w:left w:val="none" w:sz="0" w:space="0" w:color="auto"/>
        <w:bottom w:val="none" w:sz="0" w:space="0" w:color="auto"/>
        <w:right w:val="none" w:sz="0" w:space="0" w:color="auto"/>
      </w:divBdr>
    </w:div>
    <w:div w:id="1136803149">
      <w:bodyDiv w:val="1"/>
      <w:marLeft w:val="0"/>
      <w:marRight w:val="0"/>
      <w:marTop w:val="0"/>
      <w:marBottom w:val="0"/>
      <w:divBdr>
        <w:top w:val="none" w:sz="0" w:space="0" w:color="auto"/>
        <w:left w:val="none" w:sz="0" w:space="0" w:color="auto"/>
        <w:bottom w:val="none" w:sz="0" w:space="0" w:color="auto"/>
        <w:right w:val="none" w:sz="0" w:space="0" w:color="auto"/>
      </w:divBdr>
    </w:div>
    <w:div w:id="1146895526">
      <w:bodyDiv w:val="1"/>
      <w:marLeft w:val="0"/>
      <w:marRight w:val="0"/>
      <w:marTop w:val="0"/>
      <w:marBottom w:val="0"/>
      <w:divBdr>
        <w:top w:val="none" w:sz="0" w:space="0" w:color="auto"/>
        <w:left w:val="none" w:sz="0" w:space="0" w:color="auto"/>
        <w:bottom w:val="none" w:sz="0" w:space="0" w:color="auto"/>
        <w:right w:val="none" w:sz="0" w:space="0" w:color="auto"/>
      </w:divBdr>
    </w:div>
    <w:div w:id="1148598148">
      <w:bodyDiv w:val="1"/>
      <w:marLeft w:val="0"/>
      <w:marRight w:val="0"/>
      <w:marTop w:val="0"/>
      <w:marBottom w:val="0"/>
      <w:divBdr>
        <w:top w:val="none" w:sz="0" w:space="0" w:color="auto"/>
        <w:left w:val="none" w:sz="0" w:space="0" w:color="auto"/>
        <w:bottom w:val="none" w:sz="0" w:space="0" w:color="auto"/>
        <w:right w:val="none" w:sz="0" w:space="0" w:color="auto"/>
      </w:divBdr>
    </w:div>
    <w:div w:id="1150292369">
      <w:bodyDiv w:val="1"/>
      <w:marLeft w:val="0"/>
      <w:marRight w:val="0"/>
      <w:marTop w:val="0"/>
      <w:marBottom w:val="0"/>
      <w:divBdr>
        <w:top w:val="none" w:sz="0" w:space="0" w:color="auto"/>
        <w:left w:val="none" w:sz="0" w:space="0" w:color="auto"/>
        <w:bottom w:val="none" w:sz="0" w:space="0" w:color="auto"/>
        <w:right w:val="none" w:sz="0" w:space="0" w:color="auto"/>
      </w:divBdr>
    </w:div>
    <w:div w:id="1152454437">
      <w:bodyDiv w:val="1"/>
      <w:marLeft w:val="0"/>
      <w:marRight w:val="0"/>
      <w:marTop w:val="0"/>
      <w:marBottom w:val="0"/>
      <w:divBdr>
        <w:top w:val="none" w:sz="0" w:space="0" w:color="auto"/>
        <w:left w:val="none" w:sz="0" w:space="0" w:color="auto"/>
        <w:bottom w:val="none" w:sz="0" w:space="0" w:color="auto"/>
        <w:right w:val="none" w:sz="0" w:space="0" w:color="auto"/>
      </w:divBdr>
    </w:div>
    <w:div w:id="1153837089">
      <w:bodyDiv w:val="1"/>
      <w:marLeft w:val="0"/>
      <w:marRight w:val="0"/>
      <w:marTop w:val="0"/>
      <w:marBottom w:val="0"/>
      <w:divBdr>
        <w:top w:val="none" w:sz="0" w:space="0" w:color="auto"/>
        <w:left w:val="none" w:sz="0" w:space="0" w:color="auto"/>
        <w:bottom w:val="none" w:sz="0" w:space="0" w:color="auto"/>
        <w:right w:val="none" w:sz="0" w:space="0" w:color="auto"/>
      </w:divBdr>
    </w:div>
    <w:div w:id="1158963363">
      <w:bodyDiv w:val="1"/>
      <w:marLeft w:val="0"/>
      <w:marRight w:val="0"/>
      <w:marTop w:val="0"/>
      <w:marBottom w:val="0"/>
      <w:divBdr>
        <w:top w:val="none" w:sz="0" w:space="0" w:color="auto"/>
        <w:left w:val="none" w:sz="0" w:space="0" w:color="auto"/>
        <w:bottom w:val="none" w:sz="0" w:space="0" w:color="auto"/>
        <w:right w:val="none" w:sz="0" w:space="0" w:color="auto"/>
      </w:divBdr>
    </w:div>
    <w:div w:id="1159729372">
      <w:bodyDiv w:val="1"/>
      <w:marLeft w:val="0"/>
      <w:marRight w:val="0"/>
      <w:marTop w:val="0"/>
      <w:marBottom w:val="0"/>
      <w:divBdr>
        <w:top w:val="none" w:sz="0" w:space="0" w:color="auto"/>
        <w:left w:val="none" w:sz="0" w:space="0" w:color="auto"/>
        <w:bottom w:val="none" w:sz="0" w:space="0" w:color="auto"/>
        <w:right w:val="none" w:sz="0" w:space="0" w:color="auto"/>
      </w:divBdr>
    </w:div>
    <w:div w:id="1169491172">
      <w:bodyDiv w:val="1"/>
      <w:marLeft w:val="0"/>
      <w:marRight w:val="0"/>
      <w:marTop w:val="0"/>
      <w:marBottom w:val="0"/>
      <w:divBdr>
        <w:top w:val="none" w:sz="0" w:space="0" w:color="auto"/>
        <w:left w:val="none" w:sz="0" w:space="0" w:color="auto"/>
        <w:bottom w:val="none" w:sz="0" w:space="0" w:color="auto"/>
        <w:right w:val="none" w:sz="0" w:space="0" w:color="auto"/>
      </w:divBdr>
    </w:div>
    <w:div w:id="1176119012">
      <w:bodyDiv w:val="1"/>
      <w:marLeft w:val="0"/>
      <w:marRight w:val="0"/>
      <w:marTop w:val="0"/>
      <w:marBottom w:val="0"/>
      <w:divBdr>
        <w:top w:val="none" w:sz="0" w:space="0" w:color="auto"/>
        <w:left w:val="none" w:sz="0" w:space="0" w:color="auto"/>
        <w:bottom w:val="none" w:sz="0" w:space="0" w:color="auto"/>
        <w:right w:val="none" w:sz="0" w:space="0" w:color="auto"/>
      </w:divBdr>
    </w:div>
    <w:div w:id="1178498723">
      <w:bodyDiv w:val="1"/>
      <w:marLeft w:val="0"/>
      <w:marRight w:val="0"/>
      <w:marTop w:val="0"/>
      <w:marBottom w:val="0"/>
      <w:divBdr>
        <w:top w:val="none" w:sz="0" w:space="0" w:color="auto"/>
        <w:left w:val="none" w:sz="0" w:space="0" w:color="auto"/>
        <w:bottom w:val="none" w:sz="0" w:space="0" w:color="auto"/>
        <w:right w:val="none" w:sz="0" w:space="0" w:color="auto"/>
      </w:divBdr>
    </w:div>
    <w:div w:id="1180587865">
      <w:bodyDiv w:val="1"/>
      <w:marLeft w:val="0"/>
      <w:marRight w:val="0"/>
      <w:marTop w:val="0"/>
      <w:marBottom w:val="0"/>
      <w:divBdr>
        <w:top w:val="none" w:sz="0" w:space="0" w:color="auto"/>
        <w:left w:val="none" w:sz="0" w:space="0" w:color="auto"/>
        <w:bottom w:val="none" w:sz="0" w:space="0" w:color="auto"/>
        <w:right w:val="none" w:sz="0" w:space="0" w:color="auto"/>
      </w:divBdr>
    </w:div>
    <w:div w:id="1180654956">
      <w:bodyDiv w:val="1"/>
      <w:marLeft w:val="0"/>
      <w:marRight w:val="0"/>
      <w:marTop w:val="0"/>
      <w:marBottom w:val="0"/>
      <w:divBdr>
        <w:top w:val="none" w:sz="0" w:space="0" w:color="auto"/>
        <w:left w:val="none" w:sz="0" w:space="0" w:color="auto"/>
        <w:bottom w:val="none" w:sz="0" w:space="0" w:color="auto"/>
        <w:right w:val="none" w:sz="0" w:space="0" w:color="auto"/>
      </w:divBdr>
    </w:div>
    <w:div w:id="1183544462">
      <w:bodyDiv w:val="1"/>
      <w:marLeft w:val="0"/>
      <w:marRight w:val="0"/>
      <w:marTop w:val="0"/>
      <w:marBottom w:val="0"/>
      <w:divBdr>
        <w:top w:val="none" w:sz="0" w:space="0" w:color="auto"/>
        <w:left w:val="none" w:sz="0" w:space="0" w:color="auto"/>
        <w:bottom w:val="none" w:sz="0" w:space="0" w:color="auto"/>
        <w:right w:val="none" w:sz="0" w:space="0" w:color="auto"/>
      </w:divBdr>
    </w:div>
    <w:div w:id="1185284519">
      <w:bodyDiv w:val="1"/>
      <w:marLeft w:val="0"/>
      <w:marRight w:val="0"/>
      <w:marTop w:val="0"/>
      <w:marBottom w:val="0"/>
      <w:divBdr>
        <w:top w:val="none" w:sz="0" w:space="0" w:color="auto"/>
        <w:left w:val="none" w:sz="0" w:space="0" w:color="auto"/>
        <w:bottom w:val="none" w:sz="0" w:space="0" w:color="auto"/>
        <w:right w:val="none" w:sz="0" w:space="0" w:color="auto"/>
      </w:divBdr>
    </w:div>
    <w:div w:id="1185899624">
      <w:bodyDiv w:val="1"/>
      <w:marLeft w:val="0"/>
      <w:marRight w:val="0"/>
      <w:marTop w:val="0"/>
      <w:marBottom w:val="0"/>
      <w:divBdr>
        <w:top w:val="none" w:sz="0" w:space="0" w:color="auto"/>
        <w:left w:val="none" w:sz="0" w:space="0" w:color="auto"/>
        <w:bottom w:val="none" w:sz="0" w:space="0" w:color="auto"/>
        <w:right w:val="none" w:sz="0" w:space="0" w:color="auto"/>
      </w:divBdr>
    </w:div>
    <w:div w:id="1189758236">
      <w:bodyDiv w:val="1"/>
      <w:marLeft w:val="0"/>
      <w:marRight w:val="0"/>
      <w:marTop w:val="0"/>
      <w:marBottom w:val="0"/>
      <w:divBdr>
        <w:top w:val="none" w:sz="0" w:space="0" w:color="auto"/>
        <w:left w:val="none" w:sz="0" w:space="0" w:color="auto"/>
        <w:bottom w:val="none" w:sz="0" w:space="0" w:color="auto"/>
        <w:right w:val="none" w:sz="0" w:space="0" w:color="auto"/>
      </w:divBdr>
    </w:div>
    <w:div w:id="1189951034">
      <w:bodyDiv w:val="1"/>
      <w:marLeft w:val="0"/>
      <w:marRight w:val="0"/>
      <w:marTop w:val="0"/>
      <w:marBottom w:val="0"/>
      <w:divBdr>
        <w:top w:val="none" w:sz="0" w:space="0" w:color="auto"/>
        <w:left w:val="none" w:sz="0" w:space="0" w:color="auto"/>
        <w:bottom w:val="none" w:sz="0" w:space="0" w:color="auto"/>
        <w:right w:val="none" w:sz="0" w:space="0" w:color="auto"/>
      </w:divBdr>
    </w:div>
    <w:div w:id="1191339452">
      <w:bodyDiv w:val="1"/>
      <w:marLeft w:val="0"/>
      <w:marRight w:val="0"/>
      <w:marTop w:val="0"/>
      <w:marBottom w:val="0"/>
      <w:divBdr>
        <w:top w:val="none" w:sz="0" w:space="0" w:color="auto"/>
        <w:left w:val="none" w:sz="0" w:space="0" w:color="auto"/>
        <w:bottom w:val="none" w:sz="0" w:space="0" w:color="auto"/>
        <w:right w:val="none" w:sz="0" w:space="0" w:color="auto"/>
      </w:divBdr>
    </w:div>
    <w:div w:id="1192305492">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0775142">
      <w:bodyDiv w:val="1"/>
      <w:marLeft w:val="0"/>
      <w:marRight w:val="0"/>
      <w:marTop w:val="0"/>
      <w:marBottom w:val="0"/>
      <w:divBdr>
        <w:top w:val="none" w:sz="0" w:space="0" w:color="auto"/>
        <w:left w:val="none" w:sz="0" w:space="0" w:color="auto"/>
        <w:bottom w:val="none" w:sz="0" w:space="0" w:color="auto"/>
        <w:right w:val="none" w:sz="0" w:space="0" w:color="auto"/>
      </w:divBdr>
    </w:div>
    <w:div w:id="1201672288">
      <w:bodyDiv w:val="1"/>
      <w:marLeft w:val="0"/>
      <w:marRight w:val="0"/>
      <w:marTop w:val="0"/>
      <w:marBottom w:val="0"/>
      <w:divBdr>
        <w:top w:val="none" w:sz="0" w:space="0" w:color="auto"/>
        <w:left w:val="none" w:sz="0" w:space="0" w:color="auto"/>
        <w:bottom w:val="none" w:sz="0" w:space="0" w:color="auto"/>
        <w:right w:val="none" w:sz="0" w:space="0" w:color="auto"/>
      </w:divBdr>
    </w:div>
    <w:div w:id="1205367535">
      <w:bodyDiv w:val="1"/>
      <w:marLeft w:val="0"/>
      <w:marRight w:val="0"/>
      <w:marTop w:val="0"/>
      <w:marBottom w:val="0"/>
      <w:divBdr>
        <w:top w:val="none" w:sz="0" w:space="0" w:color="auto"/>
        <w:left w:val="none" w:sz="0" w:space="0" w:color="auto"/>
        <w:bottom w:val="none" w:sz="0" w:space="0" w:color="auto"/>
        <w:right w:val="none" w:sz="0" w:space="0" w:color="auto"/>
      </w:divBdr>
    </w:div>
    <w:div w:id="1206677728">
      <w:bodyDiv w:val="1"/>
      <w:marLeft w:val="0"/>
      <w:marRight w:val="0"/>
      <w:marTop w:val="0"/>
      <w:marBottom w:val="0"/>
      <w:divBdr>
        <w:top w:val="none" w:sz="0" w:space="0" w:color="auto"/>
        <w:left w:val="none" w:sz="0" w:space="0" w:color="auto"/>
        <w:bottom w:val="none" w:sz="0" w:space="0" w:color="auto"/>
        <w:right w:val="none" w:sz="0" w:space="0" w:color="auto"/>
      </w:divBdr>
    </w:div>
    <w:div w:id="1212619057">
      <w:bodyDiv w:val="1"/>
      <w:marLeft w:val="0"/>
      <w:marRight w:val="0"/>
      <w:marTop w:val="0"/>
      <w:marBottom w:val="0"/>
      <w:divBdr>
        <w:top w:val="none" w:sz="0" w:space="0" w:color="auto"/>
        <w:left w:val="none" w:sz="0" w:space="0" w:color="auto"/>
        <w:bottom w:val="none" w:sz="0" w:space="0" w:color="auto"/>
        <w:right w:val="none" w:sz="0" w:space="0" w:color="auto"/>
      </w:divBdr>
    </w:div>
    <w:div w:id="1212693104">
      <w:bodyDiv w:val="1"/>
      <w:marLeft w:val="0"/>
      <w:marRight w:val="0"/>
      <w:marTop w:val="0"/>
      <w:marBottom w:val="0"/>
      <w:divBdr>
        <w:top w:val="none" w:sz="0" w:space="0" w:color="auto"/>
        <w:left w:val="none" w:sz="0" w:space="0" w:color="auto"/>
        <w:bottom w:val="none" w:sz="0" w:space="0" w:color="auto"/>
        <w:right w:val="none" w:sz="0" w:space="0" w:color="auto"/>
      </w:divBdr>
    </w:div>
    <w:div w:id="1215854620">
      <w:bodyDiv w:val="1"/>
      <w:marLeft w:val="0"/>
      <w:marRight w:val="0"/>
      <w:marTop w:val="0"/>
      <w:marBottom w:val="0"/>
      <w:divBdr>
        <w:top w:val="none" w:sz="0" w:space="0" w:color="auto"/>
        <w:left w:val="none" w:sz="0" w:space="0" w:color="auto"/>
        <w:bottom w:val="none" w:sz="0" w:space="0" w:color="auto"/>
        <w:right w:val="none" w:sz="0" w:space="0" w:color="auto"/>
      </w:divBdr>
    </w:div>
    <w:div w:id="1216426198">
      <w:bodyDiv w:val="1"/>
      <w:marLeft w:val="0"/>
      <w:marRight w:val="0"/>
      <w:marTop w:val="0"/>
      <w:marBottom w:val="0"/>
      <w:divBdr>
        <w:top w:val="none" w:sz="0" w:space="0" w:color="auto"/>
        <w:left w:val="none" w:sz="0" w:space="0" w:color="auto"/>
        <w:bottom w:val="none" w:sz="0" w:space="0" w:color="auto"/>
        <w:right w:val="none" w:sz="0" w:space="0" w:color="auto"/>
      </w:divBdr>
    </w:div>
    <w:div w:id="1222054895">
      <w:bodyDiv w:val="1"/>
      <w:marLeft w:val="0"/>
      <w:marRight w:val="0"/>
      <w:marTop w:val="0"/>
      <w:marBottom w:val="0"/>
      <w:divBdr>
        <w:top w:val="none" w:sz="0" w:space="0" w:color="auto"/>
        <w:left w:val="none" w:sz="0" w:space="0" w:color="auto"/>
        <w:bottom w:val="none" w:sz="0" w:space="0" w:color="auto"/>
        <w:right w:val="none" w:sz="0" w:space="0" w:color="auto"/>
      </w:divBdr>
    </w:div>
    <w:div w:id="1222256750">
      <w:bodyDiv w:val="1"/>
      <w:marLeft w:val="0"/>
      <w:marRight w:val="0"/>
      <w:marTop w:val="0"/>
      <w:marBottom w:val="0"/>
      <w:divBdr>
        <w:top w:val="none" w:sz="0" w:space="0" w:color="auto"/>
        <w:left w:val="none" w:sz="0" w:space="0" w:color="auto"/>
        <w:bottom w:val="none" w:sz="0" w:space="0" w:color="auto"/>
        <w:right w:val="none" w:sz="0" w:space="0" w:color="auto"/>
      </w:divBdr>
    </w:div>
    <w:div w:id="1231040821">
      <w:bodyDiv w:val="1"/>
      <w:marLeft w:val="0"/>
      <w:marRight w:val="0"/>
      <w:marTop w:val="0"/>
      <w:marBottom w:val="0"/>
      <w:divBdr>
        <w:top w:val="none" w:sz="0" w:space="0" w:color="auto"/>
        <w:left w:val="none" w:sz="0" w:space="0" w:color="auto"/>
        <w:bottom w:val="none" w:sz="0" w:space="0" w:color="auto"/>
        <w:right w:val="none" w:sz="0" w:space="0" w:color="auto"/>
      </w:divBdr>
    </w:div>
    <w:div w:id="1238636170">
      <w:bodyDiv w:val="1"/>
      <w:marLeft w:val="0"/>
      <w:marRight w:val="0"/>
      <w:marTop w:val="0"/>
      <w:marBottom w:val="0"/>
      <w:divBdr>
        <w:top w:val="none" w:sz="0" w:space="0" w:color="auto"/>
        <w:left w:val="none" w:sz="0" w:space="0" w:color="auto"/>
        <w:bottom w:val="none" w:sz="0" w:space="0" w:color="auto"/>
        <w:right w:val="none" w:sz="0" w:space="0" w:color="auto"/>
      </w:divBdr>
    </w:div>
    <w:div w:id="1241522129">
      <w:bodyDiv w:val="1"/>
      <w:marLeft w:val="0"/>
      <w:marRight w:val="0"/>
      <w:marTop w:val="0"/>
      <w:marBottom w:val="0"/>
      <w:divBdr>
        <w:top w:val="none" w:sz="0" w:space="0" w:color="auto"/>
        <w:left w:val="none" w:sz="0" w:space="0" w:color="auto"/>
        <w:bottom w:val="none" w:sz="0" w:space="0" w:color="auto"/>
        <w:right w:val="none" w:sz="0" w:space="0" w:color="auto"/>
      </w:divBdr>
    </w:div>
    <w:div w:id="1247614389">
      <w:bodyDiv w:val="1"/>
      <w:marLeft w:val="0"/>
      <w:marRight w:val="0"/>
      <w:marTop w:val="0"/>
      <w:marBottom w:val="0"/>
      <w:divBdr>
        <w:top w:val="none" w:sz="0" w:space="0" w:color="auto"/>
        <w:left w:val="none" w:sz="0" w:space="0" w:color="auto"/>
        <w:bottom w:val="none" w:sz="0" w:space="0" w:color="auto"/>
        <w:right w:val="none" w:sz="0" w:space="0" w:color="auto"/>
      </w:divBdr>
    </w:div>
    <w:div w:id="1250381688">
      <w:bodyDiv w:val="1"/>
      <w:marLeft w:val="0"/>
      <w:marRight w:val="0"/>
      <w:marTop w:val="0"/>
      <w:marBottom w:val="0"/>
      <w:divBdr>
        <w:top w:val="none" w:sz="0" w:space="0" w:color="auto"/>
        <w:left w:val="none" w:sz="0" w:space="0" w:color="auto"/>
        <w:bottom w:val="none" w:sz="0" w:space="0" w:color="auto"/>
        <w:right w:val="none" w:sz="0" w:space="0" w:color="auto"/>
      </w:divBdr>
    </w:div>
    <w:div w:id="1257907136">
      <w:bodyDiv w:val="1"/>
      <w:marLeft w:val="0"/>
      <w:marRight w:val="0"/>
      <w:marTop w:val="0"/>
      <w:marBottom w:val="0"/>
      <w:divBdr>
        <w:top w:val="none" w:sz="0" w:space="0" w:color="auto"/>
        <w:left w:val="none" w:sz="0" w:space="0" w:color="auto"/>
        <w:bottom w:val="none" w:sz="0" w:space="0" w:color="auto"/>
        <w:right w:val="none" w:sz="0" w:space="0" w:color="auto"/>
      </w:divBdr>
    </w:div>
    <w:div w:id="1260210769">
      <w:bodyDiv w:val="1"/>
      <w:marLeft w:val="0"/>
      <w:marRight w:val="0"/>
      <w:marTop w:val="0"/>
      <w:marBottom w:val="0"/>
      <w:divBdr>
        <w:top w:val="none" w:sz="0" w:space="0" w:color="auto"/>
        <w:left w:val="none" w:sz="0" w:space="0" w:color="auto"/>
        <w:bottom w:val="none" w:sz="0" w:space="0" w:color="auto"/>
        <w:right w:val="none" w:sz="0" w:space="0" w:color="auto"/>
      </w:divBdr>
    </w:div>
    <w:div w:id="1260215887">
      <w:bodyDiv w:val="1"/>
      <w:marLeft w:val="0"/>
      <w:marRight w:val="0"/>
      <w:marTop w:val="0"/>
      <w:marBottom w:val="0"/>
      <w:divBdr>
        <w:top w:val="none" w:sz="0" w:space="0" w:color="auto"/>
        <w:left w:val="none" w:sz="0" w:space="0" w:color="auto"/>
        <w:bottom w:val="none" w:sz="0" w:space="0" w:color="auto"/>
        <w:right w:val="none" w:sz="0" w:space="0" w:color="auto"/>
      </w:divBdr>
    </w:div>
    <w:div w:id="1261600034">
      <w:bodyDiv w:val="1"/>
      <w:marLeft w:val="0"/>
      <w:marRight w:val="0"/>
      <w:marTop w:val="0"/>
      <w:marBottom w:val="0"/>
      <w:divBdr>
        <w:top w:val="none" w:sz="0" w:space="0" w:color="auto"/>
        <w:left w:val="none" w:sz="0" w:space="0" w:color="auto"/>
        <w:bottom w:val="none" w:sz="0" w:space="0" w:color="auto"/>
        <w:right w:val="none" w:sz="0" w:space="0" w:color="auto"/>
      </w:divBdr>
    </w:div>
    <w:div w:id="1265268071">
      <w:bodyDiv w:val="1"/>
      <w:marLeft w:val="0"/>
      <w:marRight w:val="0"/>
      <w:marTop w:val="0"/>
      <w:marBottom w:val="0"/>
      <w:divBdr>
        <w:top w:val="none" w:sz="0" w:space="0" w:color="auto"/>
        <w:left w:val="none" w:sz="0" w:space="0" w:color="auto"/>
        <w:bottom w:val="none" w:sz="0" w:space="0" w:color="auto"/>
        <w:right w:val="none" w:sz="0" w:space="0" w:color="auto"/>
      </w:divBdr>
    </w:div>
    <w:div w:id="1267075955">
      <w:bodyDiv w:val="1"/>
      <w:marLeft w:val="0"/>
      <w:marRight w:val="0"/>
      <w:marTop w:val="0"/>
      <w:marBottom w:val="0"/>
      <w:divBdr>
        <w:top w:val="none" w:sz="0" w:space="0" w:color="auto"/>
        <w:left w:val="none" w:sz="0" w:space="0" w:color="auto"/>
        <w:bottom w:val="none" w:sz="0" w:space="0" w:color="auto"/>
        <w:right w:val="none" w:sz="0" w:space="0" w:color="auto"/>
      </w:divBdr>
    </w:div>
    <w:div w:id="1269242918">
      <w:bodyDiv w:val="1"/>
      <w:marLeft w:val="0"/>
      <w:marRight w:val="0"/>
      <w:marTop w:val="0"/>
      <w:marBottom w:val="0"/>
      <w:divBdr>
        <w:top w:val="none" w:sz="0" w:space="0" w:color="auto"/>
        <w:left w:val="none" w:sz="0" w:space="0" w:color="auto"/>
        <w:bottom w:val="none" w:sz="0" w:space="0" w:color="auto"/>
        <w:right w:val="none" w:sz="0" w:space="0" w:color="auto"/>
      </w:divBdr>
    </w:div>
    <w:div w:id="1272862324">
      <w:bodyDiv w:val="1"/>
      <w:marLeft w:val="0"/>
      <w:marRight w:val="0"/>
      <w:marTop w:val="0"/>
      <w:marBottom w:val="0"/>
      <w:divBdr>
        <w:top w:val="none" w:sz="0" w:space="0" w:color="auto"/>
        <w:left w:val="none" w:sz="0" w:space="0" w:color="auto"/>
        <w:bottom w:val="none" w:sz="0" w:space="0" w:color="auto"/>
        <w:right w:val="none" w:sz="0" w:space="0" w:color="auto"/>
      </w:divBdr>
    </w:div>
    <w:div w:id="1273441422">
      <w:bodyDiv w:val="1"/>
      <w:marLeft w:val="0"/>
      <w:marRight w:val="0"/>
      <w:marTop w:val="0"/>
      <w:marBottom w:val="0"/>
      <w:divBdr>
        <w:top w:val="none" w:sz="0" w:space="0" w:color="auto"/>
        <w:left w:val="none" w:sz="0" w:space="0" w:color="auto"/>
        <w:bottom w:val="none" w:sz="0" w:space="0" w:color="auto"/>
        <w:right w:val="none" w:sz="0" w:space="0" w:color="auto"/>
      </w:divBdr>
    </w:div>
    <w:div w:id="1274896640">
      <w:bodyDiv w:val="1"/>
      <w:marLeft w:val="0"/>
      <w:marRight w:val="0"/>
      <w:marTop w:val="0"/>
      <w:marBottom w:val="0"/>
      <w:divBdr>
        <w:top w:val="none" w:sz="0" w:space="0" w:color="auto"/>
        <w:left w:val="none" w:sz="0" w:space="0" w:color="auto"/>
        <w:bottom w:val="none" w:sz="0" w:space="0" w:color="auto"/>
        <w:right w:val="none" w:sz="0" w:space="0" w:color="auto"/>
      </w:divBdr>
    </w:div>
    <w:div w:id="1275595835">
      <w:bodyDiv w:val="1"/>
      <w:marLeft w:val="0"/>
      <w:marRight w:val="0"/>
      <w:marTop w:val="0"/>
      <w:marBottom w:val="0"/>
      <w:divBdr>
        <w:top w:val="none" w:sz="0" w:space="0" w:color="auto"/>
        <w:left w:val="none" w:sz="0" w:space="0" w:color="auto"/>
        <w:bottom w:val="none" w:sz="0" w:space="0" w:color="auto"/>
        <w:right w:val="none" w:sz="0" w:space="0" w:color="auto"/>
      </w:divBdr>
    </w:div>
    <w:div w:id="1276522424">
      <w:bodyDiv w:val="1"/>
      <w:marLeft w:val="0"/>
      <w:marRight w:val="0"/>
      <w:marTop w:val="0"/>
      <w:marBottom w:val="0"/>
      <w:divBdr>
        <w:top w:val="none" w:sz="0" w:space="0" w:color="auto"/>
        <w:left w:val="none" w:sz="0" w:space="0" w:color="auto"/>
        <w:bottom w:val="none" w:sz="0" w:space="0" w:color="auto"/>
        <w:right w:val="none" w:sz="0" w:space="0" w:color="auto"/>
      </w:divBdr>
    </w:div>
    <w:div w:id="1281641538">
      <w:bodyDiv w:val="1"/>
      <w:marLeft w:val="0"/>
      <w:marRight w:val="0"/>
      <w:marTop w:val="0"/>
      <w:marBottom w:val="0"/>
      <w:divBdr>
        <w:top w:val="none" w:sz="0" w:space="0" w:color="auto"/>
        <w:left w:val="none" w:sz="0" w:space="0" w:color="auto"/>
        <w:bottom w:val="none" w:sz="0" w:space="0" w:color="auto"/>
        <w:right w:val="none" w:sz="0" w:space="0" w:color="auto"/>
      </w:divBdr>
    </w:div>
    <w:div w:id="1286037665">
      <w:bodyDiv w:val="1"/>
      <w:marLeft w:val="0"/>
      <w:marRight w:val="0"/>
      <w:marTop w:val="0"/>
      <w:marBottom w:val="0"/>
      <w:divBdr>
        <w:top w:val="none" w:sz="0" w:space="0" w:color="auto"/>
        <w:left w:val="none" w:sz="0" w:space="0" w:color="auto"/>
        <w:bottom w:val="none" w:sz="0" w:space="0" w:color="auto"/>
        <w:right w:val="none" w:sz="0" w:space="0" w:color="auto"/>
      </w:divBdr>
    </w:div>
    <w:div w:id="1290862735">
      <w:bodyDiv w:val="1"/>
      <w:marLeft w:val="0"/>
      <w:marRight w:val="0"/>
      <w:marTop w:val="0"/>
      <w:marBottom w:val="0"/>
      <w:divBdr>
        <w:top w:val="none" w:sz="0" w:space="0" w:color="auto"/>
        <w:left w:val="none" w:sz="0" w:space="0" w:color="auto"/>
        <w:bottom w:val="none" w:sz="0" w:space="0" w:color="auto"/>
        <w:right w:val="none" w:sz="0" w:space="0" w:color="auto"/>
      </w:divBdr>
    </w:div>
    <w:div w:id="1290865159">
      <w:bodyDiv w:val="1"/>
      <w:marLeft w:val="0"/>
      <w:marRight w:val="0"/>
      <w:marTop w:val="0"/>
      <w:marBottom w:val="0"/>
      <w:divBdr>
        <w:top w:val="none" w:sz="0" w:space="0" w:color="auto"/>
        <w:left w:val="none" w:sz="0" w:space="0" w:color="auto"/>
        <w:bottom w:val="none" w:sz="0" w:space="0" w:color="auto"/>
        <w:right w:val="none" w:sz="0" w:space="0" w:color="auto"/>
      </w:divBdr>
    </w:div>
    <w:div w:id="1292133915">
      <w:bodyDiv w:val="1"/>
      <w:marLeft w:val="0"/>
      <w:marRight w:val="0"/>
      <w:marTop w:val="0"/>
      <w:marBottom w:val="0"/>
      <w:divBdr>
        <w:top w:val="none" w:sz="0" w:space="0" w:color="auto"/>
        <w:left w:val="none" w:sz="0" w:space="0" w:color="auto"/>
        <w:bottom w:val="none" w:sz="0" w:space="0" w:color="auto"/>
        <w:right w:val="none" w:sz="0" w:space="0" w:color="auto"/>
      </w:divBdr>
    </w:div>
    <w:div w:id="1297756886">
      <w:bodyDiv w:val="1"/>
      <w:marLeft w:val="0"/>
      <w:marRight w:val="0"/>
      <w:marTop w:val="0"/>
      <w:marBottom w:val="0"/>
      <w:divBdr>
        <w:top w:val="none" w:sz="0" w:space="0" w:color="auto"/>
        <w:left w:val="none" w:sz="0" w:space="0" w:color="auto"/>
        <w:bottom w:val="none" w:sz="0" w:space="0" w:color="auto"/>
        <w:right w:val="none" w:sz="0" w:space="0" w:color="auto"/>
      </w:divBdr>
    </w:div>
    <w:div w:id="1297876278">
      <w:bodyDiv w:val="1"/>
      <w:marLeft w:val="0"/>
      <w:marRight w:val="0"/>
      <w:marTop w:val="0"/>
      <w:marBottom w:val="0"/>
      <w:divBdr>
        <w:top w:val="none" w:sz="0" w:space="0" w:color="auto"/>
        <w:left w:val="none" w:sz="0" w:space="0" w:color="auto"/>
        <w:bottom w:val="none" w:sz="0" w:space="0" w:color="auto"/>
        <w:right w:val="none" w:sz="0" w:space="0" w:color="auto"/>
      </w:divBdr>
    </w:div>
    <w:div w:id="1301229297">
      <w:bodyDiv w:val="1"/>
      <w:marLeft w:val="0"/>
      <w:marRight w:val="0"/>
      <w:marTop w:val="0"/>
      <w:marBottom w:val="0"/>
      <w:divBdr>
        <w:top w:val="none" w:sz="0" w:space="0" w:color="auto"/>
        <w:left w:val="none" w:sz="0" w:space="0" w:color="auto"/>
        <w:bottom w:val="none" w:sz="0" w:space="0" w:color="auto"/>
        <w:right w:val="none" w:sz="0" w:space="0" w:color="auto"/>
      </w:divBdr>
    </w:div>
    <w:div w:id="1308196821">
      <w:bodyDiv w:val="1"/>
      <w:marLeft w:val="0"/>
      <w:marRight w:val="0"/>
      <w:marTop w:val="0"/>
      <w:marBottom w:val="0"/>
      <w:divBdr>
        <w:top w:val="none" w:sz="0" w:space="0" w:color="auto"/>
        <w:left w:val="none" w:sz="0" w:space="0" w:color="auto"/>
        <w:bottom w:val="none" w:sz="0" w:space="0" w:color="auto"/>
        <w:right w:val="none" w:sz="0" w:space="0" w:color="auto"/>
      </w:divBdr>
    </w:div>
    <w:div w:id="1308362456">
      <w:bodyDiv w:val="1"/>
      <w:marLeft w:val="0"/>
      <w:marRight w:val="0"/>
      <w:marTop w:val="0"/>
      <w:marBottom w:val="0"/>
      <w:divBdr>
        <w:top w:val="none" w:sz="0" w:space="0" w:color="auto"/>
        <w:left w:val="none" w:sz="0" w:space="0" w:color="auto"/>
        <w:bottom w:val="none" w:sz="0" w:space="0" w:color="auto"/>
        <w:right w:val="none" w:sz="0" w:space="0" w:color="auto"/>
      </w:divBdr>
    </w:div>
    <w:div w:id="1309163426">
      <w:bodyDiv w:val="1"/>
      <w:marLeft w:val="0"/>
      <w:marRight w:val="0"/>
      <w:marTop w:val="0"/>
      <w:marBottom w:val="0"/>
      <w:divBdr>
        <w:top w:val="none" w:sz="0" w:space="0" w:color="auto"/>
        <w:left w:val="none" w:sz="0" w:space="0" w:color="auto"/>
        <w:bottom w:val="none" w:sz="0" w:space="0" w:color="auto"/>
        <w:right w:val="none" w:sz="0" w:space="0" w:color="auto"/>
      </w:divBdr>
    </w:div>
    <w:div w:id="1311665543">
      <w:bodyDiv w:val="1"/>
      <w:marLeft w:val="0"/>
      <w:marRight w:val="0"/>
      <w:marTop w:val="0"/>
      <w:marBottom w:val="0"/>
      <w:divBdr>
        <w:top w:val="none" w:sz="0" w:space="0" w:color="auto"/>
        <w:left w:val="none" w:sz="0" w:space="0" w:color="auto"/>
        <w:bottom w:val="none" w:sz="0" w:space="0" w:color="auto"/>
        <w:right w:val="none" w:sz="0" w:space="0" w:color="auto"/>
      </w:divBdr>
    </w:div>
    <w:div w:id="1312370593">
      <w:bodyDiv w:val="1"/>
      <w:marLeft w:val="0"/>
      <w:marRight w:val="0"/>
      <w:marTop w:val="0"/>
      <w:marBottom w:val="0"/>
      <w:divBdr>
        <w:top w:val="none" w:sz="0" w:space="0" w:color="auto"/>
        <w:left w:val="none" w:sz="0" w:space="0" w:color="auto"/>
        <w:bottom w:val="none" w:sz="0" w:space="0" w:color="auto"/>
        <w:right w:val="none" w:sz="0" w:space="0" w:color="auto"/>
      </w:divBdr>
    </w:div>
    <w:div w:id="1313287713">
      <w:bodyDiv w:val="1"/>
      <w:marLeft w:val="0"/>
      <w:marRight w:val="0"/>
      <w:marTop w:val="0"/>
      <w:marBottom w:val="0"/>
      <w:divBdr>
        <w:top w:val="none" w:sz="0" w:space="0" w:color="auto"/>
        <w:left w:val="none" w:sz="0" w:space="0" w:color="auto"/>
        <w:bottom w:val="none" w:sz="0" w:space="0" w:color="auto"/>
        <w:right w:val="none" w:sz="0" w:space="0" w:color="auto"/>
      </w:divBdr>
    </w:div>
    <w:div w:id="1313293602">
      <w:bodyDiv w:val="1"/>
      <w:marLeft w:val="0"/>
      <w:marRight w:val="0"/>
      <w:marTop w:val="0"/>
      <w:marBottom w:val="0"/>
      <w:divBdr>
        <w:top w:val="none" w:sz="0" w:space="0" w:color="auto"/>
        <w:left w:val="none" w:sz="0" w:space="0" w:color="auto"/>
        <w:bottom w:val="none" w:sz="0" w:space="0" w:color="auto"/>
        <w:right w:val="none" w:sz="0" w:space="0" w:color="auto"/>
      </w:divBdr>
    </w:div>
    <w:div w:id="1324772306">
      <w:bodyDiv w:val="1"/>
      <w:marLeft w:val="0"/>
      <w:marRight w:val="0"/>
      <w:marTop w:val="0"/>
      <w:marBottom w:val="0"/>
      <w:divBdr>
        <w:top w:val="none" w:sz="0" w:space="0" w:color="auto"/>
        <w:left w:val="none" w:sz="0" w:space="0" w:color="auto"/>
        <w:bottom w:val="none" w:sz="0" w:space="0" w:color="auto"/>
        <w:right w:val="none" w:sz="0" w:space="0" w:color="auto"/>
      </w:divBdr>
    </w:div>
    <w:div w:id="1328628453">
      <w:bodyDiv w:val="1"/>
      <w:marLeft w:val="0"/>
      <w:marRight w:val="0"/>
      <w:marTop w:val="0"/>
      <w:marBottom w:val="0"/>
      <w:divBdr>
        <w:top w:val="none" w:sz="0" w:space="0" w:color="auto"/>
        <w:left w:val="none" w:sz="0" w:space="0" w:color="auto"/>
        <w:bottom w:val="none" w:sz="0" w:space="0" w:color="auto"/>
        <w:right w:val="none" w:sz="0" w:space="0" w:color="auto"/>
      </w:divBdr>
    </w:div>
    <w:div w:id="1334183707">
      <w:bodyDiv w:val="1"/>
      <w:marLeft w:val="0"/>
      <w:marRight w:val="0"/>
      <w:marTop w:val="0"/>
      <w:marBottom w:val="0"/>
      <w:divBdr>
        <w:top w:val="none" w:sz="0" w:space="0" w:color="auto"/>
        <w:left w:val="none" w:sz="0" w:space="0" w:color="auto"/>
        <w:bottom w:val="none" w:sz="0" w:space="0" w:color="auto"/>
        <w:right w:val="none" w:sz="0" w:space="0" w:color="auto"/>
      </w:divBdr>
    </w:div>
    <w:div w:id="1336421628">
      <w:bodyDiv w:val="1"/>
      <w:marLeft w:val="0"/>
      <w:marRight w:val="0"/>
      <w:marTop w:val="0"/>
      <w:marBottom w:val="0"/>
      <w:divBdr>
        <w:top w:val="none" w:sz="0" w:space="0" w:color="auto"/>
        <w:left w:val="none" w:sz="0" w:space="0" w:color="auto"/>
        <w:bottom w:val="none" w:sz="0" w:space="0" w:color="auto"/>
        <w:right w:val="none" w:sz="0" w:space="0" w:color="auto"/>
      </w:divBdr>
    </w:div>
    <w:div w:id="1341161435">
      <w:bodyDiv w:val="1"/>
      <w:marLeft w:val="0"/>
      <w:marRight w:val="0"/>
      <w:marTop w:val="0"/>
      <w:marBottom w:val="0"/>
      <w:divBdr>
        <w:top w:val="none" w:sz="0" w:space="0" w:color="auto"/>
        <w:left w:val="none" w:sz="0" w:space="0" w:color="auto"/>
        <w:bottom w:val="none" w:sz="0" w:space="0" w:color="auto"/>
        <w:right w:val="none" w:sz="0" w:space="0" w:color="auto"/>
      </w:divBdr>
    </w:div>
    <w:div w:id="1347100821">
      <w:bodyDiv w:val="1"/>
      <w:marLeft w:val="0"/>
      <w:marRight w:val="0"/>
      <w:marTop w:val="0"/>
      <w:marBottom w:val="0"/>
      <w:divBdr>
        <w:top w:val="none" w:sz="0" w:space="0" w:color="auto"/>
        <w:left w:val="none" w:sz="0" w:space="0" w:color="auto"/>
        <w:bottom w:val="none" w:sz="0" w:space="0" w:color="auto"/>
        <w:right w:val="none" w:sz="0" w:space="0" w:color="auto"/>
      </w:divBdr>
    </w:div>
    <w:div w:id="1347173593">
      <w:bodyDiv w:val="1"/>
      <w:marLeft w:val="0"/>
      <w:marRight w:val="0"/>
      <w:marTop w:val="0"/>
      <w:marBottom w:val="0"/>
      <w:divBdr>
        <w:top w:val="none" w:sz="0" w:space="0" w:color="auto"/>
        <w:left w:val="none" w:sz="0" w:space="0" w:color="auto"/>
        <w:bottom w:val="none" w:sz="0" w:space="0" w:color="auto"/>
        <w:right w:val="none" w:sz="0" w:space="0" w:color="auto"/>
      </w:divBdr>
    </w:div>
    <w:div w:id="1348294133">
      <w:bodyDiv w:val="1"/>
      <w:marLeft w:val="0"/>
      <w:marRight w:val="0"/>
      <w:marTop w:val="0"/>
      <w:marBottom w:val="0"/>
      <w:divBdr>
        <w:top w:val="none" w:sz="0" w:space="0" w:color="auto"/>
        <w:left w:val="none" w:sz="0" w:space="0" w:color="auto"/>
        <w:bottom w:val="none" w:sz="0" w:space="0" w:color="auto"/>
        <w:right w:val="none" w:sz="0" w:space="0" w:color="auto"/>
      </w:divBdr>
    </w:div>
    <w:div w:id="1348630915">
      <w:bodyDiv w:val="1"/>
      <w:marLeft w:val="0"/>
      <w:marRight w:val="0"/>
      <w:marTop w:val="0"/>
      <w:marBottom w:val="0"/>
      <w:divBdr>
        <w:top w:val="none" w:sz="0" w:space="0" w:color="auto"/>
        <w:left w:val="none" w:sz="0" w:space="0" w:color="auto"/>
        <w:bottom w:val="none" w:sz="0" w:space="0" w:color="auto"/>
        <w:right w:val="none" w:sz="0" w:space="0" w:color="auto"/>
      </w:divBdr>
    </w:div>
    <w:div w:id="1349065358">
      <w:bodyDiv w:val="1"/>
      <w:marLeft w:val="0"/>
      <w:marRight w:val="0"/>
      <w:marTop w:val="0"/>
      <w:marBottom w:val="0"/>
      <w:divBdr>
        <w:top w:val="none" w:sz="0" w:space="0" w:color="auto"/>
        <w:left w:val="none" w:sz="0" w:space="0" w:color="auto"/>
        <w:bottom w:val="none" w:sz="0" w:space="0" w:color="auto"/>
        <w:right w:val="none" w:sz="0" w:space="0" w:color="auto"/>
      </w:divBdr>
    </w:div>
    <w:div w:id="1351179366">
      <w:bodyDiv w:val="1"/>
      <w:marLeft w:val="0"/>
      <w:marRight w:val="0"/>
      <w:marTop w:val="0"/>
      <w:marBottom w:val="0"/>
      <w:divBdr>
        <w:top w:val="none" w:sz="0" w:space="0" w:color="auto"/>
        <w:left w:val="none" w:sz="0" w:space="0" w:color="auto"/>
        <w:bottom w:val="none" w:sz="0" w:space="0" w:color="auto"/>
        <w:right w:val="none" w:sz="0" w:space="0" w:color="auto"/>
      </w:divBdr>
    </w:div>
    <w:div w:id="1359505477">
      <w:bodyDiv w:val="1"/>
      <w:marLeft w:val="0"/>
      <w:marRight w:val="0"/>
      <w:marTop w:val="0"/>
      <w:marBottom w:val="0"/>
      <w:divBdr>
        <w:top w:val="none" w:sz="0" w:space="0" w:color="auto"/>
        <w:left w:val="none" w:sz="0" w:space="0" w:color="auto"/>
        <w:bottom w:val="none" w:sz="0" w:space="0" w:color="auto"/>
        <w:right w:val="none" w:sz="0" w:space="0" w:color="auto"/>
      </w:divBdr>
    </w:div>
    <w:div w:id="1361316203">
      <w:bodyDiv w:val="1"/>
      <w:marLeft w:val="0"/>
      <w:marRight w:val="0"/>
      <w:marTop w:val="0"/>
      <w:marBottom w:val="0"/>
      <w:divBdr>
        <w:top w:val="none" w:sz="0" w:space="0" w:color="auto"/>
        <w:left w:val="none" w:sz="0" w:space="0" w:color="auto"/>
        <w:bottom w:val="none" w:sz="0" w:space="0" w:color="auto"/>
        <w:right w:val="none" w:sz="0" w:space="0" w:color="auto"/>
      </w:divBdr>
    </w:div>
    <w:div w:id="1361936279">
      <w:bodyDiv w:val="1"/>
      <w:marLeft w:val="0"/>
      <w:marRight w:val="0"/>
      <w:marTop w:val="0"/>
      <w:marBottom w:val="0"/>
      <w:divBdr>
        <w:top w:val="none" w:sz="0" w:space="0" w:color="auto"/>
        <w:left w:val="none" w:sz="0" w:space="0" w:color="auto"/>
        <w:bottom w:val="none" w:sz="0" w:space="0" w:color="auto"/>
        <w:right w:val="none" w:sz="0" w:space="0" w:color="auto"/>
      </w:divBdr>
    </w:div>
    <w:div w:id="1374428640">
      <w:bodyDiv w:val="1"/>
      <w:marLeft w:val="0"/>
      <w:marRight w:val="0"/>
      <w:marTop w:val="0"/>
      <w:marBottom w:val="0"/>
      <w:divBdr>
        <w:top w:val="none" w:sz="0" w:space="0" w:color="auto"/>
        <w:left w:val="none" w:sz="0" w:space="0" w:color="auto"/>
        <w:bottom w:val="none" w:sz="0" w:space="0" w:color="auto"/>
        <w:right w:val="none" w:sz="0" w:space="0" w:color="auto"/>
      </w:divBdr>
    </w:div>
    <w:div w:id="1375733517">
      <w:bodyDiv w:val="1"/>
      <w:marLeft w:val="0"/>
      <w:marRight w:val="0"/>
      <w:marTop w:val="0"/>
      <w:marBottom w:val="0"/>
      <w:divBdr>
        <w:top w:val="none" w:sz="0" w:space="0" w:color="auto"/>
        <w:left w:val="none" w:sz="0" w:space="0" w:color="auto"/>
        <w:bottom w:val="none" w:sz="0" w:space="0" w:color="auto"/>
        <w:right w:val="none" w:sz="0" w:space="0" w:color="auto"/>
      </w:divBdr>
    </w:div>
    <w:div w:id="1384134383">
      <w:bodyDiv w:val="1"/>
      <w:marLeft w:val="0"/>
      <w:marRight w:val="0"/>
      <w:marTop w:val="0"/>
      <w:marBottom w:val="0"/>
      <w:divBdr>
        <w:top w:val="none" w:sz="0" w:space="0" w:color="auto"/>
        <w:left w:val="none" w:sz="0" w:space="0" w:color="auto"/>
        <w:bottom w:val="none" w:sz="0" w:space="0" w:color="auto"/>
        <w:right w:val="none" w:sz="0" w:space="0" w:color="auto"/>
      </w:divBdr>
    </w:div>
    <w:div w:id="1385175703">
      <w:bodyDiv w:val="1"/>
      <w:marLeft w:val="0"/>
      <w:marRight w:val="0"/>
      <w:marTop w:val="0"/>
      <w:marBottom w:val="0"/>
      <w:divBdr>
        <w:top w:val="none" w:sz="0" w:space="0" w:color="auto"/>
        <w:left w:val="none" w:sz="0" w:space="0" w:color="auto"/>
        <w:bottom w:val="none" w:sz="0" w:space="0" w:color="auto"/>
        <w:right w:val="none" w:sz="0" w:space="0" w:color="auto"/>
      </w:divBdr>
    </w:div>
    <w:div w:id="1387217208">
      <w:bodyDiv w:val="1"/>
      <w:marLeft w:val="0"/>
      <w:marRight w:val="0"/>
      <w:marTop w:val="0"/>
      <w:marBottom w:val="0"/>
      <w:divBdr>
        <w:top w:val="none" w:sz="0" w:space="0" w:color="auto"/>
        <w:left w:val="none" w:sz="0" w:space="0" w:color="auto"/>
        <w:bottom w:val="none" w:sz="0" w:space="0" w:color="auto"/>
        <w:right w:val="none" w:sz="0" w:space="0" w:color="auto"/>
      </w:divBdr>
    </w:div>
    <w:div w:id="1388382550">
      <w:bodyDiv w:val="1"/>
      <w:marLeft w:val="0"/>
      <w:marRight w:val="0"/>
      <w:marTop w:val="0"/>
      <w:marBottom w:val="0"/>
      <w:divBdr>
        <w:top w:val="none" w:sz="0" w:space="0" w:color="auto"/>
        <w:left w:val="none" w:sz="0" w:space="0" w:color="auto"/>
        <w:bottom w:val="none" w:sz="0" w:space="0" w:color="auto"/>
        <w:right w:val="none" w:sz="0" w:space="0" w:color="auto"/>
      </w:divBdr>
    </w:div>
    <w:div w:id="1392968263">
      <w:bodyDiv w:val="1"/>
      <w:marLeft w:val="0"/>
      <w:marRight w:val="0"/>
      <w:marTop w:val="0"/>
      <w:marBottom w:val="0"/>
      <w:divBdr>
        <w:top w:val="none" w:sz="0" w:space="0" w:color="auto"/>
        <w:left w:val="none" w:sz="0" w:space="0" w:color="auto"/>
        <w:bottom w:val="none" w:sz="0" w:space="0" w:color="auto"/>
        <w:right w:val="none" w:sz="0" w:space="0" w:color="auto"/>
      </w:divBdr>
    </w:div>
    <w:div w:id="1393580530">
      <w:bodyDiv w:val="1"/>
      <w:marLeft w:val="0"/>
      <w:marRight w:val="0"/>
      <w:marTop w:val="0"/>
      <w:marBottom w:val="0"/>
      <w:divBdr>
        <w:top w:val="none" w:sz="0" w:space="0" w:color="auto"/>
        <w:left w:val="none" w:sz="0" w:space="0" w:color="auto"/>
        <w:bottom w:val="none" w:sz="0" w:space="0" w:color="auto"/>
        <w:right w:val="none" w:sz="0" w:space="0" w:color="auto"/>
      </w:divBdr>
    </w:div>
    <w:div w:id="1393969436">
      <w:bodyDiv w:val="1"/>
      <w:marLeft w:val="0"/>
      <w:marRight w:val="0"/>
      <w:marTop w:val="0"/>
      <w:marBottom w:val="0"/>
      <w:divBdr>
        <w:top w:val="none" w:sz="0" w:space="0" w:color="auto"/>
        <w:left w:val="none" w:sz="0" w:space="0" w:color="auto"/>
        <w:bottom w:val="none" w:sz="0" w:space="0" w:color="auto"/>
        <w:right w:val="none" w:sz="0" w:space="0" w:color="auto"/>
      </w:divBdr>
    </w:div>
    <w:div w:id="1396777394">
      <w:bodyDiv w:val="1"/>
      <w:marLeft w:val="0"/>
      <w:marRight w:val="0"/>
      <w:marTop w:val="0"/>
      <w:marBottom w:val="0"/>
      <w:divBdr>
        <w:top w:val="none" w:sz="0" w:space="0" w:color="auto"/>
        <w:left w:val="none" w:sz="0" w:space="0" w:color="auto"/>
        <w:bottom w:val="none" w:sz="0" w:space="0" w:color="auto"/>
        <w:right w:val="none" w:sz="0" w:space="0" w:color="auto"/>
      </w:divBdr>
    </w:div>
    <w:div w:id="1396973562">
      <w:bodyDiv w:val="1"/>
      <w:marLeft w:val="0"/>
      <w:marRight w:val="0"/>
      <w:marTop w:val="0"/>
      <w:marBottom w:val="0"/>
      <w:divBdr>
        <w:top w:val="none" w:sz="0" w:space="0" w:color="auto"/>
        <w:left w:val="none" w:sz="0" w:space="0" w:color="auto"/>
        <w:bottom w:val="none" w:sz="0" w:space="0" w:color="auto"/>
        <w:right w:val="none" w:sz="0" w:space="0" w:color="auto"/>
      </w:divBdr>
    </w:div>
    <w:div w:id="1400598442">
      <w:bodyDiv w:val="1"/>
      <w:marLeft w:val="0"/>
      <w:marRight w:val="0"/>
      <w:marTop w:val="0"/>
      <w:marBottom w:val="0"/>
      <w:divBdr>
        <w:top w:val="none" w:sz="0" w:space="0" w:color="auto"/>
        <w:left w:val="none" w:sz="0" w:space="0" w:color="auto"/>
        <w:bottom w:val="none" w:sz="0" w:space="0" w:color="auto"/>
        <w:right w:val="none" w:sz="0" w:space="0" w:color="auto"/>
      </w:divBdr>
    </w:div>
    <w:div w:id="1407847291">
      <w:bodyDiv w:val="1"/>
      <w:marLeft w:val="0"/>
      <w:marRight w:val="0"/>
      <w:marTop w:val="0"/>
      <w:marBottom w:val="0"/>
      <w:divBdr>
        <w:top w:val="none" w:sz="0" w:space="0" w:color="auto"/>
        <w:left w:val="none" w:sz="0" w:space="0" w:color="auto"/>
        <w:bottom w:val="none" w:sz="0" w:space="0" w:color="auto"/>
        <w:right w:val="none" w:sz="0" w:space="0" w:color="auto"/>
      </w:divBdr>
    </w:div>
    <w:div w:id="1409304751">
      <w:bodyDiv w:val="1"/>
      <w:marLeft w:val="0"/>
      <w:marRight w:val="0"/>
      <w:marTop w:val="0"/>
      <w:marBottom w:val="0"/>
      <w:divBdr>
        <w:top w:val="none" w:sz="0" w:space="0" w:color="auto"/>
        <w:left w:val="none" w:sz="0" w:space="0" w:color="auto"/>
        <w:bottom w:val="none" w:sz="0" w:space="0" w:color="auto"/>
        <w:right w:val="none" w:sz="0" w:space="0" w:color="auto"/>
      </w:divBdr>
    </w:div>
    <w:div w:id="1411852003">
      <w:bodyDiv w:val="1"/>
      <w:marLeft w:val="0"/>
      <w:marRight w:val="0"/>
      <w:marTop w:val="0"/>
      <w:marBottom w:val="0"/>
      <w:divBdr>
        <w:top w:val="none" w:sz="0" w:space="0" w:color="auto"/>
        <w:left w:val="none" w:sz="0" w:space="0" w:color="auto"/>
        <w:bottom w:val="none" w:sz="0" w:space="0" w:color="auto"/>
        <w:right w:val="none" w:sz="0" w:space="0" w:color="auto"/>
      </w:divBdr>
    </w:div>
    <w:div w:id="1413089816">
      <w:bodyDiv w:val="1"/>
      <w:marLeft w:val="0"/>
      <w:marRight w:val="0"/>
      <w:marTop w:val="0"/>
      <w:marBottom w:val="0"/>
      <w:divBdr>
        <w:top w:val="none" w:sz="0" w:space="0" w:color="auto"/>
        <w:left w:val="none" w:sz="0" w:space="0" w:color="auto"/>
        <w:bottom w:val="none" w:sz="0" w:space="0" w:color="auto"/>
        <w:right w:val="none" w:sz="0" w:space="0" w:color="auto"/>
      </w:divBdr>
    </w:div>
    <w:div w:id="1414013404">
      <w:bodyDiv w:val="1"/>
      <w:marLeft w:val="0"/>
      <w:marRight w:val="0"/>
      <w:marTop w:val="0"/>
      <w:marBottom w:val="0"/>
      <w:divBdr>
        <w:top w:val="none" w:sz="0" w:space="0" w:color="auto"/>
        <w:left w:val="none" w:sz="0" w:space="0" w:color="auto"/>
        <w:bottom w:val="none" w:sz="0" w:space="0" w:color="auto"/>
        <w:right w:val="none" w:sz="0" w:space="0" w:color="auto"/>
      </w:divBdr>
    </w:div>
    <w:div w:id="1420982776">
      <w:bodyDiv w:val="1"/>
      <w:marLeft w:val="0"/>
      <w:marRight w:val="0"/>
      <w:marTop w:val="0"/>
      <w:marBottom w:val="0"/>
      <w:divBdr>
        <w:top w:val="none" w:sz="0" w:space="0" w:color="auto"/>
        <w:left w:val="none" w:sz="0" w:space="0" w:color="auto"/>
        <w:bottom w:val="none" w:sz="0" w:space="0" w:color="auto"/>
        <w:right w:val="none" w:sz="0" w:space="0" w:color="auto"/>
      </w:divBdr>
    </w:div>
    <w:div w:id="1425570648">
      <w:bodyDiv w:val="1"/>
      <w:marLeft w:val="0"/>
      <w:marRight w:val="0"/>
      <w:marTop w:val="0"/>
      <w:marBottom w:val="0"/>
      <w:divBdr>
        <w:top w:val="none" w:sz="0" w:space="0" w:color="auto"/>
        <w:left w:val="none" w:sz="0" w:space="0" w:color="auto"/>
        <w:bottom w:val="none" w:sz="0" w:space="0" w:color="auto"/>
        <w:right w:val="none" w:sz="0" w:space="0" w:color="auto"/>
      </w:divBdr>
    </w:div>
    <w:div w:id="1426265291">
      <w:bodyDiv w:val="1"/>
      <w:marLeft w:val="0"/>
      <w:marRight w:val="0"/>
      <w:marTop w:val="0"/>
      <w:marBottom w:val="0"/>
      <w:divBdr>
        <w:top w:val="none" w:sz="0" w:space="0" w:color="auto"/>
        <w:left w:val="none" w:sz="0" w:space="0" w:color="auto"/>
        <w:bottom w:val="none" w:sz="0" w:space="0" w:color="auto"/>
        <w:right w:val="none" w:sz="0" w:space="0" w:color="auto"/>
      </w:divBdr>
    </w:div>
    <w:div w:id="1429428882">
      <w:bodyDiv w:val="1"/>
      <w:marLeft w:val="0"/>
      <w:marRight w:val="0"/>
      <w:marTop w:val="0"/>
      <w:marBottom w:val="0"/>
      <w:divBdr>
        <w:top w:val="none" w:sz="0" w:space="0" w:color="auto"/>
        <w:left w:val="none" w:sz="0" w:space="0" w:color="auto"/>
        <w:bottom w:val="none" w:sz="0" w:space="0" w:color="auto"/>
        <w:right w:val="none" w:sz="0" w:space="0" w:color="auto"/>
      </w:divBdr>
    </w:div>
    <w:div w:id="1434478185">
      <w:bodyDiv w:val="1"/>
      <w:marLeft w:val="0"/>
      <w:marRight w:val="0"/>
      <w:marTop w:val="0"/>
      <w:marBottom w:val="0"/>
      <w:divBdr>
        <w:top w:val="none" w:sz="0" w:space="0" w:color="auto"/>
        <w:left w:val="none" w:sz="0" w:space="0" w:color="auto"/>
        <w:bottom w:val="none" w:sz="0" w:space="0" w:color="auto"/>
        <w:right w:val="none" w:sz="0" w:space="0" w:color="auto"/>
      </w:divBdr>
    </w:div>
    <w:div w:id="1437213084">
      <w:bodyDiv w:val="1"/>
      <w:marLeft w:val="0"/>
      <w:marRight w:val="0"/>
      <w:marTop w:val="0"/>
      <w:marBottom w:val="0"/>
      <w:divBdr>
        <w:top w:val="none" w:sz="0" w:space="0" w:color="auto"/>
        <w:left w:val="none" w:sz="0" w:space="0" w:color="auto"/>
        <w:bottom w:val="none" w:sz="0" w:space="0" w:color="auto"/>
        <w:right w:val="none" w:sz="0" w:space="0" w:color="auto"/>
      </w:divBdr>
    </w:div>
    <w:div w:id="1441102438">
      <w:bodyDiv w:val="1"/>
      <w:marLeft w:val="0"/>
      <w:marRight w:val="0"/>
      <w:marTop w:val="0"/>
      <w:marBottom w:val="0"/>
      <w:divBdr>
        <w:top w:val="none" w:sz="0" w:space="0" w:color="auto"/>
        <w:left w:val="none" w:sz="0" w:space="0" w:color="auto"/>
        <w:bottom w:val="none" w:sz="0" w:space="0" w:color="auto"/>
        <w:right w:val="none" w:sz="0" w:space="0" w:color="auto"/>
      </w:divBdr>
    </w:div>
    <w:div w:id="1445735370">
      <w:bodyDiv w:val="1"/>
      <w:marLeft w:val="0"/>
      <w:marRight w:val="0"/>
      <w:marTop w:val="0"/>
      <w:marBottom w:val="0"/>
      <w:divBdr>
        <w:top w:val="none" w:sz="0" w:space="0" w:color="auto"/>
        <w:left w:val="none" w:sz="0" w:space="0" w:color="auto"/>
        <w:bottom w:val="none" w:sz="0" w:space="0" w:color="auto"/>
        <w:right w:val="none" w:sz="0" w:space="0" w:color="auto"/>
      </w:divBdr>
    </w:div>
    <w:div w:id="1448115510">
      <w:bodyDiv w:val="1"/>
      <w:marLeft w:val="0"/>
      <w:marRight w:val="0"/>
      <w:marTop w:val="0"/>
      <w:marBottom w:val="0"/>
      <w:divBdr>
        <w:top w:val="none" w:sz="0" w:space="0" w:color="auto"/>
        <w:left w:val="none" w:sz="0" w:space="0" w:color="auto"/>
        <w:bottom w:val="none" w:sz="0" w:space="0" w:color="auto"/>
        <w:right w:val="none" w:sz="0" w:space="0" w:color="auto"/>
      </w:divBdr>
    </w:div>
    <w:div w:id="1448886624">
      <w:bodyDiv w:val="1"/>
      <w:marLeft w:val="0"/>
      <w:marRight w:val="0"/>
      <w:marTop w:val="0"/>
      <w:marBottom w:val="0"/>
      <w:divBdr>
        <w:top w:val="none" w:sz="0" w:space="0" w:color="auto"/>
        <w:left w:val="none" w:sz="0" w:space="0" w:color="auto"/>
        <w:bottom w:val="none" w:sz="0" w:space="0" w:color="auto"/>
        <w:right w:val="none" w:sz="0" w:space="0" w:color="auto"/>
      </w:divBdr>
    </w:div>
    <w:div w:id="1451319034">
      <w:bodyDiv w:val="1"/>
      <w:marLeft w:val="0"/>
      <w:marRight w:val="0"/>
      <w:marTop w:val="0"/>
      <w:marBottom w:val="0"/>
      <w:divBdr>
        <w:top w:val="none" w:sz="0" w:space="0" w:color="auto"/>
        <w:left w:val="none" w:sz="0" w:space="0" w:color="auto"/>
        <w:bottom w:val="none" w:sz="0" w:space="0" w:color="auto"/>
        <w:right w:val="none" w:sz="0" w:space="0" w:color="auto"/>
      </w:divBdr>
    </w:div>
    <w:div w:id="1456220831">
      <w:bodyDiv w:val="1"/>
      <w:marLeft w:val="0"/>
      <w:marRight w:val="0"/>
      <w:marTop w:val="0"/>
      <w:marBottom w:val="0"/>
      <w:divBdr>
        <w:top w:val="none" w:sz="0" w:space="0" w:color="auto"/>
        <w:left w:val="none" w:sz="0" w:space="0" w:color="auto"/>
        <w:bottom w:val="none" w:sz="0" w:space="0" w:color="auto"/>
        <w:right w:val="none" w:sz="0" w:space="0" w:color="auto"/>
      </w:divBdr>
    </w:div>
    <w:div w:id="1457530805">
      <w:bodyDiv w:val="1"/>
      <w:marLeft w:val="0"/>
      <w:marRight w:val="0"/>
      <w:marTop w:val="0"/>
      <w:marBottom w:val="0"/>
      <w:divBdr>
        <w:top w:val="none" w:sz="0" w:space="0" w:color="auto"/>
        <w:left w:val="none" w:sz="0" w:space="0" w:color="auto"/>
        <w:bottom w:val="none" w:sz="0" w:space="0" w:color="auto"/>
        <w:right w:val="none" w:sz="0" w:space="0" w:color="auto"/>
      </w:divBdr>
    </w:div>
    <w:div w:id="1461412451">
      <w:bodyDiv w:val="1"/>
      <w:marLeft w:val="0"/>
      <w:marRight w:val="0"/>
      <w:marTop w:val="0"/>
      <w:marBottom w:val="0"/>
      <w:divBdr>
        <w:top w:val="none" w:sz="0" w:space="0" w:color="auto"/>
        <w:left w:val="none" w:sz="0" w:space="0" w:color="auto"/>
        <w:bottom w:val="none" w:sz="0" w:space="0" w:color="auto"/>
        <w:right w:val="none" w:sz="0" w:space="0" w:color="auto"/>
      </w:divBdr>
    </w:div>
    <w:div w:id="1463385854">
      <w:bodyDiv w:val="1"/>
      <w:marLeft w:val="0"/>
      <w:marRight w:val="0"/>
      <w:marTop w:val="0"/>
      <w:marBottom w:val="0"/>
      <w:divBdr>
        <w:top w:val="none" w:sz="0" w:space="0" w:color="auto"/>
        <w:left w:val="none" w:sz="0" w:space="0" w:color="auto"/>
        <w:bottom w:val="none" w:sz="0" w:space="0" w:color="auto"/>
        <w:right w:val="none" w:sz="0" w:space="0" w:color="auto"/>
      </w:divBdr>
    </w:div>
    <w:div w:id="1467775536">
      <w:bodyDiv w:val="1"/>
      <w:marLeft w:val="0"/>
      <w:marRight w:val="0"/>
      <w:marTop w:val="0"/>
      <w:marBottom w:val="0"/>
      <w:divBdr>
        <w:top w:val="none" w:sz="0" w:space="0" w:color="auto"/>
        <w:left w:val="none" w:sz="0" w:space="0" w:color="auto"/>
        <w:bottom w:val="none" w:sz="0" w:space="0" w:color="auto"/>
        <w:right w:val="none" w:sz="0" w:space="0" w:color="auto"/>
      </w:divBdr>
    </w:div>
    <w:div w:id="1475102013">
      <w:bodyDiv w:val="1"/>
      <w:marLeft w:val="0"/>
      <w:marRight w:val="0"/>
      <w:marTop w:val="0"/>
      <w:marBottom w:val="0"/>
      <w:divBdr>
        <w:top w:val="none" w:sz="0" w:space="0" w:color="auto"/>
        <w:left w:val="none" w:sz="0" w:space="0" w:color="auto"/>
        <w:bottom w:val="none" w:sz="0" w:space="0" w:color="auto"/>
        <w:right w:val="none" w:sz="0" w:space="0" w:color="auto"/>
      </w:divBdr>
    </w:div>
    <w:div w:id="1475222821">
      <w:bodyDiv w:val="1"/>
      <w:marLeft w:val="0"/>
      <w:marRight w:val="0"/>
      <w:marTop w:val="0"/>
      <w:marBottom w:val="0"/>
      <w:divBdr>
        <w:top w:val="none" w:sz="0" w:space="0" w:color="auto"/>
        <w:left w:val="none" w:sz="0" w:space="0" w:color="auto"/>
        <w:bottom w:val="none" w:sz="0" w:space="0" w:color="auto"/>
        <w:right w:val="none" w:sz="0" w:space="0" w:color="auto"/>
      </w:divBdr>
    </w:div>
    <w:div w:id="1475492283">
      <w:bodyDiv w:val="1"/>
      <w:marLeft w:val="0"/>
      <w:marRight w:val="0"/>
      <w:marTop w:val="0"/>
      <w:marBottom w:val="0"/>
      <w:divBdr>
        <w:top w:val="none" w:sz="0" w:space="0" w:color="auto"/>
        <w:left w:val="none" w:sz="0" w:space="0" w:color="auto"/>
        <w:bottom w:val="none" w:sz="0" w:space="0" w:color="auto"/>
        <w:right w:val="none" w:sz="0" w:space="0" w:color="auto"/>
      </w:divBdr>
    </w:div>
    <w:div w:id="1477837620">
      <w:bodyDiv w:val="1"/>
      <w:marLeft w:val="0"/>
      <w:marRight w:val="0"/>
      <w:marTop w:val="0"/>
      <w:marBottom w:val="0"/>
      <w:divBdr>
        <w:top w:val="none" w:sz="0" w:space="0" w:color="auto"/>
        <w:left w:val="none" w:sz="0" w:space="0" w:color="auto"/>
        <w:bottom w:val="none" w:sz="0" w:space="0" w:color="auto"/>
        <w:right w:val="none" w:sz="0" w:space="0" w:color="auto"/>
      </w:divBdr>
    </w:div>
    <w:div w:id="1479104389">
      <w:bodyDiv w:val="1"/>
      <w:marLeft w:val="0"/>
      <w:marRight w:val="0"/>
      <w:marTop w:val="0"/>
      <w:marBottom w:val="0"/>
      <w:divBdr>
        <w:top w:val="none" w:sz="0" w:space="0" w:color="auto"/>
        <w:left w:val="none" w:sz="0" w:space="0" w:color="auto"/>
        <w:bottom w:val="none" w:sz="0" w:space="0" w:color="auto"/>
        <w:right w:val="none" w:sz="0" w:space="0" w:color="auto"/>
      </w:divBdr>
    </w:div>
    <w:div w:id="1485898264">
      <w:bodyDiv w:val="1"/>
      <w:marLeft w:val="0"/>
      <w:marRight w:val="0"/>
      <w:marTop w:val="0"/>
      <w:marBottom w:val="0"/>
      <w:divBdr>
        <w:top w:val="none" w:sz="0" w:space="0" w:color="auto"/>
        <w:left w:val="none" w:sz="0" w:space="0" w:color="auto"/>
        <w:bottom w:val="none" w:sz="0" w:space="0" w:color="auto"/>
        <w:right w:val="none" w:sz="0" w:space="0" w:color="auto"/>
      </w:divBdr>
    </w:div>
    <w:div w:id="1490907446">
      <w:bodyDiv w:val="1"/>
      <w:marLeft w:val="0"/>
      <w:marRight w:val="0"/>
      <w:marTop w:val="0"/>
      <w:marBottom w:val="0"/>
      <w:divBdr>
        <w:top w:val="none" w:sz="0" w:space="0" w:color="auto"/>
        <w:left w:val="none" w:sz="0" w:space="0" w:color="auto"/>
        <w:bottom w:val="none" w:sz="0" w:space="0" w:color="auto"/>
        <w:right w:val="none" w:sz="0" w:space="0" w:color="auto"/>
      </w:divBdr>
    </w:div>
    <w:div w:id="1493136457">
      <w:bodyDiv w:val="1"/>
      <w:marLeft w:val="0"/>
      <w:marRight w:val="0"/>
      <w:marTop w:val="0"/>
      <w:marBottom w:val="0"/>
      <w:divBdr>
        <w:top w:val="none" w:sz="0" w:space="0" w:color="auto"/>
        <w:left w:val="none" w:sz="0" w:space="0" w:color="auto"/>
        <w:bottom w:val="none" w:sz="0" w:space="0" w:color="auto"/>
        <w:right w:val="none" w:sz="0" w:space="0" w:color="auto"/>
      </w:divBdr>
    </w:div>
    <w:div w:id="1496606769">
      <w:bodyDiv w:val="1"/>
      <w:marLeft w:val="0"/>
      <w:marRight w:val="0"/>
      <w:marTop w:val="0"/>
      <w:marBottom w:val="0"/>
      <w:divBdr>
        <w:top w:val="none" w:sz="0" w:space="0" w:color="auto"/>
        <w:left w:val="none" w:sz="0" w:space="0" w:color="auto"/>
        <w:bottom w:val="none" w:sz="0" w:space="0" w:color="auto"/>
        <w:right w:val="none" w:sz="0" w:space="0" w:color="auto"/>
      </w:divBdr>
    </w:div>
    <w:div w:id="1498231423">
      <w:bodyDiv w:val="1"/>
      <w:marLeft w:val="0"/>
      <w:marRight w:val="0"/>
      <w:marTop w:val="0"/>
      <w:marBottom w:val="0"/>
      <w:divBdr>
        <w:top w:val="none" w:sz="0" w:space="0" w:color="auto"/>
        <w:left w:val="none" w:sz="0" w:space="0" w:color="auto"/>
        <w:bottom w:val="none" w:sz="0" w:space="0" w:color="auto"/>
        <w:right w:val="none" w:sz="0" w:space="0" w:color="auto"/>
      </w:divBdr>
    </w:div>
    <w:div w:id="1500341073">
      <w:bodyDiv w:val="1"/>
      <w:marLeft w:val="0"/>
      <w:marRight w:val="0"/>
      <w:marTop w:val="0"/>
      <w:marBottom w:val="0"/>
      <w:divBdr>
        <w:top w:val="none" w:sz="0" w:space="0" w:color="auto"/>
        <w:left w:val="none" w:sz="0" w:space="0" w:color="auto"/>
        <w:bottom w:val="none" w:sz="0" w:space="0" w:color="auto"/>
        <w:right w:val="none" w:sz="0" w:space="0" w:color="auto"/>
      </w:divBdr>
    </w:div>
    <w:div w:id="1502159219">
      <w:bodyDiv w:val="1"/>
      <w:marLeft w:val="0"/>
      <w:marRight w:val="0"/>
      <w:marTop w:val="0"/>
      <w:marBottom w:val="0"/>
      <w:divBdr>
        <w:top w:val="none" w:sz="0" w:space="0" w:color="auto"/>
        <w:left w:val="none" w:sz="0" w:space="0" w:color="auto"/>
        <w:bottom w:val="none" w:sz="0" w:space="0" w:color="auto"/>
        <w:right w:val="none" w:sz="0" w:space="0" w:color="auto"/>
      </w:divBdr>
    </w:div>
    <w:div w:id="1504510174">
      <w:bodyDiv w:val="1"/>
      <w:marLeft w:val="0"/>
      <w:marRight w:val="0"/>
      <w:marTop w:val="0"/>
      <w:marBottom w:val="0"/>
      <w:divBdr>
        <w:top w:val="none" w:sz="0" w:space="0" w:color="auto"/>
        <w:left w:val="none" w:sz="0" w:space="0" w:color="auto"/>
        <w:bottom w:val="none" w:sz="0" w:space="0" w:color="auto"/>
        <w:right w:val="none" w:sz="0" w:space="0" w:color="auto"/>
      </w:divBdr>
    </w:div>
    <w:div w:id="1511219671">
      <w:bodyDiv w:val="1"/>
      <w:marLeft w:val="0"/>
      <w:marRight w:val="0"/>
      <w:marTop w:val="0"/>
      <w:marBottom w:val="0"/>
      <w:divBdr>
        <w:top w:val="none" w:sz="0" w:space="0" w:color="auto"/>
        <w:left w:val="none" w:sz="0" w:space="0" w:color="auto"/>
        <w:bottom w:val="none" w:sz="0" w:space="0" w:color="auto"/>
        <w:right w:val="none" w:sz="0" w:space="0" w:color="auto"/>
      </w:divBdr>
    </w:div>
    <w:div w:id="1513490700">
      <w:bodyDiv w:val="1"/>
      <w:marLeft w:val="0"/>
      <w:marRight w:val="0"/>
      <w:marTop w:val="0"/>
      <w:marBottom w:val="0"/>
      <w:divBdr>
        <w:top w:val="none" w:sz="0" w:space="0" w:color="auto"/>
        <w:left w:val="none" w:sz="0" w:space="0" w:color="auto"/>
        <w:bottom w:val="none" w:sz="0" w:space="0" w:color="auto"/>
        <w:right w:val="none" w:sz="0" w:space="0" w:color="auto"/>
      </w:divBdr>
    </w:div>
    <w:div w:id="1514298444">
      <w:bodyDiv w:val="1"/>
      <w:marLeft w:val="0"/>
      <w:marRight w:val="0"/>
      <w:marTop w:val="0"/>
      <w:marBottom w:val="0"/>
      <w:divBdr>
        <w:top w:val="none" w:sz="0" w:space="0" w:color="auto"/>
        <w:left w:val="none" w:sz="0" w:space="0" w:color="auto"/>
        <w:bottom w:val="none" w:sz="0" w:space="0" w:color="auto"/>
        <w:right w:val="none" w:sz="0" w:space="0" w:color="auto"/>
      </w:divBdr>
    </w:div>
    <w:div w:id="1517841043">
      <w:bodyDiv w:val="1"/>
      <w:marLeft w:val="0"/>
      <w:marRight w:val="0"/>
      <w:marTop w:val="0"/>
      <w:marBottom w:val="0"/>
      <w:divBdr>
        <w:top w:val="none" w:sz="0" w:space="0" w:color="auto"/>
        <w:left w:val="none" w:sz="0" w:space="0" w:color="auto"/>
        <w:bottom w:val="none" w:sz="0" w:space="0" w:color="auto"/>
        <w:right w:val="none" w:sz="0" w:space="0" w:color="auto"/>
      </w:divBdr>
    </w:div>
    <w:div w:id="1519852844">
      <w:bodyDiv w:val="1"/>
      <w:marLeft w:val="0"/>
      <w:marRight w:val="0"/>
      <w:marTop w:val="0"/>
      <w:marBottom w:val="0"/>
      <w:divBdr>
        <w:top w:val="none" w:sz="0" w:space="0" w:color="auto"/>
        <w:left w:val="none" w:sz="0" w:space="0" w:color="auto"/>
        <w:bottom w:val="none" w:sz="0" w:space="0" w:color="auto"/>
        <w:right w:val="none" w:sz="0" w:space="0" w:color="auto"/>
      </w:divBdr>
    </w:div>
    <w:div w:id="1522014071">
      <w:bodyDiv w:val="1"/>
      <w:marLeft w:val="0"/>
      <w:marRight w:val="0"/>
      <w:marTop w:val="0"/>
      <w:marBottom w:val="0"/>
      <w:divBdr>
        <w:top w:val="none" w:sz="0" w:space="0" w:color="auto"/>
        <w:left w:val="none" w:sz="0" w:space="0" w:color="auto"/>
        <w:bottom w:val="none" w:sz="0" w:space="0" w:color="auto"/>
        <w:right w:val="none" w:sz="0" w:space="0" w:color="auto"/>
      </w:divBdr>
    </w:div>
    <w:div w:id="1525705930">
      <w:bodyDiv w:val="1"/>
      <w:marLeft w:val="0"/>
      <w:marRight w:val="0"/>
      <w:marTop w:val="0"/>
      <w:marBottom w:val="0"/>
      <w:divBdr>
        <w:top w:val="none" w:sz="0" w:space="0" w:color="auto"/>
        <w:left w:val="none" w:sz="0" w:space="0" w:color="auto"/>
        <w:bottom w:val="none" w:sz="0" w:space="0" w:color="auto"/>
        <w:right w:val="none" w:sz="0" w:space="0" w:color="auto"/>
      </w:divBdr>
    </w:div>
    <w:div w:id="1537498466">
      <w:bodyDiv w:val="1"/>
      <w:marLeft w:val="0"/>
      <w:marRight w:val="0"/>
      <w:marTop w:val="0"/>
      <w:marBottom w:val="0"/>
      <w:divBdr>
        <w:top w:val="none" w:sz="0" w:space="0" w:color="auto"/>
        <w:left w:val="none" w:sz="0" w:space="0" w:color="auto"/>
        <w:bottom w:val="none" w:sz="0" w:space="0" w:color="auto"/>
        <w:right w:val="none" w:sz="0" w:space="0" w:color="auto"/>
      </w:divBdr>
    </w:div>
    <w:div w:id="1544512236">
      <w:bodyDiv w:val="1"/>
      <w:marLeft w:val="0"/>
      <w:marRight w:val="0"/>
      <w:marTop w:val="0"/>
      <w:marBottom w:val="0"/>
      <w:divBdr>
        <w:top w:val="none" w:sz="0" w:space="0" w:color="auto"/>
        <w:left w:val="none" w:sz="0" w:space="0" w:color="auto"/>
        <w:bottom w:val="none" w:sz="0" w:space="0" w:color="auto"/>
        <w:right w:val="none" w:sz="0" w:space="0" w:color="auto"/>
      </w:divBdr>
    </w:div>
    <w:div w:id="1548294589">
      <w:bodyDiv w:val="1"/>
      <w:marLeft w:val="0"/>
      <w:marRight w:val="0"/>
      <w:marTop w:val="0"/>
      <w:marBottom w:val="0"/>
      <w:divBdr>
        <w:top w:val="none" w:sz="0" w:space="0" w:color="auto"/>
        <w:left w:val="none" w:sz="0" w:space="0" w:color="auto"/>
        <w:bottom w:val="none" w:sz="0" w:space="0" w:color="auto"/>
        <w:right w:val="none" w:sz="0" w:space="0" w:color="auto"/>
      </w:divBdr>
    </w:div>
    <w:div w:id="1550797790">
      <w:bodyDiv w:val="1"/>
      <w:marLeft w:val="0"/>
      <w:marRight w:val="0"/>
      <w:marTop w:val="0"/>
      <w:marBottom w:val="0"/>
      <w:divBdr>
        <w:top w:val="none" w:sz="0" w:space="0" w:color="auto"/>
        <w:left w:val="none" w:sz="0" w:space="0" w:color="auto"/>
        <w:bottom w:val="none" w:sz="0" w:space="0" w:color="auto"/>
        <w:right w:val="none" w:sz="0" w:space="0" w:color="auto"/>
      </w:divBdr>
    </w:div>
    <w:div w:id="1557274154">
      <w:bodyDiv w:val="1"/>
      <w:marLeft w:val="0"/>
      <w:marRight w:val="0"/>
      <w:marTop w:val="0"/>
      <w:marBottom w:val="0"/>
      <w:divBdr>
        <w:top w:val="none" w:sz="0" w:space="0" w:color="auto"/>
        <w:left w:val="none" w:sz="0" w:space="0" w:color="auto"/>
        <w:bottom w:val="none" w:sz="0" w:space="0" w:color="auto"/>
        <w:right w:val="none" w:sz="0" w:space="0" w:color="auto"/>
      </w:divBdr>
    </w:div>
    <w:div w:id="1559903880">
      <w:bodyDiv w:val="1"/>
      <w:marLeft w:val="0"/>
      <w:marRight w:val="0"/>
      <w:marTop w:val="0"/>
      <w:marBottom w:val="0"/>
      <w:divBdr>
        <w:top w:val="none" w:sz="0" w:space="0" w:color="auto"/>
        <w:left w:val="none" w:sz="0" w:space="0" w:color="auto"/>
        <w:bottom w:val="none" w:sz="0" w:space="0" w:color="auto"/>
        <w:right w:val="none" w:sz="0" w:space="0" w:color="auto"/>
      </w:divBdr>
    </w:div>
    <w:div w:id="1565871126">
      <w:bodyDiv w:val="1"/>
      <w:marLeft w:val="0"/>
      <w:marRight w:val="0"/>
      <w:marTop w:val="0"/>
      <w:marBottom w:val="0"/>
      <w:divBdr>
        <w:top w:val="none" w:sz="0" w:space="0" w:color="auto"/>
        <w:left w:val="none" w:sz="0" w:space="0" w:color="auto"/>
        <w:bottom w:val="none" w:sz="0" w:space="0" w:color="auto"/>
        <w:right w:val="none" w:sz="0" w:space="0" w:color="auto"/>
      </w:divBdr>
    </w:div>
    <w:div w:id="1585070537">
      <w:bodyDiv w:val="1"/>
      <w:marLeft w:val="0"/>
      <w:marRight w:val="0"/>
      <w:marTop w:val="0"/>
      <w:marBottom w:val="0"/>
      <w:divBdr>
        <w:top w:val="none" w:sz="0" w:space="0" w:color="auto"/>
        <w:left w:val="none" w:sz="0" w:space="0" w:color="auto"/>
        <w:bottom w:val="none" w:sz="0" w:space="0" w:color="auto"/>
        <w:right w:val="none" w:sz="0" w:space="0" w:color="auto"/>
      </w:divBdr>
    </w:div>
    <w:div w:id="1585794707">
      <w:bodyDiv w:val="1"/>
      <w:marLeft w:val="0"/>
      <w:marRight w:val="0"/>
      <w:marTop w:val="0"/>
      <w:marBottom w:val="0"/>
      <w:divBdr>
        <w:top w:val="none" w:sz="0" w:space="0" w:color="auto"/>
        <w:left w:val="none" w:sz="0" w:space="0" w:color="auto"/>
        <w:bottom w:val="none" w:sz="0" w:space="0" w:color="auto"/>
        <w:right w:val="none" w:sz="0" w:space="0" w:color="auto"/>
      </w:divBdr>
    </w:div>
    <w:div w:id="1594239515">
      <w:bodyDiv w:val="1"/>
      <w:marLeft w:val="0"/>
      <w:marRight w:val="0"/>
      <w:marTop w:val="0"/>
      <w:marBottom w:val="0"/>
      <w:divBdr>
        <w:top w:val="none" w:sz="0" w:space="0" w:color="auto"/>
        <w:left w:val="none" w:sz="0" w:space="0" w:color="auto"/>
        <w:bottom w:val="none" w:sz="0" w:space="0" w:color="auto"/>
        <w:right w:val="none" w:sz="0" w:space="0" w:color="auto"/>
      </w:divBdr>
    </w:div>
    <w:div w:id="1603148479">
      <w:bodyDiv w:val="1"/>
      <w:marLeft w:val="0"/>
      <w:marRight w:val="0"/>
      <w:marTop w:val="0"/>
      <w:marBottom w:val="0"/>
      <w:divBdr>
        <w:top w:val="none" w:sz="0" w:space="0" w:color="auto"/>
        <w:left w:val="none" w:sz="0" w:space="0" w:color="auto"/>
        <w:bottom w:val="none" w:sz="0" w:space="0" w:color="auto"/>
        <w:right w:val="none" w:sz="0" w:space="0" w:color="auto"/>
      </w:divBdr>
    </w:div>
    <w:div w:id="1604603556">
      <w:bodyDiv w:val="1"/>
      <w:marLeft w:val="0"/>
      <w:marRight w:val="0"/>
      <w:marTop w:val="0"/>
      <w:marBottom w:val="0"/>
      <w:divBdr>
        <w:top w:val="none" w:sz="0" w:space="0" w:color="auto"/>
        <w:left w:val="none" w:sz="0" w:space="0" w:color="auto"/>
        <w:bottom w:val="none" w:sz="0" w:space="0" w:color="auto"/>
        <w:right w:val="none" w:sz="0" w:space="0" w:color="auto"/>
      </w:divBdr>
    </w:div>
    <w:div w:id="1608078857">
      <w:bodyDiv w:val="1"/>
      <w:marLeft w:val="0"/>
      <w:marRight w:val="0"/>
      <w:marTop w:val="0"/>
      <w:marBottom w:val="0"/>
      <w:divBdr>
        <w:top w:val="none" w:sz="0" w:space="0" w:color="auto"/>
        <w:left w:val="none" w:sz="0" w:space="0" w:color="auto"/>
        <w:bottom w:val="none" w:sz="0" w:space="0" w:color="auto"/>
        <w:right w:val="none" w:sz="0" w:space="0" w:color="auto"/>
      </w:divBdr>
    </w:div>
    <w:div w:id="1608582556">
      <w:bodyDiv w:val="1"/>
      <w:marLeft w:val="0"/>
      <w:marRight w:val="0"/>
      <w:marTop w:val="0"/>
      <w:marBottom w:val="0"/>
      <w:divBdr>
        <w:top w:val="none" w:sz="0" w:space="0" w:color="auto"/>
        <w:left w:val="none" w:sz="0" w:space="0" w:color="auto"/>
        <w:bottom w:val="none" w:sz="0" w:space="0" w:color="auto"/>
        <w:right w:val="none" w:sz="0" w:space="0" w:color="auto"/>
      </w:divBdr>
    </w:div>
    <w:div w:id="1615137922">
      <w:bodyDiv w:val="1"/>
      <w:marLeft w:val="0"/>
      <w:marRight w:val="0"/>
      <w:marTop w:val="0"/>
      <w:marBottom w:val="0"/>
      <w:divBdr>
        <w:top w:val="none" w:sz="0" w:space="0" w:color="auto"/>
        <w:left w:val="none" w:sz="0" w:space="0" w:color="auto"/>
        <w:bottom w:val="none" w:sz="0" w:space="0" w:color="auto"/>
        <w:right w:val="none" w:sz="0" w:space="0" w:color="auto"/>
      </w:divBdr>
    </w:div>
    <w:div w:id="1615745147">
      <w:bodyDiv w:val="1"/>
      <w:marLeft w:val="0"/>
      <w:marRight w:val="0"/>
      <w:marTop w:val="0"/>
      <w:marBottom w:val="0"/>
      <w:divBdr>
        <w:top w:val="none" w:sz="0" w:space="0" w:color="auto"/>
        <w:left w:val="none" w:sz="0" w:space="0" w:color="auto"/>
        <w:bottom w:val="none" w:sz="0" w:space="0" w:color="auto"/>
        <w:right w:val="none" w:sz="0" w:space="0" w:color="auto"/>
      </w:divBdr>
    </w:div>
    <w:div w:id="1621649787">
      <w:bodyDiv w:val="1"/>
      <w:marLeft w:val="0"/>
      <w:marRight w:val="0"/>
      <w:marTop w:val="0"/>
      <w:marBottom w:val="0"/>
      <w:divBdr>
        <w:top w:val="none" w:sz="0" w:space="0" w:color="auto"/>
        <w:left w:val="none" w:sz="0" w:space="0" w:color="auto"/>
        <w:bottom w:val="none" w:sz="0" w:space="0" w:color="auto"/>
        <w:right w:val="none" w:sz="0" w:space="0" w:color="auto"/>
      </w:divBdr>
    </w:div>
    <w:div w:id="1622494797">
      <w:bodyDiv w:val="1"/>
      <w:marLeft w:val="0"/>
      <w:marRight w:val="0"/>
      <w:marTop w:val="0"/>
      <w:marBottom w:val="0"/>
      <w:divBdr>
        <w:top w:val="none" w:sz="0" w:space="0" w:color="auto"/>
        <w:left w:val="none" w:sz="0" w:space="0" w:color="auto"/>
        <w:bottom w:val="none" w:sz="0" w:space="0" w:color="auto"/>
        <w:right w:val="none" w:sz="0" w:space="0" w:color="auto"/>
      </w:divBdr>
    </w:div>
    <w:div w:id="1623538717">
      <w:bodyDiv w:val="1"/>
      <w:marLeft w:val="0"/>
      <w:marRight w:val="0"/>
      <w:marTop w:val="0"/>
      <w:marBottom w:val="0"/>
      <w:divBdr>
        <w:top w:val="none" w:sz="0" w:space="0" w:color="auto"/>
        <w:left w:val="none" w:sz="0" w:space="0" w:color="auto"/>
        <w:bottom w:val="none" w:sz="0" w:space="0" w:color="auto"/>
        <w:right w:val="none" w:sz="0" w:space="0" w:color="auto"/>
      </w:divBdr>
    </w:div>
    <w:div w:id="1623806357">
      <w:bodyDiv w:val="1"/>
      <w:marLeft w:val="0"/>
      <w:marRight w:val="0"/>
      <w:marTop w:val="0"/>
      <w:marBottom w:val="0"/>
      <w:divBdr>
        <w:top w:val="none" w:sz="0" w:space="0" w:color="auto"/>
        <w:left w:val="none" w:sz="0" w:space="0" w:color="auto"/>
        <w:bottom w:val="none" w:sz="0" w:space="0" w:color="auto"/>
        <w:right w:val="none" w:sz="0" w:space="0" w:color="auto"/>
      </w:divBdr>
    </w:div>
    <w:div w:id="1631130432">
      <w:bodyDiv w:val="1"/>
      <w:marLeft w:val="0"/>
      <w:marRight w:val="0"/>
      <w:marTop w:val="0"/>
      <w:marBottom w:val="0"/>
      <w:divBdr>
        <w:top w:val="none" w:sz="0" w:space="0" w:color="auto"/>
        <w:left w:val="none" w:sz="0" w:space="0" w:color="auto"/>
        <w:bottom w:val="none" w:sz="0" w:space="0" w:color="auto"/>
        <w:right w:val="none" w:sz="0" w:space="0" w:color="auto"/>
      </w:divBdr>
    </w:div>
    <w:div w:id="1634290330">
      <w:bodyDiv w:val="1"/>
      <w:marLeft w:val="0"/>
      <w:marRight w:val="0"/>
      <w:marTop w:val="0"/>
      <w:marBottom w:val="0"/>
      <w:divBdr>
        <w:top w:val="none" w:sz="0" w:space="0" w:color="auto"/>
        <w:left w:val="none" w:sz="0" w:space="0" w:color="auto"/>
        <w:bottom w:val="none" w:sz="0" w:space="0" w:color="auto"/>
        <w:right w:val="none" w:sz="0" w:space="0" w:color="auto"/>
      </w:divBdr>
    </w:div>
    <w:div w:id="1635140541">
      <w:bodyDiv w:val="1"/>
      <w:marLeft w:val="0"/>
      <w:marRight w:val="0"/>
      <w:marTop w:val="0"/>
      <w:marBottom w:val="0"/>
      <w:divBdr>
        <w:top w:val="none" w:sz="0" w:space="0" w:color="auto"/>
        <w:left w:val="none" w:sz="0" w:space="0" w:color="auto"/>
        <w:bottom w:val="none" w:sz="0" w:space="0" w:color="auto"/>
        <w:right w:val="none" w:sz="0" w:space="0" w:color="auto"/>
      </w:divBdr>
    </w:div>
    <w:div w:id="1643463055">
      <w:bodyDiv w:val="1"/>
      <w:marLeft w:val="0"/>
      <w:marRight w:val="0"/>
      <w:marTop w:val="0"/>
      <w:marBottom w:val="0"/>
      <w:divBdr>
        <w:top w:val="none" w:sz="0" w:space="0" w:color="auto"/>
        <w:left w:val="none" w:sz="0" w:space="0" w:color="auto"/>
        <w:bottom w:val="none" w:sz="0" w:space="0" w:color="auto"/>
        <w:right w:val="none" w:sz="0" w:space="0" w:color="auto"/>
      </w:divBdr>
    </w:div>
    <w:div w:id="1645039455">
      <w:bodyDiv w:val="1"/>
      <w:marLeft w:val="0"/>
      <w:marRight w:val="0"/>
      <w:marTop w:val="0"/>
      <w:marBottom w:val="0"/>
      <w:divBdr>
        <w:top w:val="none" w:sz="0" w:space="0" w:color="auto"/>
        <w:left w:val="none" w:sz="0" w:space="0" w:color="auto"/>
        <w:bottom w:val="none" w:sz="0" w:space="0" w:color="auto"/>
        <w:right w:val="none" w:sz="0" w:space="0" w:color="auto"/>
      </w:divBdr>
    </w:div>
    <w:div w:id="1646933618">
      <w:bodyDiv w:val="1"/>
      <w:marLeft w:val="0"/>
      <w:marRight w:val="0"/>
      <w:marTop w:val="0"/>
      <w:marBottom w:val="0"/>
      <w:divBdr>
        <w:top w:val="none" w:sz="0" w:space="0" w:color="auto"/>
        <w:left w:val="none" w:sz="0" w:space="0" w:color="auto"/>
        <w:bottom w:val="none" w:sz="0" w:space="0" w:color="auto"/>
        <w:right w:val="none" w:sz="0" w:space="0" w:color="auto"/>
      </w:divBdr>
    </w:div>
    <w:div w:id="1651595649">
      <w:bodyDiv w:val="1"/>
      <w:marLeft w:val="0"/>
      <w:marRight w:val="0"/>
      <w:marTop w:val="0"/>
      <w:marBottom w:val="0"/>
      <w:divBdr>
        <w:top w:val="none" w:sz="0" w:space="0" w:color="auto"/>
        <w:left w:val="none" w:sz="0" w:space="0" w:color="auto"/>
        <w:bottom w:val="none" w:sz="0" w:space="0" w:color="auto"/>
        <w:right w:val="none" w:sz="0" w:space="0" w:color="auto"/>
      </w:divBdr>
    </w:div>
    <w:div w:id="1657998699">
      <w:bodyDiv w:val="1"/>
      <w:marLeft w:val="0"/>
      <w:marRight w:val="0"/>
      <w:marTop w:val="0"/>
      <w:marBottom w:val="0"/>
      <w:divBdr>
        <w:top w:val="none" w:sz="0" w:space="0" w:color="auto"/>
        <w:left w:val="none" w:sz="0" w:space="0" w:color="auto"/>
        <w:bottom w:val="none" w:sz="0" w:space="0" w:color="auto"/>
        <w:right w:val="none" w:sz="0" w:space="0" w:color="auto"/>
      </w:divBdr>
    </w:div>
    <w:div w:id="1658607243">
      <w:bodyDiv w:val="1"/>
      <w:marLeft w:val="0"/>
      <w:marRight w:val="0"/>
      <w:marTop w:val="0"/>
      <w:marBottom w:val="0"/>
      <w:divBdr>
        <w:top w:val="none" w:sz="0" w:space="0" w:color="auto"/>
        <w:left w:val="none" w:sz="0" w:space="0" w:color="auto"/>
        <w:bottom w:val="none" w:sz="0" w:space="0" w:color="auto"/>
        <w:right w:val="none" w:sz="0" w:space="0" w:color="auto"/>
      </w:divBdr>
    </w:div>
    <w:div w:id="1660770565">
      <w:bodyDiv w:val="1"/>
      <w:marLeft w:val="0"/>
      <w:marRight w:val="0"/>
      <w:marTop w:val="0"/>
      <w:marBottom w:val="0"/>
      <w:divBdr>
        <w:top w:val="none" w:sz="0" w:space="0" w:color="auto"/>
        <w:left w:val="none" w:sz="0" w:space="0" w:color="auto"/>
        <w:bottom w:val="none" w:sz="0" w:space="0" w:color="auto"/>
        <w:right w:val="none" w:sz="0" w:space="0" w:color="auto"/>
      </w:divBdr>
    </w:div>
    <w:div w:id="1665933195">
      <w:bodyDiv w:val="1"/>
      <w:marLeft w:val="0"/>
      <w:marRight w:val="0"/>
      <w:marTop w:val="0"/>
      <w:marBottom w:val="0"/>
      <w:divBdr>
        <w:top w:val="none" w:sz="0" w:space="0" w:color="auto"/>
        <w:left w:val="none" w:sz="0" w:space="0" w:color="auto"/>
        <w:bottom w:val="none" w:sz="0" w:space="0" w:color="auto"/>
        <w:right w:val="none" w:sz="0" w:space="0" w:color="auto"/>
      </w:divBdr>
    </w:div>
    <w:div w:id="1671905733">
      <w:bodyDiv w:val="1"/>
      <w:marLeft w:val="0"/>
      <w:marRight w:val="0"/>
      <w:marTop w:val="0"/>
      <w:marBottom w:val="0"/>
      <w:divBdr>
        <w:top w:val="none" w:sz="0" w:space="0" w:color="auto"/>
        <w:left w:val="none" w:sz="0" w:space="0" w:color="auto"/>
        <w:bottom w:val="none" w:sz="0" w:space="0" w:color="auto"/>
        <w:right w:val="none" w:sz="0" w:space="0" w:color="auto"/>
      </w:divBdr>
    </w:div>
    <w:div w:id="1672872906">
      <w:bodyDiv w:val="1"/>
      <w:marLeft w:val="0"/>
      <w:marRight w:val="0"/>
      <w:marTop w:val="0"/>
      <w:marBottom w:val="0"/>
      <w:divBdr>
        <w:top w:val="none" w:sz="0" w:space="0" w:color="auto"/>
        <w:left w:val="none" w:sz="0" w:space="0" w:color="auto"/>
        <w:bottom w:val="none" w:sz="0" w:space="0" w:color="auto"/>
        <w:right w:val="none" w:sz="0" w:space="0" w:color="auto"/>
      </w:divBdr>
    </w:div>
    <w:div w:id="1673097817">
      <w:bodyDiv w:val="1"/>
      <w:marLeft w:val="0"/>
      <w:marRight w:val="0"/>
      <w:marTop w:val="0"/>
      <w:marBottom w:val="0"/>
      <w:divBdr>
        <w:top w:val="none" w:sz="0" w:space="0" w:color="auto"/>
        <w:left w:val="none" w:sz="0" w:space="0" w:color="auto"/>
        <w:bottom w:val="none" w:sz="0" w:space="0" w:color="auto"/>
        <w:right w:val="none" w:sz="0" w:space="0" w:color="auto"/>
      </w:divBdr>
    </w:div>
    <w:div w:id="1674137652">
      <w:bodyDiv w:val="1"/>
      <w:marLeft w:val="0"/>
      <w:marRight w:val="0"/>
      <w:marTop w:val="0"/>
      <w:marBottom w:val="0"/>
      <w:divBdr>
        <w:top w:val="none" w:sz="0" w:space="0" w:color="auto"/>
        <w:left w:val="none" w:sz="0" w:space="0" w:color="auto"/>
        <w:bottom w:val="none" w:sz="0" w:space="0" w:color="auto"/>
        <w:right w:val="none" w:sz="0" w:space="0" w:color="auto"/>
      </w:divBdr>
    </w:div>
    <w:div w:id="1674840621">
      <w:bodyDiv w:val="1"/>
      <w:marLeft w:val="0"/>
      <w:marRight w:val="0"/>
      <w:marTop w:val="0"/>
      <w:marBottom w:val="0"/>
      <w:divBdr>
        <w:top w:val="none" w:sz="0" w:space="0" w:color="auto"/>
        <w:left w:val="none" w:sz="0" w:space="0" w:color="auto"/>
        <w:bottom w:val="none" w:sz="0" w:space="0" w:color="auto"/>
        <w:right w:val="none" w:sz="0" w:space="0" w:color="auto"/>
      </w:divBdr>
    </w:div>
    <w:div w:id="1674918910">
      <w:bodyDiv w:val="1"/>
      <w:marLeft w:val="0"/>
      <w:marRight w:val="0"/>
      <w:marTop w:val="0"/>
      <w:marBottom w:val="0"/>
      <w:divBdr>
        <w:top w:val="none" w:sz="0" w:space="0" w:color="auto"/>
        <w:left w:val="none" w:sz="0" w:space="0" w:color="auto"/>
        <w:bottom w:val="none" w:sz="0" w:space="0" w:color="auto"/>
        <w:right w:val="none" w:sz="0" w:space="0" w:color="auto"/>
      </w:divBdr>
    </w:div>
    <w:div w:id="1675721785">
      <w:bodyDiv w:val="1"/>
      <w:marLeft w:val="0"/>
      <w:marRight w:val="0"/>
      <w:marTop w:val="0"/>
      <w:marBottom w:val="0"/>
      <w:divBdr>
        <w:top w:val="none" w:sz="0" w:space="0" w:color="auto"/>
        <w:left w:val="none" w:sz="0" w:space="0" w:color="auto"/>
        <w:bottom w:val="none" w:sz="0" w:space="0" w:color="auto"/>
        <w:right w:val="none" w:sz="0" w:space="0" w:color="auto"/>
      </w:divBdr>
    </w:div>
    <w:div w:id="1678187988">
      <w:bodyDiv w:val="1"/>
      <w:marLeft w:val="0"/>
      <w:marRight w:val="0"/>
      <w:marTop w:val="0"/>
      <w:marBottom w:val="0"/>
      <w:divBdr>
        <w:top w:val="none" w:sz="0" w:space="0" w:color="auto"/>
        <w:left w:val="none" w:sz="0" w:space="0" w:color="auto"/>
        <w:bottom w:val="none" w:sz="0" w:space="0" w:color="auto"/>
        <w:right w:val="none" w:sz="0" w:space="0" w:color="auto"/>
      </w:divBdr>
    </w:div>
    <w:div w:id="1678730487">
      <w:bodyDiv w:val="1"/>
      <w:marLeft w:val="0"/>
      <w:marRight w:val="0"/>
      <w:marTop w:val="0"/>
      <w:marBottom w:val="0"/>
      <w:divBdr>
        <w:top w:val="none" w:sz="0" w:space="0" w:color="auto"/>
        <w:left w:val="none" w:sz="0" w:space="0" w:color="auto"/>
        <w:bottom w:val="none" w:sz="0" w:space="0" w:color="auto"/>
        <w:right w:val="none" w:sz="0" w:space="0" w:color="auto"/>
      </w:divBdr>
    </w:div>
    <w:div w:id="1687441769">
      <w:bodyDiv w:val="1"/>
      <w:marLeft w:val="0"/>
      <w:marRight w:val="0"/>
      <w:marTop w:val="0"/>
      <w:marBottom w:val="0"/>
      <w:divBdr>
        <w:top w:val="none" w:sz="0" w:space="0" w:color="auto"/>
        <w:left w:val="none" w:sz="0" w:space="0" w:color="auto"/>
        <w:bottom w:val="none" w:sz="0" w:space="0" w:color="auto"/>
        <w:right w:val="none" w:sz="0" w:space="0" w:color="auto"/>
      </w:divBdr>
    </w:div>
    <w:div w:id="1690334110">
      <w:bodyDiv w:val="1"/>
      <w:marLeft w:val="0"/>
      <w:marRight w:val="0"/>
      <w:marTop w:val="0"/>
      <w:marBottom w:val="0"/>
      <w:divBdr>
        <w:top w:val="none" w:sz="0" w:space="0" w:color="auto"/>
        <w:left w:val="none" w:sz="0" w:space="0" w:color="auto"/>
        <w:bottom w:val="none" w:sz="0" w:space="0" w:color="auto"/>
        <w:right w:val="none" w:sz="0" w:space="0" w:color="auto"/>
      </w:divBdr>
    </w:div>
    <w:div w:id="1692755735">
      <w:bodyDiv w:val="1"/>
      <w:marLeft w:val="0"/>
      <w:marRight w:val="0"/>
      <w:marTop w:val="0"/>
      <w:marBottom w:val="0"/>
      <w:divBdr>
        <w:top w:val="none" w:sz="0" w:space="0" w:color="auto"/>
        <w:left w:val="none" w:sz="0" w:space="0" w:color="auto"/>
        <w:bottom w:val="none" w:sz="0" w:space="0" w:color="auto"/>
        <w:right w:val="none" w:sz="0" w:space="0" w:color="auto"/>
      </w:divBdr>
    </w:div>
    <w:div w:id="1694110995">
      <w:bodyDiv w:val="1"/>
      <w:marLeft w:val="0"/>
      <w:marRight w:val="0"/>
      <w:marTop w:val="0"/>
      <w:marBottom w:val="0"/>
      <w:divBdr>
        <w:top w:val="none" w:sz="0" w:space="0" w:color="auto"/>
        <w:left w:val="none" w:sz="0" w:space="0" w:color="auto"/>
        <w:bottom w:val="none" w:sz="0" w:space="0" w:color="auto"/>
        <w:right w:val="none" w:sz="0" w:space="0" w:color="auto"/>
      </w:divBdr>
    </w:div>
    <w:div w:id="1698657355">
      <w:bodyDiv w:val="1"/>
      <w:marLeft w:val="0"/>
      <w:marRight w:val="0"/>
      <w:marTop w:val="0"/>
      <w:marBottom w:val="0"/>
      <w:divBdr>
        <w:top w:val="none" w:sz="0" w:space="0" w:color="auto"/>
        <w:left w:val="none" w:sz="0" w:space="0" w:color="auto"/>
        <w:bottom w:val="none" w:sz="0" w:space="0" w:color="auto"/>
        <w:right w:val="none" w:sz="0" w:space="0" w:color="auto"/>
      </w:divBdr>
    </w:div>
    <w:div w:id="1698964382">
      <w:bodyDiv w:val="1"/>
      <w:marLeft w:val="0"/>
      <w:marRight w:val="0"/>
      <w:marTop w:val="0"/>
      <w:marBottom w:val="0"/>
      <w:divBdr>
        <w:top w:val="none" w:sz="0" w:space="0" w:color="auto"/>
        <w:left w:val="none" w:sz="0" w:space="0" w:color="auto"/>
        <w:bottom w:val="none" w:sz="0" w:space="0" w:color="auto"/>
        <w:right w:val="none" w:sz="0" w:space="0" w:color="auto"/>
      </w:divBdr>
    </w:div>
    <w:div w:id="1701054653">
      <w:bodyDiv w:val="1"/>
      <w:marLeft w:val="0"/>
      <w:marRight w:val="0"/>
      <w:marTop w:val="0"/>
      <w:marBottom w:val="0"/>
      <w:divBdr>
        <w:top w:val="none" w:sz="0" w:space="0" w:color="auto"/>
        <w:left w:val="none" w:sz="0" w:space="0" w:color="auto"/>
        <w:bottom w:val="none" w:sz="0" w:space="0" w:color="auto"/>
        <w:right w:val="none" w:sz="0" w:space="0" w:color="auto"/>
      </w:divBdr>
    </w:div>
    <w:div w:id="1701396733">
      <w:bodyDiv w:val="1"/>
      <w:marLeft w:val="0"/>
      <w:marRight w:val="0"/>
      <w:marTop w:val="0"/>
      <w:marBottom w:val="0"/>
      <w:divBdr>
        <w:top w:val="none" w:sz="0" w:space="0" w:color="auto"/>
        <w:left w:val="none" w:sz="0" w:space="0" w:color="auto"/>
        <w:bottom w:val="none" w:sz="0" w:space="0" w:color="auto"/>
        <w:right w:val="none" w:sz="0" w:space="0" w:color="auto"/>
      </w:divBdr>
    </w:div>
    <w:div w:id="1702823143">
      <w:bodyDiv w:val="1"/>
      <w:marLeft w:val="0"/>
      <w:marRight w:val="0"/>
      <w:marTop w:val="0"/>
      <w:marBottom w:val="0"/>
      <w:divBdr>
        <w:top w:val="none" w:sz="0" w:space="0" w:color="auto"/>
        <w:left w:val="none" w:sz="0" w:space="0" w:color="auto"/>
        <w:bottom w:val="none" w:sz="0" w:space="0" w:color="auto"/>
        <w:right w:val="none" w:sz="0" w:space="0" w:color="auto"/>
      </w:divBdr>
    </w:div>
    <w:div w:id="1703744967">
      <w:bodyDiv w:val="1"/>
      <w:marLeft w:val="0"/>
      <w:marRight w:val="0"/>
      <w:marTop w:val="0"/>
      <w:marBottom w:val="0"/>
      <w:divBdr>
        <w:top w:val="none" w:sz="0" w:space="0" w:color="auto"/>
        <w:left w:val="none" w:sz="0" w:space="0" w:color="auto"/>
        <w:bottom w:val="none" w:sz="0" w:space="0" w:color="auto"/>
        <w:right w:val="none" w:sz="0" w:space="0" w:color="auto"/>
      </w:divBdr>
    </w:div>
    <w:div w:id="1709641666">
      <w:bodyDiv w:val="1"/>
      <w:marLeft w:val="0"/>
      <w:marRight w:val="0"/>
      <w:marTop w:val="0"/>
      <w:marBottom w:val="0"/>
      <w:divBdr>
        <w:top w:val="none" w:sz="0" w:space="0" w:color="auto"/>
        <w:left w:val="none" w:sz="0" w:space="0" w:color="auto"/>
        <w:bottom w:val="none" w:sz="0" w:space="0" w:color="auto"/>
        <w:right w:val="none" w:sz="0" w:space="0" w:color="auto"/>
      </w:divBdr>
    </w:div>
    <w:div w:id="1715084868">
      <w:bodyDiv w:val="1"/>
      <w:marLeft w:val="0"/>
      <w:marRight w:val="0"/>
      <w:marTop w:val="0"/>
      <w:marBottom w:val="0"/>
      <w:divBdr>
        <w:top w:val="none" w:sz="0" w:space="0" w:color="auto"/>
        <w:left w:val="none" w:sz="0" w:space="0" w:color="auto"/>
        <w:bottom w:val="none" w:sz="0" w:space="0" w:color="auto"/>
        <w:right w:val="none" w:sz="0" w:space="0" w:color="auto"/>
      </w:divBdr>
    </w:div>
    <w:div w:id="1715932971">
      <w:bodyDiv w:val="1"/>
      <w:marLeft w:val="0"/>
      <w:marRight w:val="0"/>
      <w:marTop w:val="0"/>
      <w:marBottom w:val="0"/>
      <w:divBdr>
        <w:top w:val="none" w:sz="0" w:space="0" w:color="auto"/>
        <w:left w:val="none" w:sz="0" w:space="0" w:color="auto"/>
        <w:bottom w:val="none" w:sz="0" w:space="0" w:color="auto"/>
        <w:right w:val="none" w:sz="0" w:space="0" w:color="auto"/>
      </w:divBdr>
    </w:div>
    <w:div w:id="1720323134">
      <w:bodyDiv w:val="1"/>
      <w:marLeft w:val="0"/>
      <w:marRight w:val="0"/>
      <w:marTop w:val="0"/>
      <w:marBottom w:val="0"/>
      <w:divBdr>
        <w:top w:val="none" w:sz="0" w:space="0" w:color="auto"/>
        <w:left w:val="none" w:sz="0" w:space="0" w:color="auto"/>
        <w:bottom w:val="none" w:sz="0" w:space="0" w:color="auto"/>
        <w:right w:val="none" w:sz="0" w:space="0" w:color="auto"/>
      </w:divBdr>
    </w:div>
    <w:div w:id="1720934717">
      <w:bodyDiv w:val="1"/>
      <w:marLeft w:val="0"/>
      <w:marRight w:val="0"/>
      <w:marTop w:val="0"/>
      <w:marBottom w:val="0"/>
      <w:divBdr>
        <w:top w:val="none" w:sz="0" w:space="0" w:color="auto"/>
        <w:left w:val="none" w:sz="0" w:space="0" w:color="auto"/>
        <w:bottom w:val="none" w:sz="0" w:space="0" w:color="auto"/>
        <w:right w:val="none" w:sz="0" w:space="0" w:color="auto"/>
      </w:divBdr>
    </w:div>
    <w:div w:id="1723940436">
      <w:bodyDiv w:val="1"/>
      <w:marLeft w:val="0"/>
      <w:marRight w:val="0"/>
      <w:marTop w:val="0"/>
      <w:marBottom w:val="0"/>
      <w:divBdr>
        <w:top w:val="none" w:sz="0" w:space="0" w:color="auto"/>
        <w:left w:val="none" w:sz="0" w:space="0" w:color="auto"/>
        <w:bottom w:val="none" w:sz="0" w:space="0" w:color="auto"/>
        <w:right w:val="none" w:sz="0" w:space="0" w:color="auto"/>
      </w:divBdr>
    </w:div>
    <w:div w:id="1726292807">
      <w:bodyDiv w:val="1"/>
      <w:marLeft w:val="0"/>
      <w:marRight w:val="0"/>
      <w:marTop w:val="0"/>
      <w:marBottom w:val="0"/>
      <w:divBdr>
        <w:top w:val="none" w:sz="0" w:space="0" w:color="auto"/>
        <w:left w:val="none" w:sz="0" w:space="0" w:color="auto"/>
        <w:bottom w:val="none" w:sz="0" w:space="0" w:color="auto"/>
        <w:right w:val="none" w:sz="0" w:space="0" w:color="auto"/>
      </w:divBdr>
    </w:div>
    <w:div w:id="1728987312">
      <w:bodyDiv w:val="1"/>
      <w:marLeft w:val="0"/>
      <w:marRight w:val="0"/>
      <w:marTop w:val="0"/>
      <w:marBottom w:val="0"/>
      <w:divBdr>
        <w:top w:val="none" w:sz="0" w:space="0" w:color="auto"/>
        <w:left w:val="none" w:sz="0" w:space="0" w:color="auto"/>
        <w:bottom w:val="none" w:sz="0" w:space="0" w:color="auto"/>
        <w:right w:val="none" w:sz="0" w:space="0" w:color="auto"/>
      </w:divBdr>
    </w:div>
    <w:div w:id="1738046326">
      <w:bodyDiv w:val="1"/>
      <w:marLeft w:val="0"/>
      <w:marRight w:val="0"/>
      <w:marTop w:val="0"/>
      <w:marBottom w:val="0"/>
      <w:divBdr>
        <w:top w:val="none" w:sz="0" w:space="0" w:color="auto"/>
        <w:left w:val="none" w:sz="0" w:space="0" w:color="auto"/>
        <w:bottom w:val="none" w:sz="0" w:space="0" w:color="auto"/>
        <w:right w:val="none" w:sz="0" w:space="0" w:color="auto"/>
      </w:divBdr>
    </w:div>
    <w:div w:id="1741248186">
      <w:bodyDiv w:val="1"/>
      <w:marLeft w:val="0"/>
      <w:marRight w:val="0"/>
      <w:marTop w:val="0"/>
      <w:marBottom w:val="0"/>
      <w:divBdr>
        <w:top w:val="none" w:sz="0" w:space="0" w:color="auto"/>
        <w:left w:val="none" w:sz="0" w:space="0" w:color="auto"/>
        <w:bottom w:val="none" w:sz="0" w:space="0" w:color="auto"/>
        <w:right w:val="none" w:sz="0" w:space="0" w:color="auto"/>
      </w:divBdr>
    </w:div>
    <w:div w:id="1751077982">
      <w:bodyDiv w:val="1"/>
      <w:marLeft w:val="0"/>
      <w:marRight w:val="0"/>
      <w:marTop w:val="0"/>
      <w:marBottom w:val="0"/>
      <w:divBdr>
        <w:top w:val="none" w:sz="0" w:space="0" w:color="auto"/>
        <w:left w:val="none" w:sz="0" w:space="0" w:color="auto"/>
        <w:bottom w:val="none" w:sz="0" w:space="0" w:color="auto"/>
        <w:right w:val="none" w:sz="0" w:space="0" w:color="auto"/>
      </w:divBdr>
    </w:div>
    <w:div w:id="1751346336">
      <w:bodyDiv w:val="1"/>
      <w:marLeft w:val="0"/>
      <w:marRight w:val="0"/>
      <w:marTop w:val="0"/>
      <w:marBottom w:val="0"/>
      <w:divBdr>
        <w:top w:val="none" w:sz="0" w:space="0" w:color="auto"/>
        <w:left w:val="none" w:sz="0" w:space="0" w:color="auto"/>
        <w:bottom w:val="none" w:sz="0" w:space="0" w:color="auto"/>
        <w:right w:val="none" w:sz="0" w:space="0" w:color="auto"/>
      </w:divBdr>
    </w:div>
    <w:div w:id="1753314350">
      <w:bodyDiv w:val="1"/>
      <w:marLeft w:val="0"/>
      <w:marRight w:val="0"/>
      <w:marTop w:val="0"/>
      <w:marBottom w:val="0"/>
      <w:divBdr>
        <w:top w:val="none" w:sz="0" w:space="0" w:color="auto"/>
        <w:left w:val="none" w:sz="0" w:space="0" w:color="auto"/>
        <w:bottom w:val="none" w:sz="0" w:space="0" w:color="auto"/>
        <w:right w:val="none" w:sz="0" w:space="0" w:color="auto"/>
      </w:divBdr>
    </w:div>
    <w:div w:id="1757244066">
      <w:bodyDiv w:val="1"/>
      <w:marLeft w:val="0"/>
      <w:marRight w:val="0"/>
      <w:marTop w:val="0"/>
      <w:marBottom w:val="0"/>
      <w:divBdr>
        <w:top w:val="none" w:sz="0" w:space="0" w:color="auto"/>
        <w:left w:val="none" w:sz="0" w:space="0" w:color="auto"/>
        <w:bottom w:val="none" w:sz="0" w:space="0" w:color="auto"/>
        <w:right w:val="none" w:sz="0" w:space="0" w:color="auto"/>
      </w:divBdr>
    </w:div>
    <w:div w:id="1757945156">
      <w:bodyDiv w:val="1"/>
      <w:marLeft w:val="0"/>
      <w:marRight w:val="0"/>
      <w:marTop w:val="0"/>
      <w:marBottom w:val="0"/>
      <w:divBdr>
        <w:top w:val="none" w:sz="0" w:space="0" w:color="auto"/>
        <w:left w:val="none" w:sz="0" w:space="0" w:color="auto"/>
        <w:bottom w:val="none" w:sz="0" w:space="0" w:color="auto"/>
        <w:right w:val="none" w:sz="0" w:space="0" w:color="auto"/>
      </w:divBdr>
    </w:div>
    <w:div w:id="1761440531">
      <w:bodyDiv w:val="1"/>
      <w:marLeft w:val="0"/>
      <w:marRight w:val="0"/>
      <w:marTop w:val="0"/>
      <w:marBottom w:val="0"/>
      <w:divBdr>
        <w:top w:val="none" w:sz="0" w:space="0" w:color="auto"/>
        <w:left w:val="none" w:sz="0" w:space="0" w:color="auto"/>
        <w:bottom w:val="none" w:sz="0" w:space="0" w:color="auto"/>
        <w:right w:val="none" w:sz="0" w:space="0" w:color="auto"/>
      </w:divBdr>
    </w:div>
    <w:div w:id="1765295719">
      <w:bodyDiv w:val="1"/>
      <w:marLeft w:val="0"/>
      <w:marRight w:val="0"/>
      <w:marTop w:val="0"/>
      <w:marBottom w:val="0"/>
      <w:divBdr>
        <w:top w:val="none" w:sz="0" w:space="0" w:color="auto"/>
        <w:left w:val="none" w:sz="0" w:space="0" w:color="auto"/>
        <w:bottom w:val="none" w:sz="0" w:space="0" w:color="auto"/>
        <w:right w:val="none" w:sz="0" w:space="0" w:color="auto"/>
      </w:divBdr>
    </w:div>
    <w:div w:id="1766806225">
      <w:bodyDiv w:val="1"/>
      <w:marLeft w:val="0"/>
      <w:marRight w:val="0"/>
      <w:marTop w:val="0"/>
      <w:marBottom w:val="0"/>
      <w:divBdr>
        <w:top w:val="none" w:sz="0" w:space="0" w:color="auto"/>
        <w:left w:val="none" w:sz="0" w:space="0" w:color="auto"/>
        <w:bottom w:val="none" w:sz="0" w:space="0" w:color="auto"/>
        <w:right w:val="none" w:sz="0" w:space="0" w:color="auto"/>
      </w:divBdr>
    </w:div>
    <w:div w:id="1771243147">
      <w:bodyDiv w:val="1"/>
      <w:marLeft w:val="0"/>
      <w:marRight w:val="0"/>
      <w:marTop w:val="0"/>
      <w:marBottom w:val="0"/>
      <w:divBdr>
        <w:top w:val="none" w:sz="0" w:space="0" w:color="auto"/>
        <w:left w:val="none" w:sz="0" w:space="0" w:color="auto"/>
        <w:bottom w:val="none" w:sz="0" w:space="0" w:color="auto"/>
        <w:right w:val="none" w:sz="0" w:space="0" w:color="auto"/>
      </w:divBdr>
    </w:div>
    <w:div w:id="1772121063">
      <w:bodyDiv w:val="1"/>
      <w:marLeft w:val="0"/>
      <w:marRight w:val="0"/>
      <w:marTop w:val="0"/>
      <w:marBottom w:val="0"/>
      <w:divBdr>
        <w:top w:val="none" w:sz="0" w:space="0" w:color="auto"/>
        <w:left w:val="none" w:sz="0" w:space="0" w:color="auto"/>
        <w:bottom w:val="none" w:sz="0" w:space="0" w:color="auto"/>
        <w:right w:val="none" w:sz="0" w:space="0" w:color="auto"/>
      </w:divBdr>
    </w:div>
    <w:div w:id="1775442508">
      <w:bodyDiv w:val="1"/>
      <w:marLeft w:val="0"/>
      <w:marRight w:val="0"/>
      <w:marTop w:val="0"/>
      <w:marBottom w:val="0"/>
      <w:divBdr>
        <w:top w:val="none" w:sz="0" w:space="0" w:color="auto"/>
        <w:left w:val="none" w:sz="0" w:space="0" w:color="auto"/>
        <w:bottom w:val="none" w:sz="0" w:space="0" w:color="auto"/>
        <w:right w:val="none" w:sz="0" w:space="0" w:color="auto"/>
      </w:divBdr>
    </w:div>
    <w:div w:id="1782459391">
      <w:bodyDiv w:val="1"/>
      <w:marLeft w:val="0"/>
      <w:marRight w:val="0"/>
      <w:marTop w:val="0"/>
      <w:marBottom w:val="0"/>
      <w:divBdr>
        <w:top w:val="none" w:sz="0" w:space="0" w:color="auto"/>
        <w:left w:val="none" w:sz="0" w:space="0" w:color="auto"/>
        <w:bottom w:val="none" w:sz="0" w:space="0" w:color="auto"/>
        <w:right w:val="none" w:sz="0" w:space="0" w:color="auto"/>
      </w:divBdr>
    </w:div>
    <w:div w:id="1783570034">
      <w:bodyDiv w:val="1"/>
      <w:marLeft w:val="0"/>
      <w:marRight w:val="0"/>
      <w:marTop w:val="0"/>
      <w:marBottom w:val="0"/>
      <w:divBdr>
        <w:top w:val="none" w:sz="0" w:space="0" w:color="auto"/>
        <w:left w:val="none" w:sz="0" w:space="0" w:color="auto"/>
        <w:bottom w:val="none" w:sz="0" w:space="0" w:color="auto"/>
        <w:right w:val="none" w:sz="0" w:space="0" w:color="auto"/>
      </w:divBdr>
    </w:div>
    <w:div w:id="1794011744">
      <w:bodyDiv w:val="1"/>
      <w:marLeft w:val="0"/>
      <w:marRight w:val="0"/>
      <w:marTop w:val="0"/>
      <w:marBottom w:val="0"/>
      <w:divBdr>
        <w:top w:val="none" w:sz="0" w:space="0" w:color="auto"/>
        <w:left w:val="none" w:sz="0" w:space="0" w:color="auto"/>
        <w:bottom w:val="none" w:sz="0" w:space="0" w:color="auto"/>
        <w:right w:val="none" w:sz="0" w:space="0" w:color="auto"/>
      </w:divBdr>
    </w:div>
    <w:div w:id="1798647681">
      <w:bodyDiv w:val="1"/>
      <w:marLeft w:val="0"/>
      <w:marRight w:val="0"/>
      <w:marTop w:val="0"/>
      <w:marBottom w:val="0"/>
      <w:divBdr>
        <w:top w:val="none" w:sz="0" w:space="0" w:color="auto"/>
        <w:left w:val="none" w:sz="0" w:space="0" w:color="auto"/>
        <w:bottom w:val="none" w:sz="0" w:space="0" w:color="auto"/>
        <w:right w:val="none" w:sz="0" w:space="0" w:color="auto"/>
      </w:divBdr>
    </w:div>
    <w:div w:id="1803646317">
      <w:bodyDiv w:val="1"/>
      <w:marLeft w:val="0"/>
      <w:marRight w:val="0"/>
      <w:marTop w:val="0"/>
      <w:marBottom w:val="0"/>
      <w:divBdr>
        <w:top w:val="none" w:sz="0" w:space="0" w:color="auto"/>
        <w:left w:val="none" w:sz="0" w:space="0" w:color="auto"/>
        <w:bottom w:val="none" w:sz="0" w:space="0" w:color="auto"/>
        <w:right w:val="none" w:sz="0" w:space="0" w:color="auto"/>
      </w:divBdr>
    </w:div>
    <w:div w:id="1805611682">
      <w:bodyDiv w:val="1"/>
      <w:marLeft w:val="0"/>
      <w:marRight w:val="0"/>
      <w:marTop w:val="0"/>
      <w:marBottom w:val="0"/>
      <w:divBdr>
        <w:top w:val="none" w:sz="0" w:space="0" w:color="auto"/>
        <w:left w:val="none" w:sz="0" w:space="0" w:color="auto"/>
        <w:bottom w:val="none" w:sz="0" w:space="0" w:color="auto"/>
        <w:right w:val="none" w:sz="0" w:space="0" w:color="auto"/>
      </w:divBdr>
    </w:div>
    <w:div w:id="1806313587">
      <w:bodyDiv w:val="1"/>
      <w:marLeft w:val="0"/>
      <w:marRight w:val="0"/>
      <w:marTop w:val="0"/>
      <w:marBottom w:val="0"/>
      <w:divBdr>
        <w:top w:val="none" w:sz="0" w:space="0" w:color="auto"/>
        <w:left w:val="none" w:sz="0" w:space="0" w:color="auto"/>
        <w:bottom w:val="none" w:sz="0" w:space="0" w:color="auto"/>
        <w:right w:val="none" w:sz="0" w:space="0" w:color="auto"/>
      </w:divBdr>
    </w:div>
    <w:div w:id="1808936144">
      <w:bodyDiv w:val="1"/>
      <w:marLeft w:val="0"/>
      <w:marRight w:val="0"/>
      <w:marTop w:val="0"/>
      <w:marBottom w:val="0"/>
      <w:divBdr>
        <w:top w:val="none" w:sz="0" w:space="0" w:color="auto"/>
        <w:left w:val="none" w:sz="0" w:space="0" w:color="auto"/>
        <w:bottom w:val="none" w:sz="0" w:space="0" w:color="auto"/>
        <w:right w:val="none" w:sz="0" w:space="0" w:color="auto"/>
      </w:divBdr>
    </w:div>
    <w:div w:id="1814252343">
      <w:bodyDiv w:val="1"/>
      <w:marLeft w:val="0"/>
      <w:marRight w:val="0"/>
      <w:marTop w:val="0"/>
      <w:marBottom w:val="0"/>
      <w:divBdr>
        <w:top w:val="none" w:sz="0" w:space="0" w:color="auto"/>
        <w:left w:val="none" w:sz="0" w:space="0" w:color="auto"/>
        <w:bottom w:val="none" w:sz="0" w:space="0" w:color="auto"/>
        <w:right w:val="none" w:sz="0" w:space="0" w:color="auto"/>
      </w:divBdr>
    </w:div>
    <w:div w:id="1816407729">
      <w:bodyDiv w:val="1"/>
      <w:marLeft w:val="0"/>
      <w:marRight w:val="0"/>
      <w:marTop w:val="0"/>
      <w:marBottom w:val="0"/>
      <w:divBdr>
        <w:top w:val="none" w:sz="0" w:space="0" w:color="auto"/>
        <w:left w:val="none" w:sz="0" w:space="0" w:color="auto"/>
        <w:bottom w:val="none" w:sz="0" w:space="0" w:color="auto"/>
        <w:right w:val="none" w:sz="0" w:space="0" w:color="auto"/>
      </w:divBdr>
    </w:div>
    <w:div w:id="1827745298">
      <w:bodyDiv w:val="1"/>
      <w:marLeft w:val="0"/>
      <w:marRight w:val="0"/>
      <w:marTop w:val="0"/>
      <w:marBottom w:val="0"/>
      <w:divBdr>
        <w:top w:val="none" w:sz="0" w:space="0" w:color="auto"/>
        <w:left w:val="none" w:sz="0" w:space="0" w:color="auto"/>
        <w:bottom w:val="none" w:sz="0" w:space="0" w:color="auto"/>
        <w:right w:val="none" w:sz="0" w:space="0" w:color="auto"/>
      </w:divBdr>
    </w:div>
    <w:div w:id="1828091784">
      <w:bodyDiv w:val="1"/>
      <w:marLeft w:val="0"/>
      <w:marRight w:val="0"/>
      <w:marTop w:val="0"/>
      <w:marBottom w:val="0"/>
      <w:divBdr>
        <w:top w:val="none" w:sz="0" w:space="0" w:color="auto"/>
        <w:left w:val="none" w:sz="0" w:space="0" w:color="auto"/>
        <w:bottom w:val="none" w:sz="0" w:space="0" w:color="auto"/>
        <w:right w:val="none" w:sz="0" w:space="0" w:color="auto"/>
      </w:divBdr>
    </w:div>
    <w:div w:id="1829125910">
      <w:bodyDiv w:val="1"/>
      <w:marLeft w:val="0"/>
      <w:marRight w:val="0"/>
      <w:marTop w:val="0"/>
      <w:marBottom w:val="0"/>
      <w:divBdr>
        <w:top w:val="none" w:sz="0" w:space="0" w:color="auto"/>
        <w:left w:val="none" w:sz="0" w:space="0" w:color="auto"/>
        <w:bottom w:val="none" w:sz="0" w:space="0" w:color="auto"/>
        <w:right w:val="none" w:sz="0" w:space="0" w:color="auto"/>
      </w:divBdr>
    </w:div>
    <w:div w:id="1829438677">
      <w:bodyDiv w:val="1"/>
      <w:marLeft w:val="0"/>
      <w:marRight w:val="0"/>
      <w:marTop w:val="0"/>
      <w:marBottom w:val="0"/>
      <w:divBdr>
        <w:top w:val="none" w:sz="0" w:space="0" w:color="auto"/>
        <w:left w:val="none" w:sz="0" w:space="0" w:color="auto"/>
        <w:bottom w:val="none" w:sz="0" w:space="0" w:color="auto"/>
        <w:right w:val="none" w:sz="0" w:space="0" w:color="auto"/>
      </w:divBdr>
    </w:div>
    <w:div w:id="1829787982">
      <w:bodyDiv w:val="1"/>
      <w:marLeft w:val="0"/>
      <w:marRight w:val="0"/>
      <w:marTop w:val="0"/>
      <w:marBottom w:val="0"/>
      <w:divBdr>
        <w:top w:val="none" w:sz="0" w:space="0" w:color="auto"/>
        <w:left w:val="none" w:sz="0" w:space="0" w:color="auto"/>
        <w:bottom w:val="none" w:sz="0" w:space="0" w:color="auto"/>
        <w:right w:val="none" w:sz="0" w:space="0" w:color="auto"/>
      </w:divBdr>
    </w:div>
    <w:div w:id="1832214218">
      <w:bodyDiv w:val="1"/>
      <w:marLeft w:val="0"/>
      <w:marRight w:val="0"/>
      <w:marTop w:val="0"/>
      <w:marBottom w:val="0"/>
      <w:divBdr>
        <w:top w:val="none" w:sz="0" w:space="0" w:color="auto"/>
        <w:left w:val="none" w:sz="0" w:space="0" w:color="auto"/>
        <w:bottom w:val="none" w:sz="0" w:space="0" w:color="auto"/>
        <w:right w:val="none" w:sz="0" w:space="0" w:color="auto"/>
      </w:divBdr>
    </w:div>
    <w:div w:id="1834176299">
      <w:bodyDiv w:val="1"/>
      <w:marLeft w:val="0"/>
      <w:marRight w:val="0"/>
      <w:marTop w:val="0"/>
      <w:marBottom w:val="0"/>
      <w:divBdr>
        <w:top w:val="none" w:sz="0" w:space="0" w:color="auto"/>
        <w:left w:val="none" w:sz="0" w:space="0" w:color="auto"/>
        <w:bottom w:val="none" w:sz="0" w:space="0" w:color="auto"/>
        <w:right w:val="none" w:sz="0" w:space="0" w:color="auto"/>
      </w:divBdr>
    </w:div>
    <w:div w:id="1835564813">
      <w:bodyDiv w:val="1"/>
      <w:marLeft w:val="0"/>
      <w:marRight w:val="0"/>
      <w:marTop w:val="0"/>
      <w:marBottom w:val="0"/>
      <w:divBdr>
        <w:top w:val="none" w:sz="0" w:space="0" w:color="auto"/>
        <w:left w:val="none" w:sz="0" w:space="0" w:color="auto"/>
        <w:bottom w:val="none" w:sz="0" w:space="0" w:color="auto"/>
        <w:right w:val="none" w:sz="0" w:space="0" w:color="auto"/>
      </w:divBdr>
    </w:div>
    <w:div w:id="1839153046">
      <w:bodyDiv w:val="1"/>
      <w:marLeft w:val="0"/>
      <w:marRight w:val="0"/>
      <w:marTop w:val="0"/>
      <w:marBottom w:val="0"/>
      <w:divBdr>
        <w:top w:val="none" w:sz="0" w:space="0" w:color="auto"/>
        <w:left w:val="none" w:sz="0" w:space="0" w:color="auto"/>
        <w:bottom w:val="none" w:sz="0" w:space="0" w:color="auto"/>
        <w:right w:val="none" w:sz="0" w:space="0" w:color="auto"/>
      </w:divBdr>
    </w:div>
    <w:div w:id="1840002643">
      <w:bodyDiv w:val="1"/>
      <w:marLeft w:val="0"/>
      <w:marRight w:val="0"/>
      <w:marTop w:val="0"/>
      <w:marBottom w:val="0"/>
      <w:divBdr>
        <w:top w:val="none" w:sz="0" w:space="0" w:color="auto"/>
        <w:left w:val="none" w:sz="0" w:space="0" w:color="auto"/>
        <w:bottom w:val="none" w:sz="0" w:space="0" w:color="auto"/>
        <w:right w:val="none" w:sz="0" w:space="0" w:color="auto"/>
      </w:divBdr>
    </w:div>
    <w:div w:id="1840582811">
      <w:bodyDiv w:val="1"/>
      <w:marLeft w:val="0"/>
      <w:marRight w:val="0"/>
      <w:marTop w:val="0"/>
      <w:marBottom w:val="0"/>
      <w:divBdr>
        <w:top w:val="none" w:sz="0" w:space="0" w:color="auto"/>
        <w:left w:val="none" w:sz="0" w:space="0" w:color="auto"/>
        <w:bottom w:val="none" w:sz="0" w:space="0" w:color="auto"/>
        <w:right w:val="none" w:sz="0" w:space="0" w:color="auto"/>
      </w:divBdr>
    </w:div>
    <w:div w:id="1840658868">
      <w:bodyDiv w:val="1"/>
      <w:marLeft w:val="0"/>
      <w:marRight w:val="0"/>
      <w:marTop w:val="0"/>
      <w:marBottom w:val="0"/>
      <w:divBdr>
        <w:top w:val="none" w:sz="0" w:space="0" w:color="auto"/>
        <w:left w:val="none" w:sz="0" w:space="0" w:color="auto"/>
        <w:bottom w:val="none" w:sz="0" w:space="0" w:color="auto"/>
        <w:right w:val="none" w:sz="0" w:space="0" w:color="auto"/>
      </w:divBdr>
    </w:div>
    <w:div w:id="1848788945">
      <w:bodyDiv w:val="1"/>
      <w:marLeft w:val="0"/>
      <w:marRight w:val="0"/>
      <w:marTop w:val="0"/>
      <w:marBottom w:val="0"/>
      <w:divBdr>
        <w:top w:val="none" w:sz="0" w:space="0" w:color="auto"/>
        <w:left w:val="none" w:sz="0" w:space="0" w:color="auto"/>
        <w:bottom w:val="none" w:sz="0" w:space="0" w:color="auto"/>
        <w:right w:val="none" w:sz="0" w:space="0" w:color="auto"/>
      </w:divBdr>
    </w:div>
    <w:div w:id="1848910080">
      <w:bodyDiv w:val="1"/>
      <w:marLeft w:val="0"/>
      <w:marRight w:val="0"/>
      <w:marTop w:val="0"/>
      <w:marBottom w:val="0"/>
      <w:divBdr>
        <w:top w:val="none" w:sz="0" w:space="0" w:color="auto"/>
        <w:left w:val="none" w:sz="0" w:space="0" w:color="auto"/>
        <w:bottom w:val="none" w:sz="0" w:space="0" w:color="auto"/>
        <w:right w:val="none" w:sz="0" w:space="0" w:color="auto"/>
      </w:divBdr>
    </w:div>
    <w:div w:id="1868988015">
      <w:bodyDiv w:val="1"/>
      <w:marLeft w:val="0"/>
      <w:marRight w:val="0"/>
      <w:marTop w:val="0"/>
      <w:marBottom w:val="0"/>
      <w:divBdr>
        <w:top w:val="none" w:sz="0" w:space="0" w:color="auto"/>
        <w:left w:val="none" w:sz="0" w:space="0" w:color="auto"/>
        <w:bottom w:val="none" w:sz="0" w:space="0" w:color="auto"/>
        <w:right w:val="none" w:sz="0" w:space="0" w:color="auto"/>
      </w:divBdr>
    </w:div>
    <w:div w:id="1876310787">
      <w:bodyDiv w:val="1"/>
      <w:marLeft w:val="0"/>
      <w:marRight w:val="0"/>
      <w:marTop w:val="0"/>
      <w:marBottom w:val="0"/>
      <w:divBdr>
        <w:top w:val="none" w:sz="0" w:space="0" w:color="auto"/>
        <w:left w:val="none" w:sz="0" w:space="0" w:color="auto"/>
        <w:bottom w:val="none" w:sz="0" w:space="0" w:color="auto"/>
        <w:right w:val="none" w:sz="0" w:space="0" w:color="auto"/>
      </w:divBdr>
    </w:div>
    <w:div w:id="1880704978">
      <w:bodyDiv w:val="1"/>
      <w:marLeft w:val="0"/>
      <w:marRight w:val="0"/>
      <w:marTop w:val="0"/>
      <w:marBottom w:val="0"/>
      <w:divBdr>
        <w:top w:val="none" w:sz="0" w:space="0" w:color="auto"/>
        <w:left w:val="none" w:sz="0" w:space="0" w:color="auto"/>
        <w:bottom w:val="none" w:sz="0" w:space="0" w:color="auto"/>
        <w:right w:val="none" w:sz="0" w:space="0" w:color="auto"/>
      </w:divBdr>
    </w:div>
    <w:div w:id="1882017508">
      <w:bodyDiv w:val="1"/>
      <w:marLeft w:val="0"/>
      <w:marRight w:val="0"/>
      <w:marTop w:val="0"/>
      <w:marBottom w:val="0"/>
      <w:divBdr>
        <w:top w:val="none" w:sz="0" w:space="0" w:color="auto"/>
        <w:left w:val="none" w:sz="0" w:space="0" w:color="auto"/>
        <w:bottom w:val="none" w:sz="0" w:space="0" w:color="auto"/>
        <w:right w:val="none" w:sz="0" w:space="0" w:color="auto"/>
      </w:divBdr>
    </w:div>
    <w:div w:id="1883250252">
      <w:bodyDiv w:val="1"/>
      <w:marLeft w:val="0"/>
      <w:marRight w:val="0"/>
      <w:marTop w:val="0"/>
      <w:marBottom w:val="0"/>
      <w:divBdr>
        <w:top w:val="none" w:sz="0" w:space="0" w:color="auto"/>
        <w:left w:val="none" w:sz="0" w:space="0" w:color="auto"/>
        <w:bottom w:val="none" w:sz="0" w:space="0" w:color="auto"/>
        <w:right w:val="none" w:sz="0" w:space="0" w:color="auto"/>
      </w:divBdr>
    </w:div>
    <w:div w:id="1886940971">
      <w:bodyDiv w:val="1"/>
      <w:marLeft w:val="0"/>
      <w:marRight w:val="0"/>
      <w:marTop w:val="0"/>
      <w:marBottom w:val="0"/>
      <w:divBdr>
        <w:top w:val="none" w:sz="0" w:space="0" w:color="auto"/>
        <w:left w:val="none" w:sz="0" w:space="0" w:color="auto"/>
        <w:bottom w:val="none" w:sz="0" w:space="0" w:color="auto"/>
        <w:right w:val="none" w:sz="0" w:space="0" w:color="auto"/>
      </w:divBdr>
    </w:div>
    <w:div w:id="1893882891">
      <w:bodyDiv w:val="1"/>
      <w:marLeft w:val="0"/>
      <w:marRight w:val="0"/>
      <w:marTop w:val="0"/>
      <w:marBottom w:val="0"/>
      <w:divBdr>
        <w:top w:val="none" w:sz="0" w:space="0" w:color="auto"/>
        <w:left w:val="none" w:sz="0" w:space="0" w:color="auto"/>
        <w:bottom w:val="none" w:sz="0" w:space="0" w:color="auto"/>
        <w:right w:val="none" w:sz="0" w:space="0" w:color="auto"/>
      </w:divBdr>
    </w:div>
    <w:div w:id="1894460769">
      <w:bodyDiv w:val="1"/>
      <w:marLeft w:val="0"/>
      <w:marRight w:val="0"/>
      <w:marTop w:val="0"/>
      <w:marBottom w:val="0"/>
      <w:divBdr>
        <w:top w:val="none" w:sz="0" w:space="0" w:color="auto"/>
        <w:left w:val="none" w:sz="0" w:space="0" w:color="auto"/>
        <w:bottom w:val="none" w:sz="0" w:space="0" w:color="auto"/>
        <w:right w:val="none" w:sz="0" w:space="0" w:color="auto"/>
      </w:divBdr>
    </w:div>
    <w:div w:id="1899588349">
      <w:bodyDiv w:val="1"/>
      <w:marLeft w:val="0"/>
      <w:marRight w:val="0"/>
      <w:marTop w:val="0"/>
      <w:marBottom w:val="0"/>
      <w:divBdr>
        <w:top w:val="none" w:sz="0" w:space="0" w:color="auto"/>
        <w:left w:val="none" w:sz="0" w:space="0" w:color="auto"/>
        <w:bottom w:val="none" w:sz="0" w:space="0" w:color="auto"/>
        <w:right w:val="none" w:sz="0" w:space="0" w:color="auto"/>
      </w:divBdr>
    </w:div>
    <w:div w:id="1899895796">
      <w:bodyDiv w:val="1"/>
      <w:marLeft w:val="0"/>
      <w:marRight w:val="0"/>
      <w:marTop w:val="0"/>
      <w:marBottom w:val="0"/>
      <w:divBdr>
        <w:top w:val="none" w:sz="0" w:space="0" w:color="auto"/>
        <w:left w:val="none" w:sz="0" w:space="0" w:color="auto"/>
        <w:bottom w:val="none" w:sz="0" w:space="0" w:color="auto"/>
        <w:right w:val="none" w:sz="0" w:space="0" w:color="auto"/>
      </w:divBdr>
    </w:div>
    <w:div w:id="1900238322">
      <w:bodyDiv w:val="1"/>
      <w:marLeft w:val="0"/>
      <w:marRight w:val="0"/>
      <w:marTop w:val="0"/>
      <w:marBottom w:val="0"/>
      <w:divBdr>
        <w:top w:val="none" w:sz="0" w:space="0" w:color="auto"/>
        <w:left w:val="none" w:sz="0" w:space="0" w:color="auto"/>
        <w:bottom w:val="none" w:sz="0" w:space="0" w:color="auto"/>
        <w:right w:val="none" w:sz="0" w:space="0" w:color="auto"/>
      </w:divBdr>
    </w:div>
    <w:div w:id="1901013309">
      <w:bodyDiv w:val="1"/>
      <w:marLeft w:val="0"/>
      <w:marRight w:val="0"/>
      <w:marTop w:val="0"/>
      <w:marBottom w:val="0"/>
      <w:divBdr>
        <w:top w:val="none" w:sz="0" w:space="0" w:color="auto"/>
        <w:left w:val="none" w:sz="0" w:space="0" w:color="auto"/>
        <w:bottom w:val="none" w:sz="0" w:space="0" w:color="auto"/>
        <w:right w:val="none" w:sz="0" w:space="0" w:color="auto"/>
      </w:divBdr>
    </w:div>
    <w:div w:id="1905483416">
      <w:bodyDiv w:val="1"/>
      <w:marLeft w:val="0"/>
      <w:marRight w:val="0"/>
      <w:marTop w:val="0"/>
      <w:marBottom w:val="0"/>
      <w:divBdr>
        <w:top w:val="none" w:sz="0" w:space="0" w:color="auto"/>
        <w:left w:val="none" w:sz="0" w:space="0" w:color="auto"/>
        <w:bottom w:val="none" w:sz="0" w:space="0" w:color="auto"/>
        <w:right w:val="none" w:sz="0" w:space="0" w:color="auto"/>
      </w:divBdr>
    </w:div>
    <w:div w:id="1906798981">
      <w:bodyDiv w:val="1"/>
      <w:marLeft w:val="0"/>
      <w:marRight w:val="0"/>
      <w:marTop w:val="0"/>
      <w:marBottom w:val="0"/>
      <w:divBdr>
        <w:top w:val="none" w:sz="0" w:space="0" w:color="auto"/>
        <w:left w:val="none" w:sz="0" w:space="0" w:color="auto"/>
        <w:bottom w:val="none" w:sz="0" w:space="0" w:color="auto"/>
        <w:right w:val="none" w:sz="0" w:space="0" w:color="auto"/>
      </w:divBdr>
    </w:div>
    <w:div w:id="1908346575">
      <w:bodyDiv w:val="1"/>
      <w:marLeft w:val="0"/>
      <w:marRight w:val="0"/>
      <w:marTop w:val="0"/>
      <w:marBottom w:val="0"/>
      <w:divBdr>
        <w:top w:val="none" w:sz="0" w:space="0" w:color="auto"/>
        <w:left w:val="none" w:sz="0" w:space="0" w:color="auto"/>
        <w:bottom w:val="none" w:sz="0" w:space="0" w:color="auto"/>
        <w:right w:val="none" w:sz="0" w:space="0" w:color="auto"/>
      </w:divBdr>
    </w:div>
    <w:div w:id="1908953005">
      <w:bodyDiv w:val="1"/>
      <w:marLeft w:val="0"/>
      <w:marRight w:val="0"/>
      <w:marTop w:val="0"/>
      <w:marBottom w:val="0"/>
      <w:divBdr>
        <w:top w:val="none" w:sz="0" w:space="0" w:color="auto"/>
        <w:left w:val="none" w:sz="0" w:space="0" w:color="auto"/>
        <w:bottom w:val="none" w:sz="0" w:space="0" w:color="auto"/>
        <w:right w:val="none" w:sz="0" w:space="0" w:color="auto"/>
      </w:divBdr>
    </w:div>
    <w:div w:id="1913663269">
      <w:bodyDiv w:val="1"/>
      <w:marLeft w:val="0"/>
      <w:marRight w:val="0"/>
      <w:marTop w:val="0"/>
      <w:marBottom w:val="0"/>
      <w:divBdr>
        <w:top w:val="none" w:sz="0" w:space="0" w:color="auto"/>
        <w:left w:val="none" w:sz="0" w:space="0" w:color="auto"/>
        <w:bottom w:val="none" w:sz="0" w:space="0" w:color="auto"/>
        <w:right w:val="none" w:sz="0" w:space="0" w:color="auto"/>
      </w:divBdr>
    </w:div>
    <w:div w:id="1922520523">
      <w:bodyDiv w:val="1"/>
      <w:marLeft w:val="0"/>
      <w:marRight w:val="0"/>
      <w:marTop w:val="0"/>
      <w:marBottom w:val="0"/>
      <w:divBdr>
        <w:top w:val="none" w:sz="0" w:space="0" w:color="auto"/>
        <w:left w:val="none" w:sz="0" w:space="0" w:color="auto"/>
        <w:bottom w:val="none" w:sz="0" w:space="0" w:color="auto"/>
        <w:right w:val="none" w:sz="0" w:space="0" w:color="auto"/>
      </w:divBdr>
    </w:div>
    <w:div w:id="1928659218">
      <w:bodyDiv w:val="1"/>
      <w:marLeft w:val="0"/>
      <w:marRight w:val="0"/>
      <w:marTop w:val="0"/>
      <w:marBottom w:val="0"/>
      <w:divBdr>
        <w:top w:val="none" w:sz="0" w:space="0" w:color="auto"/>
        <w:left w:val="none" w:sz="0" w:space="0" w:color="auto"/>
        <w:bottom w:val="none" w:sz="0" w:space="0" w:color="auto"/>
        <w:right w:val="none" w:sz="0" w:space="0" w:color="auto"/>
      </w:divBdr>
      <w:divsChild>
        <w:div w:id="562372965">
          <w:marLeft w:val="0"/>
          <w:marRight w:val="0"/>
          <w:marTop w:val="0"/>
          <w:marBottom w:val="0"/>
          <w:divBdr>
            <w:top w:val="none" w:sz="0" w:space="0" w:color="auto"/>
            <w:left w:val="none" w:sz="0" w:space="0" w:color="auto"/>
            <w:bottom w:val="none" w:sz="0" w:space="0" w:color="auto"/>
            <w:right w:val="none" w:sz="0" w:space="0" w:color="auto"/>
          </w:divBdr>
        </w:div>
        <w:div w:id="867528099">
          <w:marLeft w:val="0"/>
          <w:marRight w:val="0"/>
          <w:marTop w:val="0"/>
          <w:marBottom w:val="0"/>
          <w:divBdr>
            <w:top w:val="none" w:sz="0" w:space="0" w:color="auto"/>
            <w:left w:val="none" w:sz="0" w:space="0" w:color="auto"/>
            <w:bottom w:val="none" w:sz="0" w:space="0" w:color="auto"/>
            <w:right w:val="none" w:sz="0" w:space="0" w:color="auto"/>
          </w:divBdr>
        </w:div>
        <w:div w:id="981738331">
          <w:marLeft w:val="0"/>
          <w:marRight w:val="0"/>
          <w:marTop w:val="0"/>
          <w:marBottom w:val="0"/>
          <w:divBdr>
            <w:top w:val="none" w:sz="0" w:space="0" w:color="auto"/>
            <w:left w:val="none" w:sz="0" w:space="0" w:color="auto"/>
            <w:bottom w:val="none" w:sz="0" w:space="0" w:color="auto"/>
            <w:right w:val="none" w:sz="0" w:space="0" w:color="auto"/>
          </w:divBdr>
        </w:div>
      </w:divsChild>
    </w:div>
    <w:div w:id="1929729094">
      <w:bodyDiv w:val="1"/>
      <w:marLeft w:val="0"/>
      <w:marRight w:val="0"/>
      <w:marTop w:val="0"/>
      <w:marBottom w:val="0"/>
      <w:divBdr>
        <w:top w:val="none" w:sz="0" w:space="0" w:color="auto"/>
        <w:left w:val="none" w:sz="0" w:space="0" w:color="auto"/>
        <w:bottom w:val="none" w:sz="0" w:space="0" w:color="auto"/>
        <w:right w:val="none" w:sz="0" w:space="0" w:color="auto"/>
      </w:divBdr>
    </w:div>
    <w:div w:id="1931155508">
      <w:bodyDiv w:val="1"/>
      <w:marLeft w:val="0"/>
      <w:marRight w:val="0"/>
      <w:marTop w:val="0"/>
      <w:marBottom w:val="0"/>
      <w:divBdr>
        <w:top w:val="none" w:sz="0" w:space="0" w:color="auto"/>
        <w:left w:val="none" w:sz="0" w:space="0" w:color="auto"/>
        <w:bottom w:val="none" w:sz="0" w:space="0" w:color="auto"/>
        <w:right w:val="none" w:sz="0" w:space="0" w:color="auto"/>
      </w:divBdr>
    </w:div>
    <w:div w:id="1933315225">
      <w:bodyDiv w:val="1"/>
      <w:marLeft w:val="0"/>
      <w:marRight w:val="0"/>
      <w:marTop w:val="0"/>
      <w:marBottom w:val="0"/>
      <w:divBdr>
        <w:top w:val="none" w:sz="0" w:space="0" w:color="auto"/>
        <w:left w:val="none" w:sz="0" w:space="0" w:color="auto"/>
        <w:bottom w:val="none" w:sz="0" w:space="0" w:color="auto"/>
        <w:right w:val="none" w:sz="0" w:space="0" w:color="auto"/>
      </w:divBdr>
    </w:div>
    <w:div w:id="1935749771">
      <w:bodyDiv w:val="1"/>
      <w:marLeft w:val="0"/>
      <w:marRight w:val="0"/>
      <w:marTop w:val="0"/>
      <w:marBottom w:val="0"/>
      <w:divBdr>
        <w:top w:val="none" w:sz="0" w:space="0" w:color="auto"/>
        <w:left w:val="none" w:sz="0" w:space="0" w:color="auto"/>
        <w:bottom w:val="none" w:sz="0" w:space="0" w:color="auto"/>
        <w:right w:val="none" w:sz="0" w:space="0" w:color="auto"/>
      </w:divBdr>
    </w:div>
    <w:div w:id="1940409414">
      <w:bodyDiv w:val="1"/>
      <w:marLeft w:val="0"/>
      <w:marRight w:val="0"/>
      <w:marTop w:val="0"/>
      <w:marBottom w:val="0"/>
      <w:divBdr>
        <w:top w:val="none" w:sz="0" w:space="0" w:color="auto"/>
        <w:left w:val="none" w:sz="0" w:space="0" w:color="auto"/>
        <w:bottom w:val="none" w:sz="0" w:space="0" w:color="auto"/>
        <w:right w:val="none" w:sz="0" w:space="0" w:color="auto"/>
      </w:divBdr>
    </w:div>
    <w:div w:id="1941330537">
      <w:bodyDiv w:val="1"/>
      <w:marLeft w:val="0"/>
      <w:marRight w:val="0"/>
      <w:marTop w:val="0"/>
      <w:marBottom w:val="0"/>
      <w:divBdr>
        <w:top w:val="none" w:sz="0" w:space="0" w:color="auto"/>
        <w:left w:val="none" w:sz="0" w:space="0" w:color="auto"/>
        <w:bottom w:val="none" w:sz="0" w:space="0" w:color="auto"/>
        <w:right w:val="none" w:sz="0" w:space="0" w:color="auto"/>
      </w:divBdr>
    </w:div>
    <w:div w:id="1952973033">
      <w:bodyDiv w:val="1"/>
      <w:marLeft w:val="0"/>
      <w:marRight w:val="0"/>
      <w:marTop w:val="0"/>
      <w:marBottom w:val="0"/>
      <w:divBdr>
        <w:top w:val="none" w:sz="0" w:space="0" w:color="auto"/>
        <w:left w:val="none" w:sz="0" w:space="0" w:color="auto"/>
        <w:bottom w:val="none" w:sz="0" w:space="0" w:color="auto"/>
        <w:right w:val="none" w:sz="0" w:space="0" w:color="auto"/>
      </w:divBdr>
    </w:div>
    <w:div w:id="1953127423">
      <w:bodyDiv w:val="1"/>
      <w:marLeft w:val="0"/>
      <w:marRight w:val="0"/>
      <w:marTop w:val="0"/>
      <w:marBottom w:val="0"/>
      <w:divBdr>
        <w:top w:val="none" w:sz="0" w:space="0" w:color="auto"/>
        <w:left w:val="none" w:sz="0" w:space="0" w:color="auto"/>
        <w:bottom w:val="none" w:sz="0" w:space="0" w:color="auto"/>
        <w:right w:val="none" w:sz="0" w:space="0" w:color="auto"/>
      </w:divBdr>
    </w:div>
    <w:div w:id="1954634043">
      <w:bodyDiv w:val="1"/>
      <w:marLeft w:val="0"/>
      <w:marRight w:val="0"/>
      <w:marTop w:val="0"/>
      <w:marBottom w:val="0"/>
      <w:divBdr>
        <w:top w:val="none" w:sz="0" w:space="0" w:color="auto"/>
        <w:left w:val="none" w:sz="0" w:space="0" w:color="auto"/>
        <w:bottom w:val="none" w:sz="0" w:space="0" w:color="auto"/>
        <w:right w:val="none" w:sz="0" w:space="0" w:color="auto"/>
      </w:divBdr>
    </w:div>
    <w:div w:id="1971012245">
      <w:bodyDiv w:val="1"/>
      <w:marLeft w:val="0"/>
      <w:marRight w:val="0"/>
      <w:marTop w:val="0"/>
      <w:marBottom w:val="0"/>
      <w:divBdr>
        <w:top w:val="none" w:sz="0" w:space="0" w:color="auto"/>
        <w:left w:val="none" w:sz="0" w:space="0" w:color="auto"/>
        <w:bottom w:val="none" w:sz="0" w:space="0" w:color="auto"/>
        <w:right w:val="none" w:sz="0" w:space="0" w:color="auto"/>
      </w:divBdr>
    </w:div>
    <w:div w:id="1973123488">
      <w:bodyDiv w:val="1"/>
      <w:marLeft w:val="0"/>
      <w:marRight w:val="0"/>
      <w:marTop w:val="0"/>
      <w:marBottom w:val="0"/>
      <w:divBdr>
        <w:top w:val="none" w:sz="0" w:space="0" w:color="auto"/>
        <w:left w:val="none" w:sz="0" w:space="0" w:color="auto"/>
        <w:bottom w:val="none" w:sz="0" w:space="0" w:color="auto"/>
        <w:right w:val="none" w:sz="0" w:space="0" w:color="auto"/>
      </w:divBdr>
    </w:div>
    <w:div w:id="1975792743">
      <w:bodyDiv w:val="1"/>
      <w:marLeft w:val="0"/>
      <w:marRight w:val="0"/>
      <w:marTop w:val="0"/>
      <w:marBottom w:val="0"/>
      <w:divBdr>
        <w:top w:val="none" w:sz="0" w:space="0" w:color="auto"/>
        <w:left w:val="none" w:sz="0" w:space="0" w:color="auto"/>
        <w:bottom w:val="none" w:sz="0" w:space="0" w:color="auto"/>
        <w:right w:val="none" w:sz="0" w:space="0" w:color="auto"/>
      </w:divBdr>
    </w:div>
    <w:div w:id="1979533417">
      <w:bodyDiv w:val="1"/>
      <w:marLeft w:val="0"/>
      <w:marRight w:val="0"/>
      <w:marTop w:val="0"/>
      <w:marBottom w:val="0"/>
      <w:divBdr>
        <w:top w:val="none" w:sz="0" w:space="0" w:color="auto"/>
        <w:left w:val="none" w:sz="0" w:space="0" w:color="auto"/>
        <w:bottom w:val="none" w:sz="0" w:space="0" w:color="auto"/>
        <w:right w:val="none" w:sz="0" w:space="0" w:color="auto"/>
      </w:divBdr>
    </w:div>
    <w:div w:id="1979871548">
      <w:bodyDiv w:val="1"/>
      <w:marLeft w:val="0"/>
      <w:marRight w:val="0"/>
      <w:marTop w:val="0"/>
      <w:marBottom w:val="0"/>
      <w:divBdr>
        <w:top w:val="none" w:sz="0" w:space="0" w:color="auto"/>
        <w:left w:val="none" w:sz="0" w:space="0" w:color="auto"/>
        <w:bottom w:val="none" w:sz="0" w:space="0" w:color="auto"/>
        <w:right w:val="none" w:sz="0" w:space="0" w:color="auto"/>
      </w:divBdr>
    </w:div>
    <w:div w:id="1981498772">
      <w:bodyDiv w:val="1"/>
      <w:marLeft w:val="0"/>
      <w:marRight w:val="0"/>
      <w:marTop w:val="0"/>
      <w:marBottom w:val="0"/>
      <w:divBdr>
        <w:top w:val="none" w:sz="0" w:space="0" w:color="auto"/>
        <w:left w:val="none" w:sz="0" w:space="0" w:color="auto"/>
        <w:bottom w:val="none" w:sz="0" w:space="0" w:color="auto"/>
        <w:right w:val="none" w:sz="0" w:space="0" w:color="auto"/>
      </w:divBdr>
    </w:div>
    <w:div w:id="1982222360">
      <w:bodyDiv w:val="1"/>
      <w:marLeft w:val="0"/>
      <w:marRight w:val="0"/>
      <w:marTop w:val="0"/>
      <w:marBottom w:val="0"/>
      <w:divBdr>
        <w:top w:val="none" w:sz="0" w:space="0" w:color="auto"/>
        <w:left w:val="none" w:sz="0" w:space="0" w:color="auto"/>
        <w:bottom w:val="none" w:sz="0" w:space="0" w:color="auto"/>
        <w:right w:val="none" w:sz="0" w:space="0" w:color="auto"/>
      </w:divBdr>
    </w:div>
    <w:div w:id="1989431382">
      <w:bodyDiv w:val="1"/>
      <w:marLeft w:val="0"/>
      <w:marRight w:val="0"/>
      <w:marTop w:val="0"/>
      <w:marBottom w:val="0"/>
      <w:divBdr>
        <w:top w:val="none" w:sz="0" w:space="0" w:color="auto"/>
        <w:left w:val="none" w:sz="0" w:space="0" w:color="auto"/>
        <w:bottom w:val="none" w:sz="0" w:space="0" w:color="auto"/>
        <w:right w:val="none" w:sz="0" w:space="0" w:color="auto"/>
      </w:divBdr>
    </w:div>
    <w:div w:id="1991665938">
      <w:bodyDiv w:val="1"/>
      <w:marLeft w:val="0"/>
      <w:marRight w:val="0"/>
      <w:marTop w:val="0"/>
      <w:marBottom w:val="0"/>
      <w:divBdr>
        <w:top w:val="none" w:sz="0" w:space="0" w:color="auto"/>
        <w:left w:val="none" w:sz="0" w:space="0" w:color="auto"/>
        <w:bottom w:val="none" w:sz="0" w:space="0" w:color="auto"/>
        <w:right w:val="none" w:sz="0" w:space="0" w:color="auto"/>
      </w:divBdr>
    </w:div>
    <w:div w:id="1999992045">
      <w:bodyDiv w:val="1"/>
      <w:marLeft w:val="0"/>
      <w:marRight w:val="0"/>
      <w:marTop w:val="0"/>
      <w:marBottom w:val="0"/>
      <w:divBdr>
        <w:top w:val="none" w:sz="0" w:space="0" w:color="auto"/>
        <w:left w:val="none" w:sz="0" w:space="0" w:color="auto"/>
        <w:bottom w:val="none" w:sz="0" w:space="0" w:color="auto"/>
        <w:right w:val="none" w:sz="0" w:space="0" w:color="auto"/>
      </w:divBdr>
    </w:div>
    <w:div w:id="2003384147">
      <w:bodyDiv w:val="1"/>
      <w:marLeft w:val="0"/>
      <w:marRight w:val="0"/>
      <w:marTop w:val="0"/>
      <w:marBottom w:val="0"/>
      <w:divBdr>
        <w:top w:val="none" w:sz="0" w:space="0" w:color="auto"/>
        <w:left w:val="none" w:sz="0" w:space="0" w:color="auto"/>
        <w:bottom w:val="none" w:sz="0" w:space="0" w:color="auto"/>
        <w:right w:val="none" w:sz="0" w:space="0" w:color="auto"/>
      </w:divBdr>
    </w:div>
    <w:div w:id="2003466350">
      <w:bodyDiv w:val="1"/>
      <w:marLeft w:val="0"/>
      <w:marRight w:val="0"/>
      <w:marTop w:val="0"/>
      <w:marBottom w:val="0"/>
      <w:divBdr>
        <w:top w:val="none" w:sz="0" w:space="0" w:color="auto"/>
        <w:left w:val="none" w:sz="0" w:space="0" w:color="auto"/>
        <w:bottom w:val="none" w:sz="0" w:space="0" w:color="auto"/>
        <w:right w:val="none" w:sz="0" w:space="0" w:color="auto"/>
      </w:divBdr>
    </w:div>
    <w:div w:id="2004428562">
      <w:bodyDiv w:val="1"/>
      <w:marLeft w:val="0"/>
      <w:marRight w:val="0"/>
      <w:marTop w:val="0"/>
      <w:marBottom w:val="0"/>
      <w:divBdr>
        <w:top w:val="none" w:sz="0" w:space="0" w:color="auto"/>
        <w:left w:val="none" w:sz="0" w:space="0" w:color="auto"/>
        <w:bottom w:val="none" w:sz="0" w:space="0" w:color="auto"/>
        <w:right w:val="none" w:sz="0" w:space="0" w:color="auto"/>
      </w:divBdr>
    </w:div>
    <w:div w:id="2010592138">
      <w:bodyDiv w:val="1"/>
      <w:marLeft w:val="0"/>
      <w:marRight w:val="0"/>
      <w:marTop w:val="0"/>
      <w:marBottom w:val="0"/>
      <w:divBdr>
        <w:top w:val="none" w:sz="0" w:space="0" w:color="auto"/>
        <w:left w:val="none" w:sz="0" w:space="0" w:color="auto"/>
        <w:bottom w:val="none" w:sz="0" w:space="0" w:color="auto"/>
        <w:right w:val="none" w:sz="0" w:space="0" w:color="auto"/>
      </w:divBdr>
    </w:div>
    <w:div w:id="2012484697">
      <w:bodyDiv w:val="1"/>
      <w:marLeft w:val="0"/>
      <w:marRight w:val="0"/>
      <w:marTop w:val="0"/>
      <w:marBottom w:val="0"/>
      <w:divBdr>
        <w:top w:val="none" w:sz="0" w:space="0" w:color="auto"/>
        <w:left w:val="none" w:sz="0" w:space="0" w:color="auto"/>
        <w:bottom w:val="none" w:sz="0" w:space="0" w:color="auto"/>
        <w:right w:val="none" w:sz="0" w:space="0" w:color="auto"/>
      </w:divBdr>
    </w:div>
    <w:div w:id="2015183718">
      <w:bodyDiv w:val="1"/>
      <w:marLeft w:val="0"/>
      <w:marRight w:val="0"/>
      <w:marTop w:val="0"/>
      <w:marBottom w:val="0"/>
      <w:divBdr>
        <w:top w:val="none" w:sz="0" w:space="0" w:color="auto"/>
        <w:left w:val="none" w:sz="0" w:space="0" w:color="auto"/>
        <w:bottom w:val="none" w:sz="0" w:space="0" w:color="auto"/>
        <w:right w:val="none" w:sz="0" w:space="0" w:color="auto"/>
      </w:divBdr>
    </w:div>
    <w:div w:id="2015452444">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17610080">
      <w:bodyDiv w:val="1"/>
      <w:marLeft w:val="0"/>
      <w:marRight w:val="0"/>
      <w:marTop w:val="0"/>
      <w:marBottom w:val="0"/>
      <w:divBdr>
        <w:top w:val="none" w:sz="0" w:space="0" w:color="auto"/>
        <w:left w:val="none" w:sz="0" w:space="0" w:color="auto"/>
        <w:bottom w:val="none" w:sz="0" w:space="0" w:color="auto"/>
        <w:right w:val="none" w:sz="0" w:space="0" w:color="auto"/>
      </w:divBdr>
    </w:div>
    <w:div w:id="2024625448">
      <w:bodyDiv w:val="1"/>
      <w:marLeft w:val="0"/>
      <w:marRight w:val="0"/>
      <w:marTop w:val="0"/>
      <w:marBottom w:val="0"/>
      <w:divBdr>
        <w:top w:val="none" w:sz="0" w:space="0" w:color="auto"/>
        <w:left w:val="none" w:sz="0" w:space="0" w:color="auto"/>
        <w:bottom w:val="none" w:sz="0" w:space="0" w:color="auto"/>
        <w:right w:val="none" w:sz="0" w:space="0" w:color="auto"/>
      </w:divBdr>
    </w:div>
    <w:div w:id="2034569326">
      <w:bodyDiv w:val="1"/>
      <w:marLeft w:val="0"/>
      <w:marRight w:val="0"/>
      <w:marTop w:val="0"/>
      <w:marBottom w:val="0"/>
      <w:divBdr>
        <w:top w:val="none" w:sz="0" w:space="0" w:color="auto"/>
        <w:left w:val="none" w:sz="0" w:space="0" w:color="auto"/>
        <w:bottom w:val="none" w:sz="0" w:space="0" w:color="auto"/>
        <w:right w:val="none" w:sz="0" w:space="0" w:color="auto"/>
      </w:divBdr>
    </w:div>
    <w:div w:id="2036037378">
      <w:bodyDiv w:val="1"/>
      <w:marLeft w:val="0"/>
      <w:marRight w:val="0"/>
      <w:marTop w:val="0"/>
      <w:marBottom w:val="0"/>
      <w:divBdr>
        <w:top w:val="none" w:sz="0" w:space="0" w:color="auto"/>
        <w:left w:val="none" w:sz="0" w:space="0" w:color="auto"/>
        <w:bottom w:val="none" w:sz="0" w:space="0" w:color="auto"/>
        <w:right w:val="none" w:sz="0" w:space="0" w:color="auto"/>
      </w:divBdr>
    </w:div>
    <w:div w:id="2042630200">
      <w:bodyDiv w:val="1"/>
      <w:marLeft w:val="0"/>
      <w:marRight w:val="0"/>
      <w:marTop w:val="0"/>
      <w:marBottom w:val="0"/>
      <w:divBdr>
        <w:top w:val="none" w:sz="0" w:space="0" w:color="auto"/>
        <w:left w:val="none" w:sz="0" w:space="0" w:color="auto"/>
        <w:bottom w:val="none" w:sz="0" w:space="0" w:color="auto"/>
        <w:right w:val="none" w:sz="0" w:space="0" w:color="auto"/>
      </w:divBdr>
    </w:div>
    <w:div w:id="2044286507">
      <w:bodyDiv w:val="1"/>
      <w:marLeft w:val="0"/>
      <w:marRight w:val="0"/>
      <w:marTop w:val="0"/>
      <w:marBottom w:val="0"/>
      <w:divBdr>
        <w:top w:val="none" w:sz="0" w:space="0" w:color="auto"/>
        <w:left w:val="none" w:sz="0" w:space="0" w:color="auto"/>
        <w:bottom w:val="none" w:sz="0" w:space="0" w:color="auto"/>
        <w:right w:val="none" w:sz="0" w:space="0" w:color="auto"/>
      </w:divBdr>
    </w:div>
    <w:div w:id="2046100041">
      <w:bodyDiv w:val="1"/>
      <w:marLeft w:val="0"/>
      <w:marRight w:val="0"/>
      <w:marTop w:val="0"/>
      <w:marBottom w:val="0"/>
      <w:divBdr>
        <w:top w:val="none" w:sz="0" w:space="0" w:color="auto"/>
        <w:left w:val="none" w:sz="0" w:space="0" w:color="auto"/>
        <w:bottom w:val="none" w:sz="0" w:space="0" w:color="auto"/>
        <w:right w:val="none" w:sz="0" w:space="0" w:color="auto"/>
      </w:divBdr>
    </w:div>
    <w:div w:id="2063367106">
      <w:bodyDiv w:val="1"/>
      <w:marLeft w:val="0"/>
      <w:marRight w:val="0"/>
      <w:marTop w:val="0"/>
      <w:marBottom w:val="0"/>
      <w:divBdr>
        <w:top w:val="none" w:sz="0" w:space="0" w:color="auto"/>
        <w:left w:val="none" w:sz="0" w:space="0" w:color="auto"/>
        <w:bottom w:val="none" w:sz="0" w:space="0" w:color="auto"/>
        <w:right w:val="none" w:sz="0" w:space="0" w:color="auto"/>
      </w:divBdr>
    </w:div>
    <w:div w:id="2068723022">
      <w:bodyDiv w:val="1"/>
      <w:marLeft w:val="0"/>
      <w:marRight w:val="0"/>
      <w:marTop w:val="0"/>
      <w:marBottom w:val="0"/>
      <w:divBdr>
        <w:top w:val="none" w:sz="0" w:space="0" w:color="auto"/>
        <w:left w:val="none" w:sz="0" w:space="0" w:color="auto"/>
        <w:bottom w:val="none" w:sz="0" w:space="0" w:color="auto"/>
        <w:right w:val="none" w:sz="0" w:space="0" w:color="auto"/>
      </w:divBdr>
    </w:div>
    <w:div w:id="2069374698">
      <w:bodyDiv w:val="1"/>
      <w:marLeft w:val="0"/>
      <w:marRight w:val="0"/>
      <w:marTop w:val="0"/>
      <w:marBottom w:val="0"/>
      <w:divBdr>
        <w:top w:val="none" w:sz="0" w:space="0" w:color="auto"/>
        <w:left w:val="none" w:sz="0" w:space="0" w:color="auto"/>
        <w:bottom w:val="none" w:sz="0" w:space="0" w:color="auto"/>
        <w:right w:val="none" w:sz="0" w:space="0" w:color="auto"/>
      </w:divBdr>
    </w:div>
    <w:div w:id="2077388447">
      <w:bodyDiv w:val="1"/>
      <w:marLeft w:val="0"/>
      <w:marRight w:val="0"/>
      <w:marTop w:val="0"/>
      <w:marBottom w:val="0"/>
      <w:divBdr>
        <w:top w:val="none" w:sz="0" w:space="0" w:color="auto"/>
        <w:left w:val="none" w:sz="0" w:space="0" w:color="auto"/>
        <w:bottom w:val="none" w:sz="0" w:space="0" w:color="auto"/>
        <w:right w:val="none" w:sz="0" w:space="0" w:color="auto"/>
      </w:divBdr>
    </w:div>
    <w:div w:id="2087417876">
      <w:bodyDiv w:val="1"/>
      <w:marLeft w:val="0"/>
      <w:marRight w:val="0"/>
      <w:marTop w:val="0"/>
      <w:marBottom w:val="0"/>
      <w:divBdr>
        <w:top w:val="none" w:sz="0" w:space="0" w:color="auto"/>
        <w:left w:val="none" w:sz="0" w:space="0" w:color="auto"/>
        <w:bottom w:val="none" w:sz="0" w:space="0" w:color="auto"/>
        <w:right w:val="none" w:sz="0" w:space="0" w:color="auto"/>
      </w:divBdr>
    </w:div>
    <w:div w:id="2088073677">
      <w:bodyDiv w:val="1"/>
      <w:marLeft w:val="0"/>
      <w:marRight w:val="0"/>
      <w:marTop w:val="0"/>
      <w:marBottom w:val="0"/>
      <w:divBdr>
        <w:top w:val="none" w:sz="0" w:space="0" w:color="auto"/>
        <w:left w:val="none" w:sz="0" w:space="0" w:color="auto"/>
        <w:bottom w:val="none" w:sz="0" w:space="0" w:color="auto"/>
        <w:right w:val="none" w:sz="0" w:space="0" w:color="auto"/>
      </w:divBdr>
      <w:divsChild>
        <w:div w:id="12849967">
          <w:marLeft w:val="0"/>
          <w:marRight w:val="0"/>
          <w:marTop w:val="0"/>
          <w:marBottom w:val="0"/>
          <w:divBdr>
            <w:top w:val="none" w:sz="0" w:space="0" w:color="auto"/>
            <w:left w:val="none" w:sz="0" w:space="0" w:color="auto"/>
            <w:bottom w:val="none" w:sz="0" w:space="0" w:color="auto"/>
            <w:right w:val="none" w:sz="0" w:space="0" w:color="auto"/>
          </w:divBdr>
        </w:div>
        <w:div w:id="284117638">
          <w:marLeft w:val="0"/>
          <w:marRight w:val="0"/>
          <w:marTop w:val="0"/>
          <w:marBottom w:val="0"/>
          <w:divBdr>
            <w:top w:val="none" w:sz="0" w:space="0" w:color="auto"/>
            <w:left w:val="none" w:sz="0" w:space="0" w:color="auto"/>
            <w:bottom w:val="none" w:sz="0" w:space="0" w:color="auto"/>
            <w:right w:val="none" w:sz="0" w:space="0" w:color="auto"/>
          </w:divBdr>
        </w:div>
        <w:div w:id="508645372">
          <w:marLeft w:val="0"/>
          <w:marRight w:val="0"/>
          <w:marTop w:val="0"/>
          <w:marBottom w:val="0"/>
          <w:divBdr>
            <w:top w:val="none" w:sz="0" w:space="0" w:color="auto"/>
            <w:left w:val="none" w:sz="0" w:space="0" w:color="auto"/>
            <w:bottom w:val="none" w:sz="0" w:space="0" w:color="auto"/>
            <w:right w:val="none" w:sz="0" w:space="0" w:color="auto"/>
          </w:divBdr>
        </w:div>
        <w:div w:id="537476856">
          <w:marLeft w:val="0"/>
          <w:marRight w:val="0"/>
          <w:marTop w:val="0"/>
          <w:marBottom w:val="0"/>
          <w:divBdr>
            <w:top w:val="none" w:sz="0" w:space="0" w:color="auto"/>
            <w:left w:val="none" w:sz="0" w:space="0" w:color="auto"/>
            <w:bottom w:val="none" w:sz="0" w:space="0" w:color="auto"/>
            <w:right w:val="none" w:sz="0" w:space="0" w:color="auto"/>
          </w:divBdr>
        </w:div>
        <w:div w:id="1051616574">
          <w:marLeft w:val="0"/>
          <w:marRight w:val="0"/>
          <w:marTop w:val="0"/>
          <w:marBottom w:val="0"/>
          <w:divBdr>
            <w:top w:val="none" w:sz="0" w:space="0" w:color="auto"/>
            <w:left w:val="none" w:sz="0" w:space="0" w:color="auto"/>
            <w:bottom w:val="none" w:sz="0" w:space="0" w:color="auto"/>
            <w:right w:val="none" w:sz="0" w:space="0" w:color="auto"/>
          </w:divBdr>
        </w:div>
        <w:div w:id="1163662684">
          <w:marLeft w:val="0"/>
          <w:marRight w:val="0"/>
          <w:marTop w:val="0"/>
          <w:marBottom w:val="0"/>
          <w:divBdr>
            <w:top w:val="none" w:sz="0" w:space="0" w:color="auto"/>
            <w:left w:val="none" w:sz="0" w:space="0" w:color="auto"/>
            <w:bottom w:val="none" w:sz="0" w:space="0" w:color="auto"/>
            <w:right w:val="none" w:sz="0" w:space="0" w:color="auto"/>
          </w:divBdr>
        </w:div>
        <w:div w:id="1746411120">
          <w:marLeft w:val="0"/>
          <w:marRight w:val="0"/>
          <w:marTop w:val="0"/>
          <w:marBottom w:val="0"/>
          <w:divBdr>
            <w:top w:val="none" w:sz="0" w:space="0" w:color="auto"/>
            <w:left w:val="none" w:sz="0" w:space="0" w:color="auto"/>
            <w:bottom w:val="none" w:sz="0" w:space="0" w:color="auto"/>
            <w:right w:val="none" w:sz="0" w:space="0" w:color="auto"/>
          </w:divBdr>
        </w:div>
      </w:divsChild>
    </w:div>
    <w:div w:id="2090886936">
      <w:bodyDiv w:val="1"/>
      <w:marLeft w:val="0"/>
      <w:marRight w:val="0"/>
      <w:marTop w:val="0"/>
      <w:marBottom w:val="0"/>
      <w:divBdr>
        <w:top w:val="none" w:sz="0" w:space="0" w:color="auto"/>
        <w:left w:val="none" w:sz="0" w:space="0" w:color="auto"/>
        <w:bottom w:val="none" w:sz="0" w:space="0" w:color="auto"/>
        <w:right w:val="none" w:sz="0" w:space="0" w:color="auto"/>
      </w:divBdr>
    </w:div>
    <w:div w:id="2094548122">
      <w:bodyDiv w:val="1"/>
      <w:marLeft w:val="0"/>
      <w:marRight w:val="0"/>
      <w:marTop w:val="0"/>
      <w:marBottom w:val="0"/>
      <w:divBdr>
        <w:top w:val="none" w:sz="0" w:space="0" w:color="auto"/>
        <w:left w:val="none" w:sz="0" w:space="0" w:color="auto"/>
        <w:bottom w:val="none" w:sz="0" w:space="0" w:color="auto"/>
        <w:right w:val="none" w:sz="0" w:space="0" w:color="auto"/>
      </w:divBdr>
    </w:div>
    <w:div w:id="2104763540">
      <w:bodyDiv w:val="1"/>
      <w:marLeft w:val="0"/>
      <w:marRight w:val="0"/>
      <w:marTop w:val="0"/>
      <w:marBottom w:val="0"/>
      <w:divBdr>
        <w:top w:val="none" w:sz="0" w:space="0" w:color="auto"/>
        <w:left w:val="none" w:sz="0" w:space="0" w:color="auto"/>
        <w:bottom w:val="none" w:sz="0" w:space="0" w:color="auto"/>
        <w:right w:val="none" w:sz="0" w:space="0" w:color="auto"/>
      </w:divBdr>
    </w:div>
    <w:div w:id="2105764028">
      <w:bodyDiv w:val="1"/>
      <w:marLeft w:val="0"/>
      <w:marRight w:val="0"/>
      <w:marTop w:val="0"/>
      <w:marBottom w:val="0"/>
      <w:divBdr>
        <w:top w:val="none" w:sz="0" w:space="0" w:color="auto"/>
        <w:left w:val="none" w:sz="0" w:space="0" w:color="auto"/>
        <w:bottom w:val="none" w:sz="0" w:space="0" w:color="auto"/>
        <w:right w:val="none" w:sz="0" w:space="0" w:color="auto"/>
      </w:divBdr>
    </w:div>
    <w:div w:id="2112508424">
      <w:bodyDiv w:val="1"/>
      <w:marLeft w:val="0"/>
      <w:marRight w:val="0"/>
      <w:marTop w:val="0"/>
      <w:marBottom w:val="0"/>
      <w:divBdr>
        <w:top w:val="none" w:sz="0" w:space="0" w:color="auto"/>
        <w:left w:val="none" w:sz="0" w:space="0" w:color="auto"/>
        <w:bottom w:val="none" w:sz="0" w:space="0" w:color="auto"/>
        <w:right w:val="none" w:sz="0" w:space="0" w:color="auto"/>
      </w:divBdr>
    </w:div>
    <w:div w:id="2113895355">
      <w:bodyDiv w:val="1"/>
      <w:marLeft w:val="0"/>
      <w:marRight w:val="0"/>
      <w:marTop w:val="0"/>
      <w:marBottom w:val="0"/>
      <w:divBdr>
        <w:top w:val="none" w:sz="0" w:space="0" w:color="auto"/>
        <w:left w:val="none" w:sz="0" w:space="0" w:color="auto"/>
        <w:bottom w:val="none" w:sz="0" w:space="0" w:color="auto"/>
        <w:right w:val="none" w:sz="0" w:space="0" w:color="auto"/>
      </w:divBdr>
    </w:div>
    <w:div w:id="2119064513">
      <w:bodyDiv w:val="1"/>
      <w:marLeft w:val="0"/>
      <w:marRight w:val="0"/>
      <w:marTop w:val="0"/>
      <w:marBottom w:val="0"/>
      <w:divBdr>
        <w:top w:val="none" w:sz="0" w:space="0" w:color="auto"/>
        <w:left w:val="none" w:sz="0" w:space="0" w:color="auto"/>
        <w:bottom w:val="none" w:sz="0" w:space="0" w:color="auto"/>
        <w:right w:val="none" w:sz="0" w:space="0" w:color="auto"/>
      </w:divBdr>
    </w:div>
    <w:div w:id="2121533237">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28311730">
      <w:bodyDiv w:val="1"/>
      <w:marLeft w:val="0"/>
      <w:marRight w:val="0"/>
      <w:marTop w:val="0"/>
      <w:marBottom w:val="0"/>
      <w:divBdr>
        <w:top w:val="none" w:sz="0" w:space="0" w:color="auto"/>
        <w:left w:val="none" w:sz="0" w:space="0" w:color="auto"/>
        <w:bottom w:val="none" w:sz="0" w:space="0" w:color="auto"/>
        <w:right w:val="none" w:sz="0" w:space="0" w:color="auto"/>
      </w:divBdr>
    </w:div>
    <w:div w:id="2129280321">
      <w:bodyDiv w:val="1"/>
      <w:marLeft w:val="0"/>
      <w:marRight w:val="0"/>
      <w:marTop w:val="0"/>
      <w:marBottom w:val="0"/>
      <w:divBdr>
        <w:top w:val="none" w:sz="0" w:space="0" w:color="auto"/>
        <w:left w:val="none" w:sz="0" w:space="0" w:color="auto"/>
        <w:bottom w:val="none" w:sz="0" w:space="0" w:color="auto"/>
        <w:right w:val="none" w:sz="0" w:space="0" w:color="auto"/>
      </w:divBdr>
    </w:div>
    <w:div w:id="2130738800">
      <w:bodyDiv w:val="1"/>
      <w:marLeft w:val="0"/>
      <w:marRight w:val="0"/>
      <w:marTop w:val="0"/>
      <w:marBottom w:val="0"/>
      <w:divBdr>
        <w:top w:val="none" w:sz="0" w:space="0" w:color="auto"/>
        <w:left w:val="none" w:sz="0" w:space="0" w:color="auto"/>
        <w:bottom w:val="none" w:sz="0" w:space="0" w:color="auto"/>
        <w:right w:val="none" w:sz="0" w:space="0" w:color="auto"/>
      </w:divBdr>
    </w:div>
    <w:div w:id="2133747451">
      <w:bodyDiv w:val="1"/>
      <w:marLeft w:val="0"/>
      <w:marRight w:val="0"/>
      <w:marTop w:val="0"/>
      <w:marBottom w:val="0"/>
      <w:divBdr>
        <w:top w:val="none" w:sz="0" w:space="0" w:color="auto"/>
        <w:left w:val="none" w:sz="0" w:space="0" w:color="auto"/>
        <w:bottom w:val="none" w:sz="0" w:space="0" w:color="auto"/>
        <w:right w:val="none" w:sz="0" w:space="0" w:color="auto"/>
      </w:divBdr>
    </w:div>
    <w:div w:id="2134206386">
      <w:bodyDiv w:val="1"/>
      <w:marLeft w:val="0"/>
      <w:marRight w:val="0"/>
      <w:marTop w:val="0"/>
      <w:marBottom w:val="0"/>
      <w:divBdr>
        <w:top w:val="none" w:sz="0" w:space="0" w:color="auto"/>
        <w:left w:val="none" w:sz="0" w:space="0" w:color="auto"/>
        <w:bottom w:val="none" w:sz="0" w:space="0" w:color="auto"/>
        <w:right w:val="none" w:sz="0" w:space="0" w:color="auto"/>
      </w:divBdr>
    </w:div>
    <w:div w:id="2136093642">
      <w:bodyDiv w:val="1"/>
      <w:marLeft w:val="0"/>
      <w:marRight w:val="0"/>
      <w:marTop w:val="0"/>
      <w:marBottom w:val="0"/>
      <w:divBdr>
        <w:top w:val="none" w:sz="0" w:space="0" w:color="auto"/>
        <w:left w:val="none" w:sz="0" w:space="0" w:color="auto"/>
        <w:bottom w:val="none" w:sz="0" w:space="0" w:color="auto"/>
        <w:right w:val="none" w:sz="0" w:space="0" w:color="auto"/>
      </w:divBdr>
    </w:div>
    <w:div w:id="2141876375">
      <w:bodyDiv w:val="1"/>
      <w:marLeft w:val="0"/>
      <w:marRight w:val="0"/>
      <w:marTop w:val="0"/>
      <w:marBottom w:val="0"/>
      <w:divBdr>
        <w:top w:val="none" w:sz="0" w:space="0" w:color="auto"/>
        <w:left w:val="none" w:sz="0" w:space="0" w:color="auto"/>
        <w:bottom w:val="none" w:sz="0" w:space="0" w:color="auto"/>
        <w:right w:val="none" w:sz="0" w:space="0" w:color="auto"/>
      </w:divBdr>
    </w:div>
    <w:div w:id="2142569729">
      <w:bodyDiv w:val="1"/>
      <w:marLeft w:val="0"/>
      <w:marRight w:val="0"/>
      <w:marTop w:val="0"/>
      <w:marBottom w:val="0"/>
      <w:divBdr>
        <w:top w:val="none" w:sz="0" w:space="0" w:color="auto"/>
        <w:left w:val="none" w:sz="0" w:space="0" w:color="auto"/>
        <w:bottom w:val="none" w:sz="0" w:space="0" w:color="auto"/>
        <w:right w:val="none" w:sz="0" w:space="0" w:color="auto"/>
      </w:divBdr>
    </w:div>
    <w:div w:id="21471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sonymobile.com/2014/05/07/understanding-the-touch-screen-ecosystem-in-smartphones-touchscreen-technology-series-1/" TargetMode="External"/><Relationship Id="rId13" Type="http://schemas.openxmlformats.org/officeDocument/2006/relationships/hyperlink" Target="https://msdn.microsoft.com/en-us/library/windows/hardware/dn266003.aspx" TargetMode="External"/><Relationship Id="rId3" Type="http://schemas.openxmlformats.org/officeDocument/2006/relationships/hyperlink" Target="http://uxpajournal.org/a-study-of-the-effect-of-thumb-sizes-on-mobile-phone-texting-satisfaction/" TargetMode="External"/><Relationship Id="rId7" Type="http://schemas.openxmlformats.org/officeDocument/2006/relationships/hyperlink" Target="http://searchmobilecomputing.techtarget.com/definition/mobile-operating-system" TargetMode="External"/><Relationship Id="rId12" Type="http://schemas.openxmlformats.org/officeDocument/2006/relationships/hyperlink" Target="https://pdfs.semanticscholar.org/07ca/36de69cbaea1e2861c2241859c6e1ef5c28e.pdf" TargetMode="External"/><Relationship Id="rId2" Type="http://schemas.openxmlformats.org/officeDocument/2006/relationships/hyperlink" Target="https://pdfs.semanticscholar.org/07ca/36de69cbaea1e2861c2241859c6e1ef5c28e.pdf" TargetMode="External"/><Relationship Id="rId1" Type="http://schemas.openxmlformats.org/officeDocument/2006/relationships/hyperlink" Target="https://www.linkedin.com/pulse/why-apple-iphone-touchscreen-responds-better-than-android-vipin-tyagi" TargetMode="External"/><Relationship Id="rId6" Type="http://schemas.openxmlformats.org/officeDocument/2006/relationships/hyperlink" Target="https://www.quora.com/Why-are-iOS-touch-and-swipe-interfaces-so-much-more-responsive-than-Android" TargetMode="External"/><Relationship Id="rId11" Type="http://schemas.openxmlformats.org/officeDocument/2006/relationships/hyperlink" Target="http://www.riteh.uniri.hr/~sljubic/publications/hcii11.pdf" TargetMode="External"/><Relationship Id="rId5" Type="http://schemas.openxmlformats.org/officeDocument/2006/relationships/hyperlink" Target="http://www.gsmarena.com/glossary.php3?term=gpu" TargetMode="External"/><Relationship Id="rId10" Type="http://schemas.openxmlformats.org/officeDocument/2006/relationships/hyperlink" Target="https://www.quora.com/Why-are-iOS-touch-and-swipe-interfaces-so-much-more-responsive-than-Android" TargetMode="External"/><Relationship Id="rId4" Type="http://schemas.openxmlformats.org/officeDocument/2006/relationships/hyperlink" Target="https://pdfs.semanticscholar.org/a33d/741e78ca7f36d57882036de1b97c1e49d0e8.pdf?_ga=2.242558402.1584509389.1502311231-289014504.1502311231" TargetMode="External"/><Relationship Id="rId9" Type="http://schemas.openxmlformats.org/officeDocument/2006/relationships/hyperlink" Target="http://www.gsmarena.com/glossary.php3?term=gpu" TargetMode="External"/><Relationship Id="rId14" Type="http://schemas.openxmlformats.org/officeDocument/2006/relationships/hyperlink" Target="https://msdn.microsoft.com/en-us/library/windows/hardware/dn195876(v=vs.85).aspx"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AEB88763EAA148BB42AA982DD2283F" ma:contentTypeVersion="2" ma:contentTypeDescription="Create a new document." ma:contentTypeScope="" ma:versionID="47663dece98284b197bd844cfb1e8568">
  <xsd:schema xmlns:xsd="http://www.w3.org/2001/XMLSchema" xmlns:xs="http://www.w3.org/2001/XMLSchema" xmlns:p="http://schemas.microsoft.com/office/2006/metadata/properties" xmlns:ns2="b1d565e4-1a63-42ff-b3a9-e2a731e8b76b" targetNamespace="http://schemas.microsoft.com/office/2006/metadata/properties" ma:root="true" ma:fieldsID="371663b5f61190adbdb1857f4e4619f5" ns2:_="">
    <xsd:import namespace="b1d565e4-1a63-42ff-b3a9-e2a731e8b7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565e4-1a63-42ff-b3a9-e2a731e8b76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Pin14</b:Tag>
    <b:SourceType>ElectronicSource</b:SourceType>
    <b:Guid>{3DD7AB93-04B9-4BB1-9483-1A42B705EB54}</b:Guid>
    <b:Author>
      <b:Author>
        <b:NameList>
          <b:Person>
            <b:Last>Ping-yong</b:Last>
            <b:First>Li</b:First>
          </b:Person>
          <b:Person>
            <b:Last>Zhong-wen</b:Last>
            <b:First>Li</b:First>
          </b:Person>
        </b:NameList>
      </b:Author>
    </b:Author>
    <b:Title>Study on Calibration Algorithm of Embedded Touch Screen</b:Title>
    <b:StateProvince>Sichuan</b:StateProvince>
    <b:CountryRegion>China</b:CountryRegion>
    <b:Year>2014</b:Year>
    <b:RefOrder>37</b:RefOrder>
  </b:Source>
  <b:Source>
    <b:Tag>Vel15</b:Tag>
    <b:SourceType>ElectronicSource</b:SourceType>
    <b:Guid>{5DAEC57C-B734-44CD-BD39-F73F30C30707}</b:Guid>
    <b:Author>
      <b:Author>
        <b:NameList>
          <b:Person>
            <b:Last>Vertanen</b:Last>
            <b:First>Keith</b:First>
          </b:Person>
          <b:Person>
            <b:Last>Memmi</b:Last>
            <b:First>Haythem</b:First>
          </b:Person>
          <b:Person>
            <b:Last>Emge</b:Last>
            <b:First>Justin</b:First>
          </b:Person>
          <b:Person>
            <b:Last>Reyal</b:Last>
            <b:First>Shyam</b:First>
          </b:Person>
          <b:Person>
            <b:Last>Kristensson</b:Last>
            <b:First>Per</b:First>
            <b:Middle>Ola</b:Middle>
          </b:Person>
        </b:NameList>
      </b:Author>
    </b:Author>
    <b:Title>VelociTap: Investigating Fast Mobile Text Entry using Sentence-Based Decoding of Touchscreen Keyboard Input</b:Title>
    <b:City>Seoul</b:City>
    <b:CountryRegion>Korea</b:CountryRegion>
    <b:Year>2015</b:Year>
    <b:Month>April</b:Month>
    <b:RefOrder>15</b:RefOrder>
  </b:Source>
  <b:Source>
    <b:Tag>Gla1</b:Tag>
    <b:SourceType>ElectronicSource</b:SourceType>
    <b:Guid>{560F537C-4E98-44E9-91CC-713152F731AF}</b:Guid>
    <b:Author>
      <b:Author>
        <b:NameList>
          <b:Person>
            <b:Last>Glavinic</b:Last>
            <b:First>Vlado</b:First>
          </b:Person>
          <b:Person>
            <b:Last>Ljubic</b:Last>
            <b:First>Sandi</b:First>
          </b:Person>
          <b:Person>
            <b:Last>Kukec</b:Last>
            <b:First>Mihael</b:First>
          </b:Person>
        </b:NameList>
      </b:Author>
    </b:Author>
    <b:Title>Supporting Universal Usability of Mobile Software: Touchscreen Usability Meta-Test</b:Title>
    <b:CountryRegion>Croatia</b:CountryRegion>
    <b:RefOrder>36</b:RefOrder>
  </b:Source>
  <b:Source>
    <b:Tag>Cic13</b:Tag>
    <b:SourceType>ElectronicSource</b:SourceType>
    <b:Guid>{A66C337B-84E1-43D5-A683-11194350B720}</b:Guid>
    <b:Author>
      <b:Author>
        <b:NameList>
          <b:Person>
            <b:Last>Cichoń</b:Last>
            <b:First>Kamil</b:First>
          </b:Person>
          <b:Person>
            <b:Last>Sobecki</b:Last>
            <b:First>Janusz</b:First>
          </b:Person>
          <b:Person>
            <b:Last>Szymański</b:Last>
            <b:First>Jerzy</b:First>
          </b:Person>
        </b:NameList>
      </b:Author>
    </b:Author>
    <b:Title>Gesture Tracking and Recognition in Touchscreens Usability Testing</b:Title>
    <b:City>Warsaw</b:City>
    <b:CountryRegion>Poland</b:CountryRegion>
    <b:Year>2013</b:Year>
    <b:Month>June</b:Month>
    <b:Day>24-25</b:Day>
    <b:RefOrder>39</b:RefOrder>
  </b:Source>
  <b:Source>
    <b:Tag>Vil10</b:Tag>
    <b:SourceType>ElectronicSource</b:SourceType>
    <b:Guid>{FE252141-81EE-4F72-A109-7F937E306F85}</b:Guid>
    <b:Author>
      <b:Author>
        <b:NameList>
          <b:Person>
            <b:Last>Villamor</b:Last>
            <b:First>Craig</b:First>
          </b:Person>
          <b:Person>
            <b:Last>Willis</b:Last>
            <b:First>Dan</b:First>
          </b:Person>
          <b:Person>
            <b:Last>Wroblewiski</b:Last>
            <b:First>Luke</b:First>
          </b:Person>
        </b:NameList>
      </b:Author>
    </b:Author>
    <b:Title>Touch Gesture Reference Guide</b:Title>
    <b:Year>2010</b:Year>
    <b:Month>April</b:Month>
    <b:Day>15</b:Day>
    <b:RefOrder>38</b:RefOrder>
  </b:Source>
  <b:Source>
    <b:Tag>Yeo</b:Tag>
    <b:SourceType>JournalArticle</b:SourceType>
    <b:Guid>{F410ED8D-9796-4149-9BE4-4B5F5B29C9F3}</b:Guid>
    <b:Title>A Study of the Effect of Thumb Sizes on Mabile Phone Texting Satisfaction</b:Title>
    <b:Author>
      <b:Author>
        <b:NameList>
          <b:Person>
            <b:Last>Yeow</b:Last>
            <b:First>Paul</b:First>
          </b:Person>
          <b:Person>
            <b:Last>Balakrishnan</b:Last>
            <b:First>Vimala</b:First>
          </b:Person>
        </b:NameList>
      </b:Author>
    </b:Author>
    <b:JournalName>Journal of Usability Studies</b:JournalName>
    <b:Pages>118-128</b:Pages>
    <b:RefOrder>9</b:RefOrder>
  </b:Source>
  <b:Source>
    <b:Tag>Jai16</b:Tag>
    <b:SourceType>InternetSite</b:SourceType>
    <b:Guid>{F7429E3B-DFB8-449E-BAFC-9E9522F4E15A}</b:Guid>
    <b:Title>Smartphone users to double to 90 million in five years</b:Title>
    <b:Year>2016</b:Year>
    <b:Author>
      <b:Author>
        <b:NameList>
          <b:Person>
            <b:Last>Jaio</b:Last>
            <b:First>Claire</b:First>
          </b:Person>
        </b:NameList>
      </b:Author>
    </b:Author>
    <b:InternetSiteTitle>CNN Philippines</b:InternetSiteTitle>
    <b:Month>July</b:Month>
    <b:Day>12</b:Day>
    <b:URL>http://cnnphilippines.com/business/2016/07/12/smartphone-users-90-million-in-five-years.html</b:URL>
    <b:RefOrder>12</b:RefOrder>
  </b:Source>
  <b:Source>
    <b:Tag>Sub17</b:Tag>
    <b:SourceType>InternetSite</b:SourceType>
    <b:Guid>{5D2DCC60-3D67-4890-8A62-BE50F3C0D291}</b:Guid>
    <b:Author>
      <b:Author>
        <b:NameList>
          <b:Person>
            <b:Last>Subido</b:Last>
            <b:First>Lorenzo</b:First>
            <b:Middle>Kyle</b:Middle>
          </b:Person>
        </b:NameList>
      </b:Author>
    </b:Author>
    <b:Title>Growing 27% in 2016, PH Now Has 60 Million Internet Users</b:Title>
    <b:InternetSiteTitle>Entrepreneur Philippines</b:InternetSiteTitle>
    <b:Year>2017</b:Year>
    <b:Month>January</b:Month>
    <b:Day>24</b:Day>
    <b:URL>http://www.entrepreneur.com.ph/news-and-events/ph-now-has-60-million-internet-users-growing-27-in-2016-a36-20170124</b:URL>
    <b:RefOrder>13</b:RefOrder>
  </b:Source>
  <b:Source>
    <b:Tag>Rus16</b:Tag>
    <b:SourceType>InternetSite</b:SourceType>
    <b:Guid>{85B85C6B-1D35-4AD0-A742-45048236AC6E}</b:Guid>
    <b:Author>
      <b:Author>
        <b:NameList>
          <b:Person>
            <b:Last>Russel</b:Last>
            <b:First>Jon</b:First>
          </b:Person>
        </b:NameList>
      </b:Author>
    </b:Author>
    <b:Title>Smartphone sales jump 6.5% in Southeast Asia, but sub-$150 devices rule</b:Title>
    <b:InternetSiteTitle>TechCrunch</b:InternetSiteTitle>
    <b:Year>2016</b:Year>
    <b:Month>September</b:Month>
    <b:Day>1</b:Day>
    <b:URL>https://techcrunch.com/2016/09/01/smartphone-sales-jump-6-5-in-southeast-asia-but-sub-150-devices-rule/</b:URL>
    <b:RefOrder>14</b:RefOrder>
  </b:Source>
  <b:Source>
    <b:Tag>Gao17</b:Tag>
    <b:SourceType>ElectronicSource</b:SourceType>
    <b:Guid>{AAEB2383-91B7-43FC-B923-734349BB6BE8}</b:Guid>
    <b:Title>Every Pixel Counts: Fine-Grained UI Rendering Analysis for Mobile Applications</b:Title>
    <b:Year>2017</b:Year>
    <b:Month>May</b:Month>
    <b:Day>1-4</b:Day>
    <b:Author>
      <b:Author>
        <b:NameList>
          <b:Person>
            <b:Last>Gao</b:Last>
            <b:First>Yi</b:First>
          </b:Person>
          <b:Person>
            <b:Last>Luo</b:Last>
            <b:First>Yang</b:First>
          </b:Person>
          <b:Person>
            <b:Last>Chen</b:Last>
            <b:First>Daqing</b:First>
          </b:Person>
          <b:Person>
            <b:Last>Huang</b:Last>
            <b:First>Haocheng</b:First>
          </b:Person>
          <b:Person>
            <b:Last>Dong</b:Last>
            <b:First>Wei</b:First>
          </b:Person>
          <b:Person>
            <b:Last>Xia</b:Last>
            <b:First>Mingyuan</b:First>
          </b:Person>
          <b:Person>
            <b:Last>Liu</b:Last>
            <b:First>Xue</b:First>
          </b:Person>
          <b:Person>
            <b:Last>Bu</b:Last>
            <b:First>Liajun</b:First>
          </b:Person>
        </b:NameList>
      </b:Author>
    </b:Author>
    <b:City>Atlanta</b:City>
    <b:StateProvince>Georgia</b:StateProvince>
    <b:CountryRegion>USA</b:CountryRegion>
    <b:RefOrder>35</b:RefOrder>
  </b:Source>
  <b:Source>
    <b:Tag>Tya15</b:Tag>
    <b:SourceType>InternetSite</b:SourceType>
    <b:Guid>{B3F96B60-415D-4C45-AC6E-3E194AE5A9D1}</b:Guid>
    <b:Title>Why apple iphone touchscreen responds better than android ones?</b:Title>
    <b:Year>2015</b:Year>
    <b:Month>December</b:Month>
    <b:Day>3</b:Day>
    <b:Author>
      <b:Author>
        <b:NameList>
          <b:Person>
            <b:Last>Tyagi</b:Last>
            <b:First>Vipin</b:First>
          </b:Person>
        </b:NameList>
      </b:Author>
    </b:Author>
    <b:InternetSiteTitle>LinkedIn</b:InternetSiteTitle>
    <b:URL>https://www.linkedin.com/pulse/why-apple-iphone-touchscreen-responds-better-than-android-vipin-tyagi</b:URL>
    <b:RefOrder>16</b:RefOrder>
  </b:Source>
  <b:Source>
    <b:Tag>Mar16</b:Tag>
    <b:SourceType>InternetSite</b:SourceType>
    <b:Guid>{8B16500C-6E1C-4F80-9BAC-C11BD6C1DC94}</b:Guid>
    <b:Year>2016</b:Year>
    <b:Author>
      <b:Author>
        <b:NameList>
          <b:Person>
            <b:Last>Rouse</b:Last>
            <b:First>Margaret</b:First>
          </b:Person>
          <b:Person>
            <b:Last>Brown</b:Last>
            <b:First>Rodney</b:First>
          </b:Person>
        </b:NameList>
      </b:Author>
    </b:Author>
    <b:InternetSiteTitle>TechTarget - Search Storage</b:InternetSiteTitle>
    <b:Month>August</b:Month>
    <b:URL>http://searchstorage.techtarget.com/definition/RAM-random-access-memory</b:URL>
    <b:Title>Random Access Memory</b:Title>
    <b:RefOrder>23</b:RefOrder>
  </b:Source>
  <b:Source>
    <b:Tag>You13</b:Tag>
    <b:SourceType>JournalArticle</b:SourceType>
    <b:Guid>{29673047-AD05-460D-B42D-1FB9F85C33DA}</b:Guid>
    <b:Title>Wrist and shoulder posture and muscle activity during touch-screen tablet use: Effects of usage configuration, tablet type, and interacting hand</b:Title>
    <b:Year>2013</b:Year>
    <b:Author>
      <b:Author>
        <b:NameList>
          <b:Person>
            <b:Last>Young</b:Last>
            <b:First>Justin</b:First>
            <b:Middle>G.</b:Middle>
          </b:Person>
          <b:Person>
            <b:Last>Trudeau</b:Last>
            <b:First>Matthieu</b:First>
            <b:Middle>B.</b:Middle>
          </b:Person>
          <b:Person>
            <b:Last>Odell</b:Last>
            <b:First>Dan</b:First>
          </b:Person>
          <b:Person>
            <b:Last>Marinelli</b:Last>
            <b:First>Kim</b:First>
          </b:Person>
          <b:Person>
            <b:Last>Dennerlein</b:Last>
            <b:First>Jack</b:First>
            <b:Middle>T.</b:Middle>
          </b:Person>
        </b:NameList>
      </b:Author>
    </b:Author>
    <b:JournalName>Work </b:JournalName>
    <b:Pages>59-71</b:Pages>
    <b:RefOrder>7</b:RefOrder>
  </b:Source>
  <b:Source>
    <b:Tag>Mob15</b:Tag>
    <b:SourceType>InternetSite</b:SourceType>
    <b:Guid>{490B0611-3055-440B-B29B-8E69BAEF1DBD}</b:Guid>
    <b:Title>Mobile Usability Testing: Fat Finger Syndrome</b:Title>
    <b:Year>2015</b:Year>
    <b:Month>April</b:Month>
    <b:Day>20</b:Day>
    <b:InternetSiteTitle>Usability 24/7</b:InternetSiteTitle>
    <b:URL>https://www.usability247.com/blog/mobile-usability-testing-fat-finger-syndrome/</b:URL>
    <b:RefOrder>8</b:RefOrder>
  </b:Source>
  <b:Source>
    <b:Tag>Cel13</b:Tag>
    <b:SourceType>ElectronicSource</b:SourceType>
    <b:Guid>{9D48D270-151D-4BE8-92FF-93301A20D8E4}</b:Guid>
    <b:Title>Factors Which Influence Key Entry Speed on Hard and Soft Keyboards: Experience, Eye Behaviors, and Finger Movements</b:Title>
    <b:Year>2013</b:Year>
    <b:Month>February</b:Month>
    <b:Author>
      <b:Author>
        <b:NameList>
          <b:Person>
            <b:Last>Celik</b:Last>
            <b:First>Seckin</b:First>
          </b:Person>
        </b:NameList>
      </b:Author>
    </b:Author>
    <b:StateProvince>Massachusets</b:StateProvince>
    <b:CountryRegion>United States of Americac</b:CountryRegion>
    <b:RefOrder>11</b:RefOrder>
  </b:Source>
  <b:Source>
    <b:Tag>Yec03</b:Tag>
    <b:SourceType>ElectronicSource</b:SourceType>
    <b:Guid>{1F3F3975-F9DB-4B40-BCA9-E795964D0A28}</b:Guid>
    <b:Author>
      <b:Author>
        <b:NameList>
          <b:Person>
            <b:Last>Yechiam</b:Last>
            <b:First>Eldad</b:First>
          </b:Person>
          <b:Person>
            <b:Last>Erev</b:Last>
            <b:First>Ido</b:First>
          </b:Person>
          <b:Person>
            <b:Last>Yehene</b:Last>
            <b:First>Vered</b:First>
          </b:Person>
          <b:Person>
            <b:Last>Gopher</b:Last>
            <b:First>Daniel</b:First>
          </b:Person>
        </b:NameList>
      </b:Author>
    </b:Author>
    <b:Title>Melioration and the Transition from Touch-Typing Training to Everyday Use</b:Title>
    <b:City>Haifa</b:City>
    <b:CountryRegion>Israel</b:CountryRegion>
    <b:Year>2003</b:Year>
    <b:Month>December</b:Month>
    <b:Day>1</b:Day>
    <b:RefOrder>10</b:RefOrder>
  </b:Source>
  <b:Source>
    <b:Tag>TUI</b:Tag>
    <b:SourceType>InternetSite</b:SourceType>
    <b:Guid>{F76C5873-3CDB-4E40-A562-421B8F2DFF3E}</b:Guid>
    <b:Title>TUIO</b:Title>
    <b:InternetSiteTitle>Connecting Cities</b:InternetSiteTitle>
    <b:URL>https://www.aec.at/connectingcities/?p=746</b:URL>
    <b:RefOrder>40</b:RefOrder>
  </b:Source>
  <b:Source>
    <b:Tag>The95</b:Tag>
    <b:SourceType>DocumentFromInternetSite</b:SourceType>
    <b:Guid>{7B3AD4C3-8B69-4103-81DE-AAA0BADCC344}</b:Guid>
    <b:Title>The Java Language: A White Paper</b:Title>
    <b:InternetSiteTitle>Tech-Insider</b:InternetSiteTitle>
    <b:Year>1995</b:Year>
    <b:URL>http://tech-insider.org/java/research/acrobat/9503.pdf</b:URL>
    <b:RefOrder>41</b:RefOrder>
  </b:Source>
  <b:Source>
    <b:Tag>Sin16</b:Tag>
    <b:SourceType>JournalArticle</b:SourceType>
    <b:Guid>{24A58DD3-AC93-43DD-88B6-34D7AD05AFA1}</b:Guid>
    <b:Title>Study of Google Firebase API for Android</b:Title>
    <b:Year>2016</b:Year>
    <b:Author>
      <b:Author>
        <b:NameList>
          <b:Person>
            <b:Last>Singh</b:Last>
            <b:First>Navdeep</b:First>
          </b:Person>
        </b:NameList>
      </b:Author>
    </b:Author>
    <b:JournalName>International Journal of Innovative Research in Computer and Communication Engineering</b:JournalName>
    <b:Pages>16738-16743</b:Pages>
    <b:RefOrder>42</b:RefOrder>
  </b:Source>
  <b:Source>
    <b:Tag>Nos12</b:Tag>
    <b:SourceType>JournalArticle</b:SourceType>
    <b:Guid>{CFB72DD7-9B13-40E3-B085-777DB301FBFF}</b:Guid>
    <b:Author>
      <b:Author>
        <b:NameList>
          <b:Person>
            <b:Last>Nosrati</b:Last>
            <b:First>Masoud</b:First>
          </b:Person>
          <b:Person>
            <b:Last>Karimi</b:Last>
            <b:First>Ronak</b:First>
          </b:Person>
          <b:Person>
            <b:Last>Hasanvand</b:Last>
            <b:First>Hojat</b:First>
            <b:Middle>Allah</b:Middle>
          </b:Person>
        </b:NameList>
      </b:Author>
    </b:Author>
    <b:Title>Mobile Computing: Principles, Devices and Operating Systems</b:Title>
    <b:JournalName>World Applied Programming</b:JournalName>
    <b:Year>2012</b:Year>
    <b:Pages>399-408</b:Pages>
    <b:RefOrder>1</b:RefOrder>
  </b:Source>
  <b:Source>
    <b:Tag>Cro10</b:Tag>
    <b:SourceType>ElectronicSource</b:SourceType>
    <b:Guid>{5B9D9FAC-DCEC-466D-A6A9-A335BE7A1B53}</b:Guid>
    <b:Title>Smartphones in the U.S.: Market Analysis</b:Title>
    <b:Year>2010</b:Year>
    <b:Month>November</b:Month>
    <b:Day>29</b:Day>
    <b:Author>
      <b:Author>
        <b:NameList>
          <b:Person>
            <b:Last>Cromar</b:Last>
            <b:First>Scott</b:First>
          </b:Person>
        </b:NameList>
      </b:Author>
    </b:Author>
    <b:RefOrder>2</b:RefOrder>
  </b:Source>
  <b:Source>
    <b:Tag>McC17</b:Tag>
    <b:SourceType>DocumentFromInternetSite</b:SourceType>
    <b:Guid>{D8105EAF-53EA-481A-AB85-08D76DEF8224}</b:Guid>
    <b:Author>
      <b:Author>
        <b:NameList>
          <b:Person>
            <b:Last>McCann</b:Last>
            <b:First>Allison</b:First>
            <b:Middle>T.</b:Middle>
          </b:Person>
        </b:NameList>
      </b:Author>
    </b:Author>
    <b:Title>Okay, but how do touch screens actually work?</b:Title>
    <b:Year>2017</b:Year>
    <b:Month>January</b:Month>
    <b:Day>17</b:Day>
    <b:InternetSiteTitle>ScienceLine</b:InternetSiteTitle>
    <b:URL>http://scienceline.org/2012/01/okay-but-how-do-touch-screens-actually-work/</b:URL>
    <b:RefOrder>3</b:RefOrder>
  </b:Source>
  <b:Source>
    <b:Tag>DMC11</b:Tag>
    <b:SourceType>DocumentFromInternetSite</b:SourceType>
    <b:Guid>{DD2EDD25-D0CC-4AAC-B6CE-A174C5AE90D1}</b:Guid>
    <b:Author>
      <b:Author>
        <b:Corporate>DMC Co., Ltd.</b:Corporate>
      </b:Author>
    </b:Author>
    <b:Title>The Touch Screen Museum</b:Title>
    <b:InternetSiteTitle>DMC Co., Ltd.</b:InternetSiteTitle>
    <b:Year>2011</b:Year>
    <b:URL>https://www.dmccoltd.com/english/museum/touchscreens/ad.html</b:URL>
    <b:RefOrder>4</b:RefOrder>
  </b:Source>
  <b:Source>
    <b:Tag>Leo14</b:Tag>
    <b:SourceType>Book</b:SourceType>
    <b:Guid>{A72F3971-C86E-4845-82B2-EDF1A6C06553}</b:Guid>
    <b:Title>How Does A Touch Screen Work?</b:Title>
    <b:Year>2014</b:Year>
    <b:City>New York</b:City>
    <b:Author>
      <b:Author>
        <b:NameList>
          <b:Person>
            <b:Last>Gray</b:Last>
            <b:First>Leon</b:First>
          </b:Person>
        </b:NameList>
      </b:Author>
    </b:Author>
    <b:Publisher>Gareth Stevens Publishin</b:Publisher>
    <b:RefOrder>5</b:RefOrder>
  </b:Source>
  <b:Source>
    <b:Tag>Cec14</b:Tag>
    <b:SourceType>JournalArticle</b:SourceType>
    <b:Guid>{25E67B48-1CB7-4312-BD90-3CCED507ACEB}</b:Guid>
    <b:Title>Innovation and Competition in the Smartphone Industry: Is there a dominant design?</b:Title>
    <b:Year>2014</b:Year>
    <b:Author>
      <b:Author>
        <b:NameList>
          <b:Person>
            <b:Last>Cecere</b:Last>
            <b:First>Grazia</b:First>
          </b:Person>
          <b:Person>
            <b:Last>Corrocher</b:Last>
            <b:First>Nicolette</b:First>
          </b:Person>
          <b:Person>
            <b:Last>Battaglia</b:Last>
            <b:First>Riccardo</b:First>
            <b:Middle>David</b:Middle>
          </b:Person>
        </b:NameList>
      </b:Author>
    </b:Author>
    <b:JournalName>Telecommunications Policy</b:JournalName>
    <b:Pages>2-13</b:Pages>
    <b:RefOrder>6</b:RefOrder>
  </b:Source>
  <b:Source>
    <b:Tag>Kin15</b:Tag>
    <b:SourceType>ElectronicSource</b:SourceType>
    <b:Guid>{04D5D11F-34C0-45F5-8588-0D7DA685F2FB}</b:Guid>
    <b:Title>Why is the CPU of the iPhone 6 and iPhone 6 Plus not more than Dual-Core 1.4 GHz?</b:Title>
    <b:Year>2015</b:Year>
    <b:Author>
      <b:Author>
        <b:NameList>
          <b:Person>
            <b:Last>Kinahan</b:Last>
            <b:First>Simon</b:First>
          </b:Person>
        </b:NameList>
      </b:Author>
    </b:Author>
    <b:Month>February</b:Month>
    <b:Day>10</b:Day>
    <b:RefOrder>28</b:RefOrder>
  </b:Source>
  <b:Source>
    <b:Tag>Rou11</b:Tag>
    <b:SourceType>InternetSite</b:SourceType>
    <b:Guid>{E043727D-DFDD-4393-9A44-743A3A0FE61C}</b:Guid>
    <b:Author>
      <b:Author>
        <b:NameList>
          <b:Person>
            <b:Last>Rouse</b:Last>
            <b:First>Margaret</b:First>
          </b:Person>
        </b:NameList>
      </b:Author>
    </b:Author>
    <b:Title>Mobile Operating System</b:Title>
    <b:InternetSiteTitle>searchmobilecomputing</b:InternetSiteTitle>
    <b:Year>2011</b:Year>
    <b:Month>December</b:Month>
    <b:URL>http://searchmobilecomputing.techtarget.com/definition/mobile-operating-system</b:URL>
    <b:RefOrder>18</b:RefOrder>
  </b:Source>
  <b:Source>
    <b:Tag>Van</b:Tag>
    <b:SourceType>InternetSite</b:SourceType>
    <b:Guid>{73CB076F-730B-42F8-BC95-27890CA7237E}</b:Guid>
    <b:Author>
      <b:Author>
        <b:NameList>
          <b:Person>
            <b:Last>Beal</b:Last>
            <b:First>Vangie</b:First>
          </b:Person>
        </b:NameList>
      </b:Author>
    </b:Author>
    <b:Title>Mobile Operating System (OS)</b:Title>
    <b:InternetSiteTitle>webopedia</b:InternetSiteTitle>
    <b:URL>http://www.webopedia.com/TERM/M/mobile_operating_system.html</b:URL>
    <b:RefOrder>17</b:RefOrder>
  </b:Source>
  <b:Source>
    <b:Tag>Lor12</b:Tag>
    <b:SourceType>InternetSite</b:SourceType>
    <b:Guid>{34332E9F-7D33-4950-8E15-47365E87C674}</b:Guid>
    <b:Author>
      <b:Author>
        <b:Corporate>Lorex Technology</b:Corporate>
      </b:Author>
    </b:Author>
    <b:Title>How Touch Screen Monitors Work</b:Title>
    <b:InternetSiteTitle>lorextechnology</b:InternetSiteTitle>
    <b:Year>2012</b:Year>
    <b:Month>April</b:Month>
    <b:Day>19</b:Day>
    <b:URL>https://www.lorextechnology.com/self-serve/how-touch-screen-monitors-work/R-sc3100030</b:URL>
    <b:RefOrder>19</b:RefOrder>
  </b:Source>
  <b:Source>
    <b:Tag>Gan10</b:Tag>
    <b:SourceType>InternetSite</b:SourceType>
    <b:Guid>{4EF40304-0D70-45A6-A37C-17A45EB88E19}</b:Guid>
    <b:Author>
      <b:Author>
        <b:NameList>
          <b:Person>
            <b:Last>Ganapati</b:Last>
            <b:First>Priya</b:First>
          </b:Person>
        </b:NameList>
      </b:Author>
    </b:Author>
    <b:Title>Finger Fail: Why Most Touchscreens Miss the Point</b:Title>
    <b:InternetSiteTitle>wired</b:InternetSiteTitle>
    <b:Year>2010</b:Year>
    <b:Month>March </b:Month>
    <b:Day>4</b:Day>
    <b:URL>ttps://www.wired.com/2010/03/touchscreens-smartphones/</b:URL>
    <b:RefOrder>20</b:RefOrder>
  </b:Source>
  <b:Source>
    <b:Tag>Pan14</b:Tag>
    <b:SourceType>InternetSite</b:SourceType>
    <b:Guid>{7B83A48B-7F19-4E8D-82F4-8FF2B6451DE8}</b:Guid>
    <b:Author>
      <b:Author>
        <b:NameList>
          <b:Person>
            <b:Last>Pantels</b:Last>
            <b:First>Tom</b:First>
          </b:Person>
          <b:Person>
            <b:Last>Guo</b:Last>
            <b:First>Sheng</b:First>
          </b:Person>
          <b:Person>
            <b:Last>Chabukswar</b:Last>
            <b:First>Rajshree</b:First>
          </b:Person>
        </b:NameList>
      </b:Author>
    </b:Author>
    <b:Title>Touch Response Measurement, Analysis, and Optimization for Windows*</b:Title>
    <b:InternetSiteTitle>Intel </b:InternetSiteTitle>
    <b:Year>2014</b:Year>
    <b:URL>https://software.intel.com/sites/default/files/managed/85/c5/Touch_Response_Optimization_for_Windows_Apps.pdf</b:URL>
    <b:RefOrder>21</b:RefOrder>
  </b:Source>
  <b:Source>
    <b:Tag>Ant13</b:Tag>
    <b:SourceType>InternetSite</b:SourceType>
    <b:Guid>{E1213D7F-EB04-4946-B7BF-5B924C45F99C}</b:Guid>
    <b:Author>
      <b:Author>
        <b:NameList>
          <b:Person>
            <b:Last>Anthony</b:Last>
            <b:First>Sebastian</b:First>
          </b:Person>
        </b:NameList>
      </b:Author>
    </b:Author>
    <b:Title>iPhone 5 vs. Galaxy S4: Apple smartphones trounce Android in overall responsiveness</b:Title>
    <b:InternetSiteTitle>Extremetech</b:InternetSiteTitle>
    <b:Year>2013</b:Year>
    <b:Month>September</b:Month>
    <b:Day>20</b:Day>
    <b:URL>https://www.google.com.ph/url?sa=t&amp;rct=j&amp;q=&amp;esrc=s&amp;source=web&amp;cd=1&amp;cad=rja&amp;uact=8&amp;ved=0ahUKEwiI0crV9PzVAhXGTLwKHVKtAvkQFggmMAA&amp;url=https%3A%2F%2Fwww.extremetech.com%2Fcomputing%2F167040-iphone-5-vs-galaxy-s4-apple-phones-trounce-android-in-touchscreen-res</b:URL>
    <b:RefOrder>22</b:RefOrder>
  </b:Source>
  <b:Source>
    <b:Tag>Sch12</b:Tag>
    <b:SourceType>InternetSite</b:SourceType>
    <b:Guid>{74CFA309-14E5-4944-8AA1-B69AAC44D47C}</b:Guid>
    <b:Author>
      <b:Author>
        <b:NameList>
          <b:Person>
            <b:Last>Schiesser</b:Last>
            <b:First>Tim</b:First>
          </b:Person>
        </b:NameList>
      </b:Author>
    </b:Author>
    <b:Title>Guide to smartphone hardware (3/7): Memory and Storage</b:Title>
    <b:InternetSiteTitle>Neowin</b:InternetSiteTitle>
    <b:Year>2012</b:Year>
    <b:Month>March </b:Month>
    <b:Day>12</b:Day>
    <b:URL>https://www.neowin.net/news/guide-to-smartphone-hardware-37-memory-and-storage</b:URL>
    <b:RefOrder>24</b:RefOrder>
  </b:Source>
  <b:Source>
    <b:Tag>Sinha16</b:Tag>
    <b:SourceType>InternetSite</b:SourceType>
    <b:Guid>{6647BC68-4997-4A46-AE61-D8CDEE531A8A}</b:Guid>
    <b:Author>
      <b:Author>
        <b:NameList>
          <b:Person>
            <b:Last>Sinha</b:Last>
            <b:First>Rupesh</b:First>
          </b:Person>
        </b:NameList>
      </b:Author>
    </b:Author>
    <b:Title>How to Fix Touchscreen Problems on Android</b:Title>
    <b:InternetSiteTitle>Beebom</b:InternetSiteTitle>
    <b:Year>2016</b:Year>
    <b:Month>September</b:Month>
    <b:Day>29</b:Day>
    <b:URL>https://beebom.com/how-fix-touchscreen-problems-android/</b:URL>
    <b:RefOrder>26</b:RefOrder>
  </b:Source>
  <b:Source>
    <b:Tag>Tom14</b:Tag>
    <b:SourceType>InternetSite</b:SourceType>
    <b:Guid>{A667EA61-9871-4B74-96E8-F9052B38944F}</b:Guid>
    <b:Author>
      <b:Author>
        <b:Corporate>Tomshardware</b:Corporate>
      </b:Author>
    </b:Author>
    <b:Title>What determines a smartphone's speed?</b:Title>
    <b:InternetSiteTitle>Tomshardware </b:InternetSiteTitle>
    <b:Year>2014</b:Year>
    <b:Month>November </b:Month>
    <b:Day>2</b:Day>
    <b:URL>http://www.tomshardware.com/answers/id-2357518/determines-smartphone-speed.html</b:URL>
    <b:RefOrder>25</b:RefOrder>
  </b:Source>
  <b:Source>
    <b:Tag>Tru</b:Tag>
    <b:SourceType>InternetSite</b:SourceType>
    <b:Guid>{6F2AA28E-7093-4720-8394-EC2E34772820}</b:Guid>
    <b:Author>
      <b:Author>
        <b:Corporate>Tru-vumonitors</b:Corporate>
      </b:Author>
    </b:Author>
    <b:Title>The 5 Types Of Touch Screen Technology.</b:Title>
    <b:InternetSiteTitle>Tru-vumonitors</b:InternetSiteTitle>
    <b:URL>http://www.tru-vumonitors.com/images/Touch_Screen_Basics.Comparisons.pdf</b:URL>
    <b:RefOrder>30</b:RefOrder>
  </b:Source>
  <b:Source>
    <b:Tag>Lan12</b:Tag>
    <b:SourceType>InternetSite</b:SourceType>
    <b:Guid>{05191513-ED5D-4561-AE4A-055BD76930C1}</b:Guid>
    <b:Author>
      <b:Author>
        <b:NameList>
          <b:Person>
            <b:Last>Lancet</b:Last>
            <b:First>Yaara</b:First>
          </b:Person>
        </b:NameList>
      </b:Author>
    </b:Author>
    <b:Title>What Are the Differences Between Capacitive &amp; Resistive Touchscreens?</b:Title>
    <b:InternetSiteTitle>Makeuseof</b:InternetSiteTitle>
    <b:Year>2012</b:Year>
    <b:Month>July </b:Month>
    <b:Day>19</b:Day>
    <b:URL>http://www.makeuseof.com/tag/differences-capacitive-resistive-touchscreens-si/</b:URL>
    <b:RefOrder>32</b:RefOrder>
  </b:Source>
  <b:Source>
    <b:Tag>Eri13</b:Tag>
    <b:SourceType>InternetSite</b:SourceType>
    <b:Guid>{1B29F978-AEC0-4E44-AC70-536B84118E9B}</b:Guid>
    <b:Author>
      <b:Author>
        <b:NameList>
          <b:Person>
            <b:Last>Erickson</b:Last>
            <b:First>Jeff</b:First>
          </b:Person>
        </b:NameList>
      </b:Author>
    </b:Author>
    <b:Title>Improving performance, accuracy, and reliability in touch-screen based applications</b:Title>
    <b:InternetSiteTitle>Embedded-computing</b:InternetSiteTitle>
    <b:Year>2013</b:Year>
    <b:Month>October</b:Month>
    <b:Day>15</b:Day>
    <b:URL>http://embedded-computing.com/articles/improving-accuracy-reliability-touch-screen-based-applications/</b:URL>
    <b:RefOrder>33</b:RefOrder>
  </b:Source>
  <b:Source>
    <b:Tag>Kle13</b:Tag>
    <b:SourceType>InternetSite</b:SourceType>
    <b:Guid>{61BFE42E-4E30-4FD0-8B17-C4C650493042}</b:Guid>
    <b:Author>
      <b:Author>
        <b:NameList>
          <b:Person>
            <b:Last>Klein</b:Last>
            <b:First>Hans</b:First>
          </b:Person>
        </b:NameList>
      </b:Author>
    </b:Author>
    <b:Title>Noise Immunity of Touchscreen Devices</b:Title>
    <b:InternetSiteTitle>Cypress</b:InternetSiteTitle>
    <b:Year>2013</b:Year>
    <b:Month>February </b:Month>
    <b:URL>http://www.cypress.com/file/120641/download</b:URL>
    <b:RefOrder>34</b:RefOrder>
  </b:Source>
  <b:Source>
    <b:Tag>Wil10</b:Tag>
    <b:SourceType>InternetSite</b:SourceType>
    <b:Guid>{1A22756A-6E9E-480F-8646-AC81F7773800}</b:Guid>
    <b:Author>
      <b:Author>
        <b:NameList>
          <b:Person>
            <b:Last>Williams</b:Last>
            <b:First>Andrew</b:First>
          </b:Person>
        </b:NameList>
      </b:Author>
    </b:Author>
    <b:Title>Touchscreen lowdown -- Capacitive vs Resistive</b:Title>
    <b:InternetSiteTitle>Knowyourmobile</b:InternetSiteTitle>
    <b:Year>2010</b:Year>
    <b:Month>January</b:Month>
    <b:Day>5</b:Day>
    <b:URL>http://www.knowyourmobile.com/products/7401/touchscreen-lowdown-capacitive-vs-resistive</b:URL>
    <b:RefOrder>31</b:RefOrder>
  </b:Source>
  <b:Source>
    <b:Tag>tec</b:Tag>
    <b:SourceType>InternetSite</b:SourceType>
    <b:Guid>{B549CF85-087A-43B7-BDED-02E0661AAA8F}</b:Guid>
    <b:Author>
      <b:Author>
        <b:Corporate>technopedia </b:Corporate>
      </b:Author>
    </b:Author>
    <b:Title>Graphics Processing Unit (GPU)</b:Title>
    <b:InternetSiteTitle>Technopedia</b:InternetSiteTitle>
    <b:URL>https://www.techopedia.com/definition/24862/graphics-processing-unit-gpu</b:URL>
    <b:RefOrder>27</b:RefOrder>
  </b:Source>
  <b:Source>
    <b:Tag>Cam11</b:Tag>
    <b:SourceType>InternetSite</b:SourceType>
    <b:Guid>{8609A24D-0F1D-4F66-A4A2-B2A27A819322}</b:Guid>
    <b:Author>
      <b:Author>
        <b:NameList>
          <b:Person>
            <b:Last>Campos</b:Last>
            <b:First>Danilo</b:First>
          </b:Person>
          <b:Person>
            <b:Last>Williams</b:Last>
            <b:First>Glyn</b:First>
          </b:Person>
          <b:Person>
            <b:Last>Tiganus</b:Last>
            <b:First>Alin</b:First>
          </b:Person>
        </b:NameList>
      </b:Author>
    </b:Author>
    <b:Title>Why are iOS touch and swipe interfaces so much more responsive than Android?</b:Title>
    <b:InternetSiteTitle>Quora</b:InternetSiteTitle>
    <b:Year>2011</b:Year>
    <b:Month>November</b:Month>
    <b:Day>18</b:Day>
    <b:URL>https://www.quora.com/Why-are-iOS-touch-and-swipe-interfaces-so-much-more-responsive-than-Android</b:URL>
    <b:RefOrder>29</b:RefOrder>
  </b:Source>
</b:Sources>
</file>

<file path=customXml/itemProps1.xml><?xml version="1.0" encoding="utf-8"?>
<ds:datastoreItem xmlns:ds="http://schemas.openxmlformats.org/officeDocument/2006/customXml" ds:itemID="{617D8CF1-CEFA-4C54-B221-94380BE4990F}">
  <ds:schemaRefs>
    <ds:schemaRef ds:uri="http://schemas.microsoft.com/sharepoint/v3/contenttype/forms"/>
  </ds:schemaRefs>
</ds:datastoreItem>
</file>

<file path=customXml/itemProps2.xml><?xml version="1.0" encoding="utf-8"?>
<ds:datastoreItem xmlns:ds="http://schemas.openxmlformats.org/officeDocument/2006/customXml" ds:itemID="{B3799619-62EA-4176-8339-A050A3F487E5}">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b1d565e4-1a63-42ff-b3a9-e2a731e8b76b"/>
    <ds:schemaRef ds:uri="http://www.w3.org/XML/1998/namespace"/>
    <ds:schemaRef ds:uri="http://purl.org/dc/dcmitype/"/>
  </ds:schemaRefs>
</ds:datastoreItem>
</file>

<file path=customXml/itemProps3.xml><?xml version="1.0" encoding="utf-8"?>
<ds:datastoreItem xmlns:ds="http://schemas.openxmlformats.org/officeDocument/2006/customXml" ds:itemID="{FE3BB4D0-2E3F-4DCB-B4DC-386DC5B64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565e4-1a63-42ff-b3a9-e2a731e8b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C5DE7B-02A4-4B4A-B4E5-4550E6C8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9864</Words>
  <Characters>56230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Adrian  Jimenez</dc:creator>
  <cp:keywords/>
  <dc:description/>
  <cp:lastModifiedBy>Marc Adrian  Jimenez</cp:lastModifiedBy>
  <cp:revision>2</cp:revision>
  <dcterms:created xsi:type="dcterms:W3CDTF">2017-09-02T16:36:00Z</dcterms:created>
  <dcterms:modified xsi:type="dcterms:W3CDTF">2017-09-02T16:36:00Z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0x0101000DAEB88763EAA148BB42AA982DD2283F</vt:lpwstr>
  </property>
</Properties>
</file>