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EBB8BE" w14:textId="59BCDB15" w:rsidR="00150F42" w:rsidRPr="00A62D09" w:rsidRDefault="00150F42" w:rsidP="00150F42">
      <w:pPr>
        <w:jc w:val="center"/>
        <w:rPr>
          <w:b/>
          <w:bCs/>
          <w:sz w:val="40"/>
          <w:szCs w:val="40"/>
        </w:rPr>
      </w:pPr>
      <w:del w:id="2" w:author="Marc Adrian  Jimenez" w:date="2017-08-15T18:22:00Z">
        <w:r w:rsidDel="009D539B">
          <w:rPr>
            <w:b/>
            <w:bCs/>
            <w:sz w:val="40"/>
            <w:szCs w:val="40"/>
          </w:rPr>
          <w:delText>Touch Screen</w:delText>
        </w:r>
      </w:del>
      <w:del w:id="3" w:author="Marc Adrian  Jimenez" w:date="2017-08-15T05:47:00Z">
        <w:r w:rsidDel="00030A1E">
          <w:rPr>
            <w:b/>
            <w:bCs/>
            <w:sz w:val="40"/>
            <w:szCs w:val="40"/>
          </w:rPr>
          <w:delText xml:space="preserve"> Adaptability</w:delText>
        </w:r>
        <w:r w:rsidDel="00C67B8C">
          <w:rPr>
            <w:b/>
            <w:bCs/>
            <w:sz w:val="40"/>
            <w:szCs w:val="40"/>
          </w:rPr>
          <w:delText>:</w:delText>
        </w:r>
      </w:del>
      <w:del w:id="4" w:author="Marc Adrian  Jimenez" w:date="2017-08-15T18:22:00Z">
        <w:r w:rsidDel="009D539B">
          <w:rPr>
            <w:b/>
            <w:bCs/>
            <w:sz w:val="40"/>
            <w:szCs w:val="40"/>
          </w:rPr>
          <w:delText xml:space="preserve"> </w:delText>
        </w:r>
      </w:del>
      <w:del w:id="5" w:author="Marc Adrian  Jimenez" w:date="2017-08-15T05:47:00Z">
        <w:r w:rsidDel="00030A1E">
          <w:rPr>
            <w:b/>
            <w:bCs/>
            <w:sz w:val="40"/>
            <w:szCs w:val="40"/>
          </w:rPr>
          <w:delText xml:space="preserve">User Calibration based Touch Screen </w:delText>
        </w:r>
        <w:commentRangeStart w:id="6"/>
        <w:r w:rsidDel="00030A1E">
          <w:rPr>
            <w:b/>
            <w:bCs/>
            <w:sz w:val="40"/>
            <w:szCs w:val="40"/>
          </w:rPr>
          <w:delText>Responsivity</w:delText>
        </w:r>
        <w:commentRangeEnd w:id="6"/>
        <w:r w:rsidR="0088591D" w:rsidDel="00030A1E">
          <w:rPr>
            <w:rStyle w:val="CommentReference"/>
          </w:rPr>
          <w:commentReference w:id="6"/>
        </w:r>
      </w:del>
      <w:ins w:id="7" w:author="Marc Adrian  Jimenez" w:date="2017-08-15T05:47:00Z">
        <w:r w:rsidR="00030A1E">
          <w:rPr>
            <w:b/>
            <w:bCs/>
            <w:sz w:val="40"/>
            <w:szCs w:val="40"/>
          </w:rPr>
          <w:t>Gesture Based Calibration</w:t>
        </w:r>
      </w:ins>
      <w:ins w:id="8" w:author="Marc Adrian  Jimenez" w:date="2017-08-15T18:22:00Z">
        <w:r w:rsidR="009D539B">
          <w:rPr>
            <w:b/>
            <w:bCs/>
            <w:sz w:val="40"/>
            <w:szCs w:val="40"/>
          </w:rPr>
          <w:t xml:space="preserve"> in Android </w:t>
        </w:r>
        <w:r w:rsidR="006454A1">
          <w:rPr>
            <w:b/>
            <w:bCs/>
            <w:sz w:val="40"/>
            <w:szCs w:val="40"/>
          </w:rPr>
          <w:t>Touchs</w:t>
        </w:r>
        <w:r w:rsidR="009D539B">
          <w:rPr>
            <w:b/>
            <w:bCs/>
            <w:sz w:val="40"/>
            <w:szCs w:val="40"/>
          </w:rPr>
          <w:t>creen</w:t>
        </w:r>
      </w:ins>
      <w:ins w:id="9" w:author="Marc Adrian  Jimenez" w:date="2017-08-15T20:52:00Z">
        <w:r w:rsidR="00CD30B7">
          <w:rPr>
            <w:b/>
            <w:bCs/>
            <w:sz w:val="40"/>
            <w:szCs w:val="40"/>
          </w:rPr>
          <w:t xml:space="preserve"> Devices</w:t>
        </w:r>
      </w:ins>
    </w:p>
    <w:p w14:paraId="361B4F95" w14:textId="77777777" w:rsidR="00150F42" w:rsidRPr="00150D4E" w:rsidRDefault="00150F42" w:rsidP="00150F42">
      <w:pPr>
        <w:spacing w:line="276" w:lineRule="auto"/>
        <w:jc w:val="center"/>
      </w:pPr>
      <w:r>
        <w:t>Project Documentation Submitted</w:t>
      </w:r>
    </w:p>
    <w:p w14:paraId="50C8C997" w14:textId="77777777" w:rsidR="00150F42" w:rsidRPr="00150D4E" w:rsidRDefault="00150F42" w:rsidP="00150F42">
      <w:pPr>
        <w:spacing w:line="276" w:lineRule="auto"/>
        <w:jc w:val="center"/>
      </w:pPr>
      <w:r>
        <w:t>to the Faculty of School of</w:t>
      </w:r>
    </w:p>
    <w:p w14:paraId="41EA841E" w14:textId="77777777" w:rsidR="00150F42" w:rsidRPr="00150D4E" w:rsidRDefault="00150F42" w:rsidP="00150F42">
      <w:pPr>
        <w:spacing w:line="276" w:lineRule="auto"/>
        <w:jc w:val="center"/>
      </w:pPr>
      <w:r>
        <w:t>Computing and Information Technologies</w:t>
      </w:r>
    </w:p>
    <w:p w14:paraId="5CDB39B4" w14:textId="77777777" w:rsidR="00150F42" w:rsidRPr="00150D4E" w:rsidRDefault="00150F42" w:rsidP="00150F42">
      <w:pPr>
        <w:spacing w:line="276" w:lineRule="auto"/>
        <w:jc w:val="center"/>
      </w:pPr>
      <w:r>
        <w:t>of</w:t>
      </w:r>
    </w:p>
    <w:p w14:paraId="6141A12E" w14:textId="77777777" w:rsidR="00150F42" w:rsidRDefault="00150F42" w:rsidP="00150F42">
      <w:pPr>
        <w:spacing w:line="276" w:lineRule="auto"/>
        <w:jc w:val="center"/>
      </w:pPr>
      <w:r>
        <w:t>Asia Pacific College</w:t>
      </w:r>
    </w:p>
    <w:p w14:paraId="2DD1460B" w14:textId="77777777" w:rsidR="00150F42" w:rsidRPr="00150D4E" w:rsidRDefault="00150F42" w:rsidP="00150F42">
      <w:pPr>
        <w:jc w:val="center"/>
      </w:pPr>
    </w:p>
    <w:p w14:paraId="5078CFCA" w14:textId="77777777" w:rsidR="00150F42" w:rsidRPr="00150D4E" w:rsidRDefault="00150F42" w:rsidP="00150F42">
      <w:pPr>
        <w:spacing w:line="240" w:lineRule="auto"/>
        <w:jc w:val="center"/>
      </w:pPr>
      <w:r>
        <w:t>In Fulfillment of the Requirements for the subject</w:t>
      </w:r>
    </w:p>
    <w:p w14:paraId="45C85046" w14:textId="77777777" w:rsidR="00150F42" w:rsidDel="00CD30B7" w:rsidRDefault="00150F42" w:rsidP="00150F42">
      <w:pPr>
        <w:jc w:val="center"/>
        <w:rPr>
          <w:del w:id="10" w:author="Marc Adrian  Jimenez" w:date="2017-08-15T20:52:00Z"/>
        </w:rPr>
      </w:pPr>
      <w:r w:rsidRPr="004920B5">
        <w:t>Systems Analysis &amp; Detailed Design for CS-SS</w:t>
      </w:r>
    </w:p>
    <w:p w14:paraId="30BC69BE" w14:textId="77777777" w:rsidR="00150F42" w:rsidRDefault="00150F42">
      <w:pPr>
        <w:jc w:val="center"/>
        <w:pPrChange w:id="11" w:author="Marc Adrian  Jimenez" w:date="2017-08-15T20:52:00Z">
          <w:pPr/>
        </w:pPrChange>
      </w:pPr>
    </w:p>
    <w:p w14:paraId="47316F78" w14:textId="77777777" w:rsidR="00150F42" w:rsidDel="00F83D6C" w:rsidRDefault="00150F42" w:rsidP="00150F42">
      <w:pPr>
        <w:rPr>
          <w:del w:id="12" w:author="Marc Adrian  Jimenez" w:date="2017-08-15T11:47:00Z"/>
        </w:rPr>
      </w:pPr>
    </w:p>
    <w:p w14:paraId="4E8E3971" w14:textId="77777777" w:rsidR="00150F42" w:rsidRDefault="00150F42" w:rsidP="00150F42"/>
    <w:p w14:paraId="413E7EA4" w14:textId="77777777" w:rsidR="00150F42" w:rsidRPr="00150D4E" w:rsidRDefault="00150F42" w:rsidP="00150F42"/>
    <w:p w14:paraId="158D2436" w14:textId="77777777" w:rsidR="00150F42" w:rsidRDefault="00150F42" w:rsidP="00150F42">
      <w:pPr>
        <w:jc w:val="center"/>
      </w:pPr>
      <w:r>
        <w:t>by</w:t>
      </w:r>
    </w:p>
    <w:p w14:paraId="62B2DBCB" w14:textId="77777777" w:rsidR="00150F42" w:rsidRDefault="00150F42" w:rsidP="00150F42">
      <w:pPr>
        <w:jc w:val="center"/>
      </w:pPr>
      <w:r>
        <w:t>CORONEL, Sherine Jane</w:t>
      </w:r>
    </w:p>
    <w:p w14:paraId="02A6F316" w14:textId="77777777" w:rsidR="00150F42" w:rsidRDefault="00150F42" w:rsidP="00150F42">
      <w:pPr>
        <w:jc w:val="center"/>
      </w:pPr>
      <w:r>
        <w:t>DELA CRUZ, Joey Bernadette</w:t>
      </w:r>
    </w:p>
    <w:p w14:paraId="59C83B87" w14:textId="77777777" w:rsidR="00150F42" w:rsidRDefault="00150F42" w:rsidP="00150F42">
      <w:pPr>
        <w:jc w:val="center"/>
      </w:pPr>
      <w:r>
        <w:t>JIMENEZ, Marc Adrian</w:t>
      </w:r>
    </w:p>
    <w:p w14:paraId="71A08E26" w14:textId="7BBCC07A" w:rsidR="00150F42" w:rsidRDefault="00150F42" w:rsidP="00150F42">
      <w:pPr>
        <w:jc w:val="center"/>
        <w:rPr>
          <w:ins w:id="13" w:author="Marc Adrian  Jimenez" w:date="2017-08-15T11:46:00Z"/>
        </w:rPr>
      </w:pPr>
      <w:r>
        <w:t>LLANTOS, Joneil Thom</w:t>
      </w:r>
    </w:p>
    <w:p w14:paraId="133110EB" w14:textId="229F08D5" w:rsidR="00F83D6C" w:rsidRDefault="00F83D6C" w:rsidP="00150F42">
      <w:pPr>
        <w:jc w:val="center"/>
        <w:rPr>
          <w:ins w:id="14" w:author="Marc Adrian  Jimenez" w:date="2017-08-15T11:47:00Z"/>
        </w:rPr>
      </w:pPr>
    </w:p>
    <w:p w14:paraId="4A228A9A" w14:textId="77777777" w:rsidR="00F83D6C" w:rsidRDefault="00F83D6C" w:rsidP="00150F42">
      <w:pPr>
        <w:jc w:val="center"/>
        <w:rPr>
          <w:ins w:id="15" w:author="Marc Adrian  Jimenez" w:date="2017-08-15T11:46:00Z"/>
        </w:rPr>
      </w:pPr>
    </w:p>
    <w:p w14:paraId="1987A1F1" w14:textId="58553B50" w:rsidR="00F83D6C" w:rsidRDefault="00F83D6C" w:rsidP="00150F42">
      <w:pPr>
        <w:jc w:val="center"/>
        <w:rPr>
          <w:ins w:id="16" w:author="Marc Adrian  Jimenez" w:date="2017-08-15T11:46:00Z"/>
        </w:rPr>
      </w:pPr>
      <w:ins w:id="17" w:author="Marc Adrian  Jimenez" w:date="2017-08-15T11:46:00Z">
        <w:r>
          <w:t>Mr. Manuel Sebastian Sanchez</w:t>
        </w:r>
      </w:ins>
    </w:p>
    <w:p w14:paraId="0DACF94B" w14:textId="33C2B9BA" w:rsidR="00F83D6C" w:rsidDel="00F83D6C" w:rsidRDefault="00F83D6C" w:rsidP="00150F42">
      <w:pPr>
        <w:jc w:val="center"/>
        <w:rPr>
          <w:del w:id="18" w:author="Marc Adrian  Jimenez" w:date="2017-08-15T11:46:00Z"/>
        </w:rPr>
      </w:pPr>
      <w:ins w:id="19" w:author="Marc Adrian  Jimenez" w:date="2017-08-15T11:46:00Z">
        <w:r>
          <w:t>August 17, 2017</w:t>
        </w:r>
      </w:ins>
    </w:p>
    <w:p w14:paraId="377A2C0F" w14:textId="77777777" w:rsidR="00150F42" w:rsidRDefault="00150F42">
      <w:pPr>
        <w:jc w:val="center"/>
        <w:pPrChange w:id="20" w:author="Marc Adrian  Jimenez" w:date="2017-08-15T11:46:00Z">
          <w:pPr>
            <w:spacing w:line="259" w:lineRule="auto"/>
            <w:jc w:val="left"/>
          </w:pPr>
        </w:pPrChange>
      </w:pPr>
      <w:r>
        <w:br w:type="page"/>
      </w:r>
    </w:p>
    <w:p w14:paraId="63D0EC45" w14:textId="5894EDD2" w:rsidR="00F83D6C" w:rsidRPr="00150D4E" w:rsidDel="00F83D6C" w:rsidRDefault="00F83D6C" w:rsidP="00150F42">
      <w:pPr>
        <w:jc w:val="center"/>
        <w:rPr>
          <w:del w:id="21" w:author="Marc Adrian  Jimenez" w:date="2017-08-15T11:47:00Z"/>
        </w:rPr>
        <w:sectPr w:rsidR="00F83D6C" w:rsidRPr="00150D4E" w:rsidDel="00F83D6C" w:rsidSect="00341B81">
          <w:headerReference w:type="default" r:id="rId13"/>
          <w:footerReference w:type="first" r:id="rId14"/>
          <w:pgSz w:w="12240" w:h="15840"/>
          <w:pgMar w:top="1260" w:right="1440" w:bottom="1440" w:left="1440" w:header="720" w:footer="720" w:gutter="0"/>
          <w:cols w:space="720"/>
          <w:titlePg/>
          <w:docGrid w:linePitch="360"/>
        </w:sectPr>
      </w:pPr>
    </w:p>
    <w:customXmlInsRangeStart w:id="22" w:author="Marc Adrian  Jimenez" w:date="2017-08-15T05:50:00Z"/>
    <w:bookmarkStart w:id="23" w:name="_Toc479371734" w:displacedByCustomXml="next"/>
    <w:sdt>
      <w:sdtPr>
        <w:id w:val="-1421783540"/>
        <w:docPartObj>
          <w:docPartGallery w:val="Table of Contents"/>
          <w:docPartUnique/>
        </w:docPartObj>
      </w:sdtPr>
      <w:sdtEndPr>
        <w:rPr>
          <w:b/>
          <w:bCs/>
          <w:noProof/>
        </w:rPr>
      </w:sdtEndPr>
      <w:sdtContent>
        <w:customXmlInsRangeEnd w:id="22"/>
        <w:p w14:paraId="031E9B90" w14:textId="222DE46F" w:rsidR="006A2442" w:rsidRPr="002D3FE0" w:rsidRDefault="006A2442">
          <w:pPr>
            <w:jc w:val="center"/>
            <w:rPr>
              <w:ins w:id="24" w:author="Marc Adrian  Jimenez" w:date="2017-08-15T05:50:00Z"/>
              <w:rStyle w:val="ChapterNameChar"/>
              <w:rFonts w:eastAsia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5" w:author="Marc Adrian  Jimenez" w:date="2017-08-15T05:50:00Z">
                <w:rPr>
                  <w:ins w:id="26" w:author="Marc Adrian  Jimenez" w:date="2017-08-15T05:50:00Z"/>
                </w:rPr>
              </w:rPrChange>
            </w:rPr>
            <w:pPrChange w:id="27" w:author="Marc Adrian  Jimenez" w:date="2017-08-15T11:47:00Z">
              <w:pPr>
                <w:pStyle w:val="TOCHeading"/>
              </w:pPr>
            </w:pPrChange>
          </w:pPr>
          <w:ins w:id="28" w:author="Marc Adrian  Jimenez" w:date="2017-08-15T05:50:00Z">
            <w:r w:rsidRPr="002D3FE0">
              <w:rPr>
                <w:rStyle w:val="ChapterNameChar"/>
                <w:rFonts w:eastAsia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9" w:author="Marc Adrian  Jimenez" w:date="2017-08-15T05:50:00Z">
                  <w:rPr/>
                </w:rPrChange>
              </w:rPr>
              <w:t>Table of Contents</w:t>
            </w:r>
          </w:ins>
        </w:p>
        <w:p w14:paraId="7B5300AA" w14:textId="67118271" w:rsidR="00A157BB" w:rsidRDefault="006A2442">
          <w:pPr>
            <w:pStyle w:val="TOC1"/>
            <w:rPr>
              <w:rFonts w:asciiTheme="minorHAnsi" w:eastAsiaTheme="minorEastAsia" w:hAnsiTheme="minorHAnsi"/>
              <w:noProof/>
              <w:lang w:val="en-PH" w:eastAsia="en-PH"/>
            </w:rPr>
          </w:pPr>
          <w:ins w:id="30" w:author="Marc Adrian  Jimenez" w:date="2017-08-15T05:50:00Z">
            <w:r>
              <w:fldChar w:fldCharType="begin"/>
            </w:r>
            <w:r>
              <w:instrText xml:space="preserve"> TOC \o "1-3" \h \z \u </w:instrText>
            </w:r>
            <w:r>
              <w:fldChar w:fldCharType="separate"/>
            </w:r>
          </w:ins>
          <w:hyperlink w:anchor="_Toc490593521" w:history="1">
            <w:r w:rsidR="00A157BB" w:rsidRPr="00323B83">
              <w:rPr>
                <w:rStyle w:val="Hyperlink"/>
                <w:noProof/>
                <w:lang w:eastAsia="en-PH"/>
              </w:rPr>
              <w:t>Abstract</w:t>
            </w:r>
            <w:r w:rsidR="00A157BB">
              <w:rPr>
                <w:noProof/>
                <w:webHidden/>
              </w:rPr>
              <w:tab/>
            </w:r>
            <w:r w:rsidR="00A157BB">
              <w:rPr>
                <w:noProof/>
                <w:webHidden/>
              </w:rPr>
              <w:fldChar w:fldCharType="begin"/>
            </w:r>
            <w:r w:rsidR="00A157BB">
              <w:rPr>
                <w:noProof/>
                <w:webHidden/>
              </w:rPr>
              <w:instrText xml:space="preserve"> PAGEREF _Toc490593521 \h </w:instrText>
            </w:r>
            <w:r w:rsidR="00A157BB">
              <w:rPr>
                <w:noProof/>
                <w:webHidden/>
              </w:rPr>
            </w:r>
            <w:r w:rsidR="00A157BB">
              <w:rPr>
                <w:noProof/>
                <w:webHidden/>
              </w:rPr>
              <w:fldChar w:fldCharType="separate"/>
            </w:r>
            <w:r w:rsidR="00CD30B7">
              <w:rPr>
                <w:noProof/>
                <w:webHidden/>
              </w:rPr>
              <w:t>4</w:t>
            </w:r>
            <w:r w:rsidR="00A157BB">
              <w:rPr>
                <w:noProof/>
                <w:webHidden/>
              </w:rPr>
              <w:fldChar w:fldCharType="end"/>
            </w:r>
          </w:hyperlink>
        </w:p>
        <w:p w14:paraId="3A4D6E46" w14:textId="3D437EA2" w:rsidR="00A157BB" w:rsidRDefault="00106366">
          <w:pPr>
            <w:pStyle w:val="TOC1"/>
            <w:rPr>
              <w:rFonts w:asciiTheme="minorHAnsi" w:eastAsiaTheme="minorEastAsia" w:hAnsiTheme="minorHAnsi"/>
              <w:noProof/>
              <w:lang w:val="en-PH" w:eastAsia="en-PH"/>
            </w:rPr>
          </w:pPr>
          <w:hyperlink w:anchor="_Toc490593523" w:history="1">
            <w:r w:rsidR="00A157BB" w:rsidRPr="00323B83">
              <w:rPr>
                <w:rStyle w:val="Hyperlink"/>
                <w:noProof/>
                <w:lang w:eastAsia="en-PH"/>
              </w:rPr>
              <w:t>I.</w:t>
            </w:r>
            <w:r w:rsidR="00A157BB">
              <w:rPr>
                <w:rFonts w:asciiTheme="minorHAnsi" w:eastAsiaTheme="minorEastAsia" w:hAnsiTheme="minorHAnsi"/>
                <w:noProof/>
                <w:lang w:val="en-PH" w:eastAsia="en-PH"/>
              </w:rPr>
              <w:tab/>
            </w:r>
            <w:r w:rsidR="00A157BB" w:rsidRPr="00323B83">
              <w:rPr>
                <w:rStyle w:val="Hyperlink"/>
                <w:noProof/>
                <w:lang w:eastAsia="en-PH"/>
              </w:rPr>
              <w:t>Introduction</w:t>
            </w:r>
            <w:r w:rsidR="00A157BB">
              <w:rPr>
                <w:noProof/>
                <w:webHidden/>
              </w:rPr>
              <w:tab/>
            </w:r>
            <w:r w:rsidR="00A157BB">
              <w:rPr>
                <w:noProof/>
                <w:webHidden/>
              </w:rPr>
              <w:fldChar w:fldCharType="begin"/>
            </w:r>
            <w:r w:rsidR="00A157BB">
              <w:rPr>
                <w:noProof/>
                <w:webHidden/>
              </w:rPr>
              <w:instrText xml:space="preserve"> PAGEREF _Toc490593523 \h </w:instrText>
            </w:r>
            <w:r w:rsidR="00A157BB">
              <w:rPr>
                <w:noProof/>
                <w:webHidden/>
              </w:rPr>
            </w:r>
            <w:r w:rsidR="00A157BB">
              <w:rPr>
                <w:noProof/>
                <w:webHidden/>
              </w:rPr>
              <w:fldChar w:fldCharType="separate"/>
            </w:r>
            <w:r w:rsidR="00CD30B7">
              <w:rPr>
                <w:noProof/>
                <w:webHidden/>
              </w:rPr>
              <w:t>5</w:t>
            </w:r>
            <w:r w:rsidR="00A157BB">
              <w:rPr>
                <w:noProof/>
                <w:webHidden/>
              </w:rPr>
              <w:fldChar w:fldCharType="end"/>
            </w:r>
          </w:hyperlink>
        </w:p>
        <w:p w14:paraId="478C384A" w14:textId="6800C1A5" w:rsidR="00A157BB" w:rsidRDefault="00106366" w:rsidP="00CD30B7">
          <w:pPr>
            <w:pStyle w:val="TOC2"/>
            <w:rPr>
              <w:rFonts w:asciiTheme="minorHAnsi" w:hAnsiTheme="minorHAnsi" w:cstheme="minorBidi"/>
              <w:noProof/>
              <w:lang w:val="en-PH" w:eastAsia="en-PH"/>
            </w:rPr>
          </w:pPr>
          <w:hyperlink w:anchor="_Toc490593524" w:history="1">
            <w:r w:rsidR="00A157BB" w:rsidRPr="00323B83">
              <w:rPr>
                <w:rStyle w:val="Hyperlink"/>
                <w:noProof/>
              </w:rPr>
              <w:t>1.1.</w:t>
            </w:r>
            <w:r w:rsidR="00A157BB">
              <w:rPr>
                <w:rFonts w:asciiTheme="minorHAnsi" w:hAnsiTheme="minorHAnsi" w:cstheme="minorBidi"/>
                <w:noProof/>
                <w:lang w:val="en-PH" w:eastAsia="en-PH"/>
              </w:rPr>
              <w:tab/>
            </w:r>
            <w:r w:rsidR="00A157BB" w:rsidRPr="00323B83">
              <w:rPr>
                <w:rStyle w:val="Hyperlink"/>
                <w:noProof/>
              </w:rPr>
              <w:t>Project Context</w:t>
            </w:r>
            <w:r w:rsidR="00A157BB">
              <w:rPr>
                <w:noProof/>
                <w:webHidden/>
              </w:rPr>
              <w:tab/>
            </w:r>
            <w:r w:rsidR="00A157BB">
              <w:rPr>
                <w:noProof/>
                <w:webHidden/>
              </w:rPr>
              <w:fldChar w:fldCharType="begin"/>
            </w:r>
            <w:r w:rsidR="00A157BB">
              <w:rPr>
                <w:noProof/>
                <w:webHidden/>
              </w:rPr>
              <w:instrText xml:space="preserve"> PAGEREF _Toc490593524 \h </w:instrText>
            </w:r>
            <w:r w:rsidR="00A157BB">
              <w:rPr>
                <w:noProof/>
                <w:webHidden/>
              </w:rPr>
            </w:r>
            <w:r w:rsidR="00A157BB">
              <w:rPr>
                <w:noProof/>
                <w:webHidden/>
              </w:rPr>
              <w:fldChar w:fldCharType="separate"/>
            </w:r>
            <w:r w:rsidR="00CD30B7">
              <w:rPr>
                <w:noProof/>
                <w:webHidden/>
              </w:rPr>
              <w:t>5</w:t>
            </w:r>
            <w:r w:rsidR="00A157BB">
              <w:rPr>
                <w:noProof/>
                <w:webHidden/>
              </w:rPr>
              <w:fldChar w:fldCharType="end"/>
            </w:r>
          </w:hyperlink>
        </w:p>
        <w:p w14:paraId="695845F3" w14:textId="4754F9AA" w:rsidR="00A157BB" w:rsidRDefault="00106366" w:rsidP="00CD30B7">
          <w:pPr>
            <w:pStyle w:val="TOC2"/>
            <w:rPr>
              <w:rFonts w:asciiTheme="minorHAnsi" w:hAnsiTheme="minorHAnsi" w:cstheme="minorBidi"/>
              <w:noProof/>
              <w:lang w:val="en-PH" w:eastAsia="en-PH"/>
            </w:rPr>
          </w:pPr>
          <w:hyperlink w:anchor="_Toc490593525" w:history="1">
            <w:r w:rsidR="00A157BB" w:rsidRPr="00323B83">
              <w:rPr>
                <w:rStyle w:val="Hyperlink"/>
                <w:noProof/>
                <w:lang w:eastAsia="en-PH"/>
              </w:rPr>
              <w:t>1.1.1.</w:t>
            </w:r>
            <w:r w:rsidR="00A157BB">
              <w:rPr>
                <w:rFonts w:asciiTheme="minorHAnsi" w:hAnsiTheme="minorHAnsi" w:cstheme="minorBidi"/>
                <w:noProof/>
                <w:lang w:val="en-PH" w:eastAsia="en-PH"/>
              </w:rPr>
              <w:tab/>
            </w:r>
            <w:r w:rsidR="00A157BB" w:rsidRPr="00323B83">
              <w:rPr>
                <w:rStyle w:val="Hyperlink"/>
                <w:noProof/>
                <w:lang w:eastAsia="en-PH"/>
              </w:rPr>
              <w:t>The Challenges</w:t>
            </w:r>
            <w:r w:rsidR="00A157BB">
              <w:rPr>
                <w:noProof/>
                <w:webHidden/>
              </w:rPr>
              <w:tab/>
            </w:r>
            <w:r w:rsidR="00A157BB">
              <w:rPr>
                <w:noProof/>
                <w:webHidden/>
              </w:rPr>
              <w:fldChar w:fldCharType="begin"/>
            </w:r>
            <w:r w:rsidR="00A157BB">
              <w:rPr>
                <w:noProof/>
                <w:webHidden/>
              </w:rPr>
              <w:instrText xml:space="preserve"> PAGEREF _Toc490593525 \h </w:instrText>
            </w:r>
            <w:r w:rsidR="00A157BB">
              <w:rPr>
                <w:noProof/>
                <w:webHidden/>
              </w:rPr>
            </w:r>
            <w:r w:rsidR="00A157BB">
              <w:rPr>
                <w:noProof/>
                <w:webHidden/>
              </w:rPr>
              <w:fldChar w:fldCharType="separate"/>
            </w:r>
            <w:r w:rsidR="00CD30B7">
              <w:rPr>
                <w:noProof/>
                <w:webHidden/>
              </w:rPr>
              <w:t>5</w:t>
            </w:r>
            <w:r w:rsidR="00A157BB">
              <w:rPr>
                <w:noProof/>
                <w:webHidden/>
              </w:rPr>
              <w:fldChar w:fldCharType="end"/>
            </w:r>
          </w:hyperlink>
        </w:p>
        <w:p w14:paraId="7A8057A9" w14:textId="2E86A287" w:rsidR="00A157BB" w:rsidRDefault="00106366" w:rsidP="00CD30B7">
          <w:pPr>
            <w:pStyle w:val="TOC2"/>
            <w:rPr>
              <w:rFonts w:asciiTheme="minorHAnsi" w:hAnsiTheme="minorHAnsi" w:cstheme="minorBidi"/>
              <w:noProof/>
              <w:lang w:val="en-PH" w:eastAsia="en-PH"/>
            </w:rPr>
          </w:pPr>
          <w:hyperlink w:anchor="_Toc490593526" w:history="1">
            <w:r w:rsidR="00A157BB" w:rsidRPr="00323B83">
              <w:rPr>
                <w:rStyle w:val="Hyperlink"/>
                <w:noProof/>
                <w:lang w:eastAsia="en-PH"/>
              </w:rPr>
              <w:t>1.1.2.</w:t>
            </w:r>
            <w:r w:rsidR="00A157BB">
              <w:rPr>
                <w:rFonts w:asciiTheme="minorHAnsi" w:hAnsiTheme="minorHAnsi" w:cstheme="minorBidi"/>
                <w:noProof/>
                <w:lang w:val="en-PH" w:eastAsia="en-PH"/>
              </w:rPr>
              <w:tab/>
            </w:r>
            <w:r w:rsidR="00A157BB" w:rsidRPr="00323B83">
              <w:rPr>
                <w:rStyle w:val="Hyperlink"/>
                <w:noProof/>
              </w:rPr>
              <w:t>The Opportunity</w:t>
            </w:r>
            <w:r w:rsidR="00A157BB">
              <w:rPr>
                <w:noProof/>
                <w:webHidden/>
              </w:rPr>
              <w:tab/>
            </w:r>
            <w:r w:rsidR="00A157BB">
              <w:rPr>
                <w:noProof/>
                <w:webHidden/>
              </w:rPr>
              <w:fldChar w:fldCharType="begin"/>
            </w:r>
            <w:r w:rsidR="00A157BB">
              <w:rPr>
                <w:noProof/>
                <w:webHidden/>
              </w:rPr>
              <w:instrText xml:space="preserve"> PAGEREF _Toc490593526 \h </w:instrText>
            </w:r>
            <w:r w:rsidR="00A157BB">
              <w:rPr>
                <w:noProof/>
                <w:webHidden/>
              </w:rPr>
            </w:r>
            <w:r w:rsidR="00A157BB">
              <w:rPr>
                <w:noProof/>
                <w:webHidden/>
              </w:rPr>
              <w:fldChar w:fldCharType="separate"/>
            </w:r>
            <w:r w:rsidR="00CD30B7">
              <w:rPr>
                <w:noProof/>
                <w:webHidden/>
              </w:rPr>
              <w:t>5</w:t>
            </w:r>
            <w:r w:rsidR="00A157BB">
              <w:rPr>
                <w:noProof/>
                <w:webHidden/>
              </w:rPr>
              <w:fldChar w:fldCharType="end"/>
            </w:r>
          </w:hyperlink>
        </w:p>
        <w:p w14:paraId="28AFED2D" w14:textId="2949737C" w:rsidR="00A157BB" w:rsidRDefault="00106366" w:rsidP="00CD30B7">
          <w:pPr>
            <w:pStyle w:val="TOC2"/>
            <w:rPr>
              <w:rFonts w:asciiTheme="minorHAnsi" w:hAnsiTheme="minorHAnsi" w:cstheme="minorBidi"/>
              <w:noProof/>
              <w:lang w:val="en-PH" w:eastAsia="en-PH"/>
            </w:rPr>
          </w:pPr>
          <w:hyperlink w:anchor="_Toc490593527" w:history="1">
            <w:r w:rsidR="00A157BB" w:rsidRPr="00323B83">
              <w:rPr>
                <w:rStyle w:val="Hyperlink"/>
                <w:noProof/>
                <w:lang w:eastAsia="en-PH"/>
              </w:rPr>
              <w:t>1.1.3.</w:t>
            </w:r>
            <w:r w:rsidR="00A157BB">
              <w:rPr>
                <w:rFonts w:asciiTheme="minorHAnsi" w:hAnsiTheme="minorHAnsi" w:cstheme="minorBidi"/>
                <w:noProof/>
                <w:lang w:val="en-PH" w:eastAsia="en-PH"/>
              </w:rPr>
              <w:tab/>
            </w:r>
            <w:r w:rsidR="00A157BB" w:rsidRPr="00323B83">
              <w:rPr>
                <w:rStyle w:val="Hyperlink"/>
                <w:noProof/>
              </w:rPr>
              <w:t>Purpose and Description</w:t>
            </w:r>
            <w:r w:rsidR="00A157BB">
              <w:rPr>
                <w:noProof/>
                <w:webHidden/>
              </w:rPr>
              <w:tab/>
            </w:r>
            <w:r w:rsidR="00A157BB">
              <w:rPr>
                <w:noProof/>
                <w:webHidden/>
              </w:rPr>
              <w:fldChar w:fldCharType="begin"/>
            </w:r>
            <w:r w:rsidR="00A157BB">
              <w:rPr>
                <w:noProof/>
                <w:webHidden/>
              </w:rPr>
              <w:instrText xml:space="preserve"> PAGEREF _Toc490593527 \h </w:instrText>
            </w:r>
            <w:r w:rsidR="00A157BB">
              <w:rPr>
                <w:noProof/>
                <w:webHidden/>
              </w:rPr>
            </w:r>
            <w:r w:rsidR="00A157BB">
              <w:rPr>
                <w:noProof/>
                <w:webHidden/>
              </w:rPr>
              <w:fldChar w:fldCharType="separate"/>
            </w:r>
            <w:r w:rsidR="00CD30B7">
              <w:rPr>
                <w:noProof/>
                <w:webHidden/>
              </w:rPr>
              <w:t>5</w:t>
            </w:r>
            <w:r w:rsidR="00A157BB">
              <w:rPr>
                <w:noProof/>
                <w:webHidden/>
              </w:rPr>
              <w:fldChar w:fldCharType="end"/>
            </w:r>
          </w:hyperlink>
        </w:p>
        <w:p w14:paraId="002A97B7" w14:textId="0DE84086" w:rsidR="00A157BB" w:rsidRDefault="00106366" w:rsidP="00CD30B7">
          <w:pPr>
            <w:pStyle w:val="TOC2"/>
            <w:rPr>
              <w:rFonts w:asciiTheme="minorHAnsi" w:hAnsiTheme="minorHAnsi" w:cstheme="minorBidi"/>
              <w:noProof/>
              <w:lang w:val="en-PH" w:eastAsia="en-PH"/>
            </w:rPr>
          </w:pPr>
          <w:hyperlink w:anchor="_Toc490593528" w:history="1">
            <w:r w:rsidR="00A157BB" w:rsidRPr="00323B83">
              <w:rPr>
                <w:rStyle w:val="Hyperlink"/>
                <w:noProof/>
                <w:lang w:eastAsia="en-PH"/>
              </w:rPr>
              <w:t>1.1.4.</w:t>
            </w:r>
            <w:r w:rsidR="00A157BB">
              <w:rPr>
                <w:rFonts w:asciiTheme="minorHAnsi" w:hAnsiTheme="minorHAnsi" w:cstheme="minorBidi"/>
                <w:noProof/>
                <w:lang w:val="en-PH" w:eastAsia="en-PH"/>
              </w:rPr>
              <w:tab/>
            </w:r>
            <w:r w:rsidR="00A157BB" w:rsidRPr="00323B83">
              <w:rPr>
                <w:rStyle w:val="Hyperlink"/>
                <w:noProof/>
              </w:rPr>
              <w:t>Background of the Problem</w:t>
            </w:r>
            <w:r w:rsidR="00A157BB">
              <w:rPr>
                <w:noProof/>
                <w:webHidden/>
              </w:rPr>
              <w:tab/>
            </w:r>
            <w:r w:rsidR="00A157BB">
              <w:rPr>
                <w:noProof/>
                <w:webHidden/>
              </w:rPr>
              <w:fldChar w:fldCharType="begin"/>
            </w:r>
            <w:r w:rsidR="00A157BB">
              <w:rPr>
                <w:noProof/>
                <w:webHidden/>
              </w:rPr>
              <w:instrText xml:space="preserve"> PAGEREF _Toc490593528 \h </w:instrText>
            </w:r>
            <w:r w:rsidR="00A157BB">
              <w:rPr>
                <w:noProof/>
                <w:webHidden/>
              </w:rPr>
            </w:r>
            <w:r w:rsidR="00A157BB">
              <w:rPr>
                <w:noProof/>
                <w:webHidden/>
              </w:rPr>
              <w:fldChar w:fldCharType="separate"/>
            </w:r>
            <w:r w:rsidR="00CD30B7">
              <w:rPr>
                <w:noProof/>
                <w:webHidden/>
              </w:rPr>
              <w:t>5</w:t>
            </w:r>
            <w:r w:rsidR="00A157BB">
              <w:rPr>
                <w:noProof/>
                <w:webHidden/>
              </w:rPr>
              <w:fldChar w:fldCharType="end"/>
            </w:r>
          </w:hyperlink>
        </w:p>
        <w:p w14:paraId="7D0AFC14" w14:textId="785C7726" w:rsidR="00A157BB" w:rsidRDefault="00106366" w:rsidP="00CD30B7">
          <w:pPr>
            <w:pStyle w:val="TOC2"/>
            <w:rPr>
              <w:rFonts w:asciiTheme="minorHAnsi" w:hAnsiTheme="minorHAnsi" w:cstheme="minorBidi"/>
              <w:noProof/>
              <w:lang w:val="en-PH" w:eastAsia="en-PH"/>
            </w:rPr>
          </w:pPr>
          <w:hyperlink w:anchor="_Toc490593529" w:history="1">
            <w:r w:rsidR="00A157BB" w:rsidRPr="00323B83">
              <w:rPr>
                <w:rStyle w:val="Hyperlink"/>
                <w:noProof/>
              </w:rPr>
              <w:t>1.2.</w:t>
            </w:r>
            <w:r w:rsidR="00A157BB">
              <w:rPr>
                <w:rFonts w:asciiTheme="minorHAnsi" w:hAnsiTheme="minorHAnsi" w:cstheme="minorBidi"/>
                <w:noProof/>
                <w:lang w:val="en-PH" w:eastAsia="en-PH"/>
              </w:rPr>
              <w:tab/>
            </w:r>
            <w:r w:rsidR="00A157BB" w:rsidRPr="00323B83">
              <w:rPr>
                <w:rStyle w:val="Hyperlink"/>
                <w:noProof/>
              </w:rPr>
              <w:t>Objectives</w:t>
            </w:r>
            <w:r w:rsidR="00A157BB">
              <w:rPr>
                <w:noProof/>
                <w:webHidden/>
              </w:rPr>
              <w:tab/>
            </w:r>
            <w:r w:rsidR="00A157BB">
              <w:rPr>
                <w:noProof/>
                <w:webHidden/>
              </w:rPr>
              <w:fldChar w:fldCharType="begin"/>
            </w:r>
            <w:r w:rsidR="00A157BB">
              <w:rPr>
                <w:noProof/>
                <w:webHidden/>
              </w:rPr>
              <w:instrText xml:space="preserve"> PAGEREF _Toc490593529 \h </w:instrText>
            </w:r>
            <w:r w:rsidR="00A157BB">
              <w:rPr>
                <w:noProof/>
                <w:webHidden/>
              </w:rPr>
            </w:r>
            <w:r w:rsidR="00A157BB">
              <w:rPr>
                <w:noProof/>
                <w:webHidden/>
              </w:rPr>
              <w:fldChar w:fldCharType="separate"/>
            </w:r>
            <w:r w:rsidR="00CD30B7">
              <w:rPr>
                <w:noProof/>
                <w:webHidden/>
              </w:rPr>
              <w:t>7</w:t>
            </w:r>
            <w:r w:rsidR="00A157BB">
              <w:rPr>
                <w:noProof/>
                <w:webHidden/>
              </w:rPr>
              <w:fldChar w:fldCharType="end"/>
            </w:r>
          </w:hyperlink>
        </w:p>
        <w:p w14:paraId="297578BD" w14:textId="4367E6AE" w:rsidR="00A157BB" w:rsidRDefault="00106366" w:rsidP="00CD30B7">
          <w:pPr>
            <w:pStyle w:val="TOC2"/>
            <w:rPr>
              <w:rFonts w:asciiTheme="minorHAnsi" w:hAnsiTheme="minorHAnsi" w:cstheme="minorBidi"/>
              <w:noProof/>
              <w:lang w:val="en-PH" w:eastAsia="en-PH"/>
            </w:rPr>
          </w:pPr>
          <w:hyperlink w:anchor="_Toc490593530" w:history="1">
            <w:r w:rsidR="00A157BB" w:rsidRPr="00323B83">
              <w:rPr>
                <w:rStyle w:val="Hyperlink"/>
                <w:noProof/>
              </w:rPr>
              <w:t>1.3.</w:t>
            </w:r>
            <w:r w:rsidR="00A157BB">
              <w:rPr>
                <w:rFonts w:asciiTheme="minorHAnsi" w:hAnsiTheme="minorHAnsi" w:cstheme="minorBidi"/>
                <w:noProof/>
                <w:lang w:val="en-PH" w:eastAsia="en-PH"/>
              </w:rPr>
              <w:tab/>
            </w:r>
            <w:r w:rsidR="00A157BB" w:rsidRPr="00323B83">
              <w:rPr>
                <w:rStyle w:val="Hyperlink"/>
                <w:noProof/>
              </w:rPr>
              <w:t>Scope and Limitation</w:t>
            </w:r>
            <w:r w:rsidR="00A157BB">
              <w:rPr>
                <w:noProof/>
                <w:webHidden/>
              </w:rPr>
              <w:tab/>
            </w:r>
            <w:r w:rsidR="00A157BB">
              <w:rPr>
                <w:noProof/>
                <w:webHidden/>
              </w:rPr>
              <w:fldChar w:fldCharType="begin"/>
            </w:r>
            <w:r w:rsidR="00A157BB">
              <w:rPr>
                <w:noProof/>
                <w:webHidden/>
              </w:rPr>
              <w:instrText xml:space="preserve"> PAGEREF _Toc490593530 \h </w:instrText>
            </w:r>
            <w:r w:rsidR="00A157BB">
              <w:rPr>
                <w:noProof/>
                <w:webHidden/>
              </w:rPr>
            </w:r>
            <w:r w:rsidR="00A157BB">
              <w:rPr>
                <w:noProof/>
                <w:webHidden/>
              </w:rPr>
              <w:fldChar w:fldCharType="separate"/>
            </w:r>
            <w:r w:rsidR="00CD30B7">
              <w:rPr>
                <w:noProof/>
                <w:webHidden/>
              </w:rPr>
              <w:t>7</w:t>
            </w:r>
            <w:r w:rsidR="00A157BB">
              <w:rPr>
                <w:noProof/>
                <w:webHidden/>
              </w:rPr>
              <w:fldChar w:fldCharType="end"/>
            </w:r>
          </w:hyperlink>
        </w:p>
        <w:p w14:paraId="1AA5BB10" w14:textId="7A4C98B2" w:rsidR="00A157BB" w:rsidRDefault="00106366">
          <w:pPr>
            <w:pStyle w:val="TOC1"/>
            <w:rPr>
              <w:rFonts w:asciiTheme="minorHAnsi" w:eastAsiaTheme="minorEastAsia" w:hAnsiTheme="minorHAnsi"/>
              <w:noProof/>
              <w:lang w:val="en-PH" w:eastAsia="en-PH"/>
            </w:rPr>
          </w:pPr>
          <w:hyperlink w:anchor="_Toc490593531" w:history="1">
            <w:r w:rsidR="00A157BB" w:rsidRPr="00323B83">
              <w:rPr>
                <w:rStyle w:val="Hyperlink"/>
                <w:noProof/>
                <w:lang w:eastAsia="en-PH"/>
              </w:rPr>
              <w:t>II.</w:t>
            </w:r>
            <w:r w:rsidR="00A157BB">
              <w:rPr>
                <w:rFonts w:asciiTheme="minorHAnsi" w:eastAsiaTheme="minorEastAsia" w:hAnsiTheme="minorHAnsi"/>
                <w:noProof/>
                <w:lang w:val="en-PH" w:eastAsia="en-PH"/>
              </w:rPr>
              <w:tab/>
            </w:r>
            <w:r w:rsidR="00A157BB" w:rsidRPr="00323B83">
              <w:rPr>
                <w:rStyle w:val="Hyperlink"/>
                <w:noProof/>
                <w:lang w:eastAsia="en-PH"/>
              </w:rPr>
              <w:t>Literature Review</w:t>
            </w:r>
            <w:r w:rsidR="00A157BB">
              <w:rPr>
                <w:noProof/>
                <w:webHidden/>
              </w:rPr>
              <w:tab/>
            </w:r>
            <w:r w:rsidR="00A157BB">
              <w:rPr>
                <w:noProof/>
                <w:webHidden/>
              </w:rPr>
              <w:fldChar w:fldCharType="begin"/>
            </w:r>
            <w:r w:rsidR="00A157BB">
              <w:rPr>
                <w:noProof/>
                <w:webHidden/>
              </w:rPr>
              <w:instrText xml:space="preserve"> PAGEREF _Toc490593531 \h </w:instrText>
            </w:r>
            <w:r w:rsidR="00A157BB">
              <w:rPr>
                <w:noProof/>
                <w:webHidden/>
              </w:rPr>
            </w:r>
            <w:r w:rsidR="00A157BB">
              <w:rPr>
                <w:noProof/>
                <w:webHidden/>
              </w:rPr>
              <w:fldChar w:fldCharType="separate"/>
            </w:r>
            <w:r w:rsidR="00CD30B7">
              <w:rPr>
                <w:noProof/>
                <w:webHidden/>
              </w:rPr>
              <w:t>8</w:t>
            </w:r>
            <w:r w:rsidR="00A157BB">
              <w:rPr>
                <w:noProof/>
                <w:webHidden/>
              </w:rPr>
              <w:fldChar w:fldCharType="end"/>
            </w:r>
          </w:hyperlink>
        </w:p>
        <w:p w14:paraId="63060477" w14:textId="52FCF28A" w:rsidR="00A157BB" w:rsidRDefault="00106366" w:rsidP="00CD30B7">
          <w:pPr>
            <w:pStyle w:val="TOC2"/>
            <w:rPr>
              <w:rFonts w:asciiTheme="minorHAnsi" w:hAnsiTheme="minorHAnsi" w:cstheme="minorBidi"/>
              <w:noProof/>
              <w:lang w:val="en-PH" w:eastAsia="en-PH"/>
            </w:rPr>
          </w:pPr>
          <w:hyperlink w:anchor="_Toc490593533" w:history="1">
            <w:r w:rsidR="00A157BB" w:rsidRPr="00323B83">
              <w:rPr>
                <w:rStyle w:val="Hyperlink"/>
                <w:noProof/>
              </w:rPr>
              <w:t>2.1.</w:t>
            </w:r>
            <w:r w:rsidR="00A157BB">
              <w:rPr>
                <w:rFonts w:asciiTheme="minorHAnsi" w:hAnsiTheme="minorHAnsi" w:cstheme="minorBidi"/>
                <w:noProof/>
                <w:lang w:val="en-PH" w:eastAsia="en-PH"/>
              </w:rPr>
              <w:tab/>
            </w:r>
            <w:r w:rsidR="00A157BB" w:rsidRPr="00323B83">
              <w:rPr>
                <w:rStyle w:val="Hyperlink"/>
                <w:noProof/>
              </w:rPr>
              <w:t>Smartphone Usage</w:t>
            </w:r>
            <w:r w:rsidR="00A157BB">
              <w:rPr>
                <w:noProof/>
                <w:webHidden/>
              </w:rPr>
              <w:tab/>
            </w:r>
            <w:r w:rsidR="00A157BB">
              <w:rPr>
                <w:noProof/>
                <w:webHidden/>
              </w:rPr>
              <w:fldChar w:fldCharType="begin"/>
            </w:r>
            <w:r w:rsidR="00A157BB">
              <w:rPr>
                <w:noProof/>
                <w:webHidden/>
              </w:rPr>
              <w:instrText xml:space="preserve"> PAGEREF _Toc490593533 \h </w:instrText>
            </w:r>
            <w:r w:rsidR="00A157BB">
              <w:rPr>
                <w:noProof/>
                <w:webHidden/>
              </w:rPr>
            </w:r>
            <w:r w:rsidR="00A157BB">
              <w:rPr>
                <w:noProof/>
                <w:webHidden/>
              </w:rPr>
              <w:fldChar w:fldCharType="separate"/>
            </w:r>
            <w:r w:rsidR="00CD30B7">
              <w:rPr>
                <w:noProof/>
                <w:webHidden/>
              </w:rPr>
              <w:t>8</w:t>
            </w:r>
            <w:r w:rsidR="00A157BB">
              <w:rPr>
                <w:noProof/>
                <w:webHidden/>
              </w:rPr>
              <w:fldChar w:fldCharType="end"/>
            </w:r>
          </w:hyperlink>
        </w:p>
        <w:p w14:paraId="78E63726" w14:textId="67F5B4E0" w:rsidR="00A157BB" w:rsidRDefault="00106366" w:rsidP="00CD30B7">
          <w:pPr>
            <w:pStyle w:val="TOC2"/>
            <w:rPr>
              <w:rFonts w:asciiTheme="minorHAnsi" w:hAnsiTheme="minorHAnsi" w:cstheme="minorBidi"/>
              <w:noProof/>
              <w:lang w:val="en-PH" w:eastAsia="en-PH"/>
            </w:rPr>
          </w:pPr>
          <w:hyperlink w:anchor="_Toc490593537" w:history="1">
            <w:r w:rsidR="00A157BB" w:rsidRPr="00323B83">
              <w:rPr>
                <w:rStyle w:val="Hyperlink"/>
                <w:noProof/>
              </w:rPr>
              <w:t>2.2.</w:t>
            </w:r>
            <w:r w:rsidR="00A157BB">
              <w:rPr>
                <w:rFonts w:asciiTheme="minorHAnsi" w:hAnsiTheme="minorHAnsi" w:cstheme="minorBidi"/>
                <w:noProof/>
                <w:lang w:val="en-PH" w:eastAsia="en-PH"/>
              </w:rPr>
              <w:tab/>
            </w:r>
            <w:r w:rsidR="00A157BB" w:rsidRPr="00323B83">
              <w:rPr>
                <w:rStyle w:val="Hyperlink"/>
                <w:noProof/>
              </w:rPr>
              <w:t>Usability Testing</w:t>
            </w:r>
            <w:r w:rsidR="00A157BB">
              <w:rPr>
                <w:noProof/>
                <w:webHidden/>
              </w:rPr>
              <w:tab/>
            </w:r>
            <w:r w:rsidR="00A157BB">
              <w:rPr>
                <w:noProof/>
                <w:webHidden/>
              </w:rPr>
              <w:fldChar w:fldCharType="begin"/>
            </w:r>
            <w:r w:rsidR="00A157BB">
              <w:rPr>
                <w:noProof/>
                <w:webHidden/>
              </w:rPr>
              <w:instrText xml:space="preserve"> PAGEREF _Toc490593537 \h </w:instrText>
            </w:r>
            <w:r w:rsidR="00A157BB">
              <w:rPr>
                <w:noProof/>
                <w:webHidden/>
              </w:rPr>
            </w:r>
            <w:r w:rsidR="00A157BB">
              <w:rPr>
                <w:noProof/>
                <w:webHidden/>
              </w:rPr>
              <w:fldChar w:fldCharType="separate"/>
            </w:r>
            <w:r w:rsidR="00CD30B7">
              <w:rPr>
                <w:noProof/>
                <w:webHidden/>
              </w:rPr>
              <w:t>8</w:t>
            </w:r>
            <w:r w:rsidR="00A157BB">
              <w:rPr>
                <w:noProof/>
                <w:webHidden/>
              </w:rPr>
              <w:fldChar w:fldCharType="end"/>
            </w:r>
          </w:hyperlink>
        </w:p>
        <w:p w14:paraId="32DE988D" w14:textId="31AD96A0" w:rsidR="00A157BB" w:rsidRDefault="00106366">
          <w:pPr>
            <w:pStyle w:val="TOC1"/>
            <w:rPr>
              <w:rFonts w:asciiTheme="minorHAnsi" w:eastAsiaTheme="minorEastAsia" w:hAnsiTheme="minorHAnsi"/>
              <w:noProof/>
              <w:lang w:val="en-PH" w:eastAsia="en-PH"/>
            </w:rPr>
          </w:pPr>
          <w:hyperlink w:anchor="_Toc490593538" w:history="1">
            <w:r w:rsidR="00A157BB" w:rsidRPr="00323B83">
              <w:rPr>
                <w:rStyle w:val="Hyperlink"/>
                <w:noProof/>
                <w:lang w:eastAsia="en-PH"/>
              </w:rPr>
              <w:t>III.</w:t>
            </w:r>
            <w:r w:rsidR="00A157BB">
              <w:rPr>
                <w:rFonts w:asciiTheme="minorHAnsi" w:eastAsiaTheme="minorEastAsia" w:hAnsiTheme="minorHAnsi"/>
                <w:noProof/>
                <w:lang w:val="en-PH" w:eastAsia="en-PH"/>
              </w:rPr>
              <w:tab/>
            </w:r>
            <w:r w:rsidR="00A157BB" w:rsidRPr="00323B83">
              <w:rPr>
                <w:rStyle w:val="Hyperlink"/>
                <w:noProof/>
                <w:lang w:eastAsia="en-PH"/>
              </w:rPr>
              <w:t>Technical Background</w:t>
            </w:r>
            <w:r w:rsidR="00A157BB">
              <w:rPr>
                <w:noProof/>
                <w:webHidden/>
              </w:rPr>
              <w:tab/>
            </w:r>
            <w:r w:rsidR="00A157BB">
              <w:rPr>
                <w:noProof/>
                <w:webHidden/>
              </w:rPr>
              <w:fldChar w:fldCharType="begin"/>
            </w:r>
            <w:r w:rsidR="00A157BB">
              <w:rPr>
                <w:noProof/>
                <w:webHidden/>
              </w:rPr>
              <w:instrText xml:space="preserve"> PAGEREF _Toc490593538 \h </w:instrText>
            </w:r>
            <w:r w:rsidR="00A157BB">
              <w:rPr>
                <w:noProof/>
                <w:webHidden/>
              </w:rPr>
            </w:r>
            <w:r w:rsidR="00A157BB">
              <w:rPr>
                <w:noProof/>
                <w:webHidden/>
              </w:rPr>
              <w:fldChar w:fldCharType="separate"/>
            </w:r>
            <w:r w:rsidR="00CD30B7">
              <w:rPr>
                <w:noProof/>
                <w:webHidden/>
              </w:rPr>
              <w:t>9</w:t>
            </w:r>
            <w:r w:rsidR="00A157BB">
              <w:rPr>
                <w:noProof/>
                <w:webHidden/>
              </w:rPr>
              <w:fldChar w:fldCharType="end"/>
            </w:r>
          </w:hyperlink>
        </w:p>
        <w:p w14:paraId="208F3ADB" w14:textId="01EA6289" w:rsidR="00A157BB" w:rsidRDefault="00106366" w:rsidP="00CD30B7">
          <w:pPr>
            <w:pStyle w:val="TOC2"/>
            <w:rPr>
              <w:rFonts w:asciiTheme="minorHAnsi" w:hAnsiTheme="minorHAnsi" w:cstheme="minorBidi"/>
              <w:noProof/>
              <w:lang w:val="en-PH" w:eastAsia="en-PH"/>
            </w:rPr>
          </w:pPr>
          <w:hyperlink w:anchor="_Toc490593540" w:history="1">
            <w:r w:rsidR="00A157BB" w:rsidRPr="00323B83">
              <w:rPr>
                <w:rStyle w:val="Hyperlink"/>
                <w:noProof/>
              </w:rPr>
              <w:t>3.1.</w:t>
            </w:r>
            <w:r w:rsidR="00A157BB">
              <w:rPr>
                <w:rFonts w:asciiTheme="minorHAnsi" w:hAnsiTheme="minorHAnsi" w:cstheme="minorBidi"/>
                <w:noProof/>
                <w:lang w:val="en-PH" w:eastAsia="en-PH"/>
              </w:rPr>
              <w:tab/>
            </w:r>
            <w:r w:rsidR="00A157BB" w:rsidRPr="00323B83">
              <w:rPr>
                <w:rStyle w:val="Hyperlink"/>
                <w:noProof/>
              </w:rPr>
              <w:t>Theoretical Framework</w:t>
            </w:r>
            <w:r w:rsidR="00A157BB">
              <w:rPr>
                <w:noProof/>
                <w:webHidden/>
              </w:rPr>
              <w:tab/>
            </w:r>
            <w:r w:rsidR="00A157BB">
              <w:rPr>
                <w:noProof/>
                <w:webHidden/>
              </w:rPr>
              <w:fldChar w:fldCharType="begin"/>
            </w:r>
            <w:r w:rsidR="00A157BB">
              <w:rPr>
                <w:noProof/>
                <w:webHidden/>
              </w:rPr>
              <w:instrText xml:space="preserve"> PAGEREF _Toc490593540 \h </w:instrText>
            </w:r>
            <w:r w:rsidR="00A157BB">
              <w:rPr>
                <w:noProof/>
                <w:webHidden/>
              </w:rPr>
            </w:r>
            <w:r w:rsidR="00A157BB">
              <w:rPr>
                <w:noProof/>
                <w:webHidden/>
              </w:rPr>
              <w:fldChar w:fldCharType="separate"/>
            </w:r>
            <w:r w:rsidR="00CD30B7">
              <w:rPr>
                <w:noProof/>
                <w:webHidden/>
              </w:rPr>
              <w:t>9</w:t>
            </w:r>
            <w:r w:rsidR="00A157BB">
              <w:rPr>
                <w:noProof/>
                <w:webHidden/>
              </w:rPr>
              <w:fldChar w:fldCharType="end"/>
            </w:r>
          </w:hyperlink>
        </w:p>
        <w:p w14:paraId="31D1B109" w14:textId="0EDB5D19" w:rsidR="00A157BB" w:rsidRDefault="00106366" w:rsidP="00CD30B7">
          <w:pPr>
            <w:pStyle w:val="TOC2"/>
            <w:rPr>
              <w:rFonts w:asciiTheme="minorHAnsi" w:hAnsiTheme="minorHAnsi" w:cstheme="minorBidi"/>
              <w:noProof/>
              <w:lang w:val="en-PH" w:eastAsia="en-PH"/>
            </w:rPr>
          </w:pPr>
          <w:hyperlink w:anchor="_Toc490593541" w:history="1">
            <w:r w:rsidR="00A157BB" w:rsidRPr="00323B83">
              <w:rPr>
                <w:rStyle w:val="Hyperlink"/>
                <w:noProof/>
              </w:rPr>
              <w:t>3.1.1.</w:t>
            </w:r>
            <w:r w:rsidR="00A157BB">
              <w:rPr>
                <w:rFonts w:asciiTheme="minorHAnsi" w:hAnsiTheme="minorHAnsi" w:cstheme="minorBidi"/>
                <w:noProof/>
                <w:lang w:val="en-PH" w:eastAsia="en-PH"/>
              </w:rPr>
              <w:tab/>
            </w:r>
            <w:r w:rsidR="00A157BB" w:rsidRPr="00323B83">
              <w:rPr>
                <w:rStyle w:val="Hyperlink"/>
                <w:noProof/>
              </w:rPr>
              <w:t>Usability Testing</w:t>
            </w:r>
            <w:r w:rsidR="00A157BB">
              <w:rPr>
                <w:noProof/>
                <w:webHidden/>
              </w:rPr>
              <w:tab/>
            </w:r>
            <w:r w:rsidR="00A157BB">
              <w:rPr>
                <w:noProof/>
                <w:webHidden/>
              </w:rPr>
              <w:fldChar w:fldCharType="begin"/>
            </w:r>
            <w:r w:rsidR="00A157BB">
              <w:rPr>
                <w:noProof/>
                <w:webHidden/>
              </w:rPr>
              <w:instrText xml:space="preserve"> PAGEREF _Toc490593541 \h </w:instrText>
            </w:r>
            <w:r w:rsidR="00A157BB">
              <w:rPr>
                <w:noProof/>
                <w:webHidden/>
              </w:rPr>
            </w:r>
            <w:r w:rsidR="00A157BB">
              <w:rPr>
                <w:noProof/>
                <w:webHidden/>
              </w:rPr>
              <w:fldChar w:fldCharType="separate"/>
            </w:r>
            <w:r w:rsidR="00CD30B7">
              <w:rPr>
                <w:noProof/>
                <w:webHidden/>
              </w:rPr>
              <w:t>9</w:t>
            </w:r>
            <w:r w:rsidR="00A157BB">
              <w:rPr>
                <w:noProof/>
                <w:webHidden/>
              </w:rPr>
              <w:fldChar w:fldCharType="end"/>
            </w:r>
          </w:hyperlink>
        </w:p>
        <w:p w14:paraId="54817910" w14:textId="632BC044" w:rsidR="00A157BB" w:rsidRDefault="00106366" w:rsidP="00CD30B7">
          <w:pPr>
            <w:pStyle w:val="TOC2"/>
            <w:rPr>
              <w:rFonts w:asciiTheme="minorHAnsi" w:hAnsiTheme="minorHAnsi" w:cstheme="minorBidi"/>
              <w:noProof/>
              <w:lang w:val="en-PH" w:eastAsia="en-PH"/>
            </w:rPr>
          </w:pPr>
          <w:hyperlink w:anchor="_Toc490593542" w:history="1">
            <w:r w:rsidR="00A157BB" w:rsidRPr="00323B83">
              <w:rPr>
                <w:rStyle w:val="Hyperlink"/>
                <w:noProof/>
              </w:rPr>
              <w:t>3.1.2.</w:t>
            </w:r>
            <w:r w:rsidR="00A157BB">
              <w:rPr>
                <w:rFonts w:asciiTheme="minorHAnsi" w:hAnsiTheme="minorHAnsi" w:cstheme="minorBidi"/>
                <w:noProof/>
                <w:lang w:val="en-PH" w:eastAsia="en-PH"/>
              </w:rPr>
              <w:tab/>
            </w:r>
            <w:r w:rsidR="00A157BB" w:rsidRPr="00323B83">
              <w:rPr>
                <w:rStyle w:val="Hyperlink"/>
                <w:noProof/>
              </w:rPr>
              <w:t>Touch Calibration</w:t>
            </w:r>
            <w:r w:rsidR="00A157BB">
              <w:rPr>
                <w:noProof/>
                <w:webHidden/>
              </w:rPr>
              <w:tab/>
            </w:r>
            <w:r w:rsidR="00A157BB">
              <w:rPr>
                <w:noProof/>
                <w:webHidden/>
              </w:rPr>
              <w:fldChar w:fldCharType="begin"/>
            </w:r>
            <w:r w:rsidR="00A157BB">
              <w:rPr>
                <w:noProof/>
                <w:webHidden/>
              </w:rPr>
              <w:instrText xml:space="preserve"> PAGEREF _Toc490593542 \h </w:instrText>
            </w:r>
            <w:r w:rsidR="00A157BB">
              <w:rPr>
                <w:noProof/>
                <w:webHidden/>
              </w:rPr>
            </w:r>
            <w:r w:rsidR="00A157BB">
              <w:rPr>
                <w:noProof/>
                <w:webHidden/>
              </w:rPr>
              <w:fldChar w:fldCharType="separate"/>
            </w:r>
            <w:r w:rsidR="00CD30B7">
              <w:rPr>
                <w:noProof/>
                <w:webHidden/>
              </w:rPr>
              <w:t>9</w:t>
            </w:r>
            <w:r w:rsidR="00A157BB">
              <w:rPr>
                <w:noProof/>
                <w:webHidden/>
              </w:rPr>
              <w:fldChar w:fldCharType="end"/>
            </w:r>
          </w:hyperlink>
        </w:p>
        <w:p w14:paraId="060E5001" w14:textId="4874E3E6" w:rsidR="00A157BB" w:rsidRDefault="00106366" w:rsidP="00CD30B7">
          <w:pPr>
            <w:pStyle w:val="TOC2"/>
            <w:rPr>
              <w:rFonts w:asciiTheme="minorHAnsi" w:hAnsiTheme="minorHAnsi" w:cstheme="minorBidi"/>
              <w:noProof/>
              <w:lang w:val="en-PH" w:eastAsia="en-PH"/>
            </w:rPr>
          </w:pPr>
          <w:hyperlink w:anchor="_Toc490593543" w:history="1">
            <w:r w:rsidR="00A157BB" w:rsidRPr="00323B83">
              <w:rPr>
                <w:rStyle w:val="Hyperlink"/>
                <w:noProof/>
              </w:rPr>
              <w:t>3.1.3.</w:t>
            </w:r>
            <w:r w:rsidR="00A157BB">
              <w:rPr>
                <w:rFonts w:asciiTheme="minorHAnsi" w:hAnsiTheme="minorHAnsi" w:cstheme="minorBidi"/>
                <w:noProof/>
                <w:lang w:val="en-PH" w:eastAsia="en-PH"/>
              </w:rPr>
              <w:tab/>
            </w:r>
            <w:r w:rsidR="00A157BB" w:rsidRPr="00323B83">
              <w:rPr>
                <w:rStyle w:val="Hyperlink"/>
                <w:noProof/>
              </w:rPr>
              <w:t>Gesture Recognition</w:t>
            </w:r>
            <w:r w:rsidR="00A157BB">
              <w:rPr>
                <w:noProof/>
                <w:webHidden/>
              </w:rPr>
              <w:tab/>
            </w:r>
            <w:r w:rsidR="00A157BB">
              <w:rPr>
                <w:noProof/>
                <w:webHidden/>
              </w:rPr>
              <w:fldChar w:fldCharType="begin"/>
            </w:r>
            <w:r w:rsidR="00A157BB">
              <w:rPr>
                <w:noProof/>
                <w:webHidden/>
              </w:rPr>
              <w:instrText xml:space="preserve"> PAGEREF _Toc490593543 \h </w:instrText>
            </w:r>
            <w:r w:rsidR="00A157BB">
              <w:rPr>
                <w:noProof/>
                <w:webHidden/>
              </w:rPr>
            </w:r>
            <w:r w:rsidR="00A157BB">
              <w:rPr>
                <w:noProof/>
                <w:webHidden/>
              </w:rPr>
              <w:fldChar w:fldCharType="separate"/>
            </w:r>
            <w:r w:rsidR="00CD30B7">
              <w:rPr>
                <w:noProof/>
                <w:webHidden/>
              </w:rPr>
              <w:t>10</w:t>
            </w:r>
            <w:r w:rsidR="00A157BB">
              <w:rPr>
                <w:noProof/>
                <w:webHidden/>
              </w:rPr>
              <w:fldChar w:fldCharType="end"/>
            </w:r>
          </w:hyperlink>
        </w:p>
        <w:p w14:paraId="6E1FED22" w14:textId="103C1F02" w:rsidR="00A157BB" w:rsidRDefault="00106366" w:rsidP="00CD30B7">
          <w:pPr>
            <w:pStyle w:val="TOC2"/>
            <w:rPr>
              <w:rFonts w:asciiTheme="minorHAnsi" w:hAnsiTheme="minorHAnsi" w:cstheme="minorBidi"/>
              <w:noProof/>
              <w:lang w:val="en-PH" w:eastAsia="en-PH"/>
            </w:rPr>
          </w:pPr>
          <w:hyperlink w:anchor="_Toc490593544" w:history="1">
            <w:r w:rsidR="00A157BB" w:rsidRPr="00323B83">
              <w:rPr>
                <w:rStyle w:val="Hyperlink"/>
                <w:noProof/>
              </w:rPr>
              <w:t>3.2.</w:t>
            </w:r>
            <w:r w:rsidR="00A157BB">
              <w:rPr>
                <w:rFonts w:asciiTheme="minorHAnsi" w:hAnsiTheme="minorHAnsi" w:cstheme="minorBidi"/>
                <w:noProof/>
                <w:lang w:val="en-PH" w:eastAsia="en-PH"/>
              </w:rPr>
              <w:tab/>
            </w:r>
            <w:r w:rsidR="00A157BB" w:rsidRPr="00323B83">
              <w:rPr>
                <w:rStyle w:val="Hyperlink"/>
                <w:noProof/>
              </w:rPr>
              <w:t>Conceptual Framework</w:t>
            </w:r>
            <w:r w:rsidR="00A157BB">
              <w:rPr>
                <w:noProof/>
                <w:webHidden/>
              </w:rPr>
              <w:tab/>
            </w:r>
            <w:r w:rsidR="00A157BB">
              <w:rPr>
                <w:noProof/>
                <w:webHidden/>
              </w:rPr>
              <w:fldChar w:fldCharType="begin"/>
            </w:r>
            <w:r w:rsidR="00A157BB">
              <w:rPr>
                <w:noProof/>
                <w:webHidden/>
              </w:rPr>
              <w:instrText xml:space="preserve"> PAGEREF _Toc490593544 \h </w:instrText>
            </w:r>
            <w:r w:rsidR="00A157BB">
              <w:rPr>
                <w:noProof/>
                <w:webHidden/>
              </w:rPr>
            </w:r>
            <w:r w:rsidR="00A157BB">
              <w:rPr>
                <w:noProof/>
                <w:webHidden/>
              </w:rPr>
              <w:fldChar w:fldCharType="separate"/>
            </w:r>
            <w:r w:rsidR="00CD30B7">
              <w:rPr>
                <w:noProof/>
                <w:webHidden/>
              </w:rPr>
              <w:t>11</w:t>
            </w:r>
            <w:r w:rsidR="00A157BB">
              <w:rPr>
                <w:noProof/>
                <w:webHidden/>
              </w:rPr>
              <w:fldChar w:fldCharType="end"/>
            </w:r>
          </w:hyperlink>
        </w:p>
        <w:p w14:paraId="59D92916" w14:textId="235D2B9A" w:rsidR="00A157BB" w:rsidRDefault="00106366" w:rsidP="00CD30B7">
          <w:pPr>
            <w:pStyle w:val="TOC2"/>
            <w:rPr>
              <w:rFonts w:asciiTheme="minorHAnsi" w:hAnsiTheme="minorHAnsi" w:cstheme="minorBidi"/>
              <w:noProof/>
              <w:lang w:val="en-PH" w:eastAsia="en-PH"/>
            </w:rPr>
          </w:pPr>
          <w:hyperlink w:anchor="_Toc490593545" w:history="1">
            <w:r w:rsidR="00A157BB" w:rsidRPr="00323B83">
              <w:rPr>
                <w:rStyle w:val="Hyperlink"/>
                <w:noProof/>
              </w:rPr>
              <w:t>3.3.</w:t>
            </w:r>
            <w:r w:rsidR="00A157BB">
              <w:rPr>
                <w:rFonts w:asciiTheme="minorHAnsi" w:hAnsiTheme="minorHAnsi" w:cstheme="minorBidi"/>
                <w:noProof/>
                <w:lang w:val="en-PH" w:eastAsia="en-PH"/>
              </w:rPr>
              <w:tab/>
            </w:r>
            <w:r w:rsidR="00A157BB" w:rsidRPr="00323B83">
              <w:rPr>
                <w:rStyle w:val="Hyperlink"/>
                <w:noProof/>
              </w:rPr>
              <w:t>Definition of Terms</w:t>
            </w:r>
            <w:r w:rsidR="00A157BB">
              <w:rPr>
                <w:noProof/>
                <w:webHidden/>
              </w:rPr>
              <w:tab/>
            </w:r>
            <w:r w:rsidR="00A157BB">
              <w:rPr>
                <w:noProof/>
                <w:webHidden/>
              </w:rPr>
              <w:fldChar w:fldCharType="begin"/>
            </w:r>
            <w:r w:rsidR="00A157BB">
              <w:rPr>
                <w:noProof/>
                <w:webHidden/>
              </w:rPr>
              <w:instrText xml:space="preserve"> PAGEREF _Toc490593545 \h </w:instrText>
            </w:r>
            <w:r w:rsidR="00A157BB">
              <w:rPr>
                <w:noProof/>
                <w:webHidden/>
              </w:rPr>
            </w:r>
            <w:r w:rsidR="00A157BB">
              <w:rPr>
                <w:noProof/>
                <w:webHidden/>
              </w:rPr>
              <w:fldChar w:fldCharType="separate"/>
            </w:r>
            <w:r w:rsidR="00CD30B7">
              <w:rPr>
                <w:noProof/>
                <w:webHidden/>
              </w:rPr>
              <w:t>11</w:t>
            </w:r>
            <w:r w:rsidR="00A157BB">
              <w:rPr>
                <w:noProof/>
                <w:webHidden/>
              </w:rPr>
              <w:fldChar w:fldCharType="end"/>
            </w:r>
          </w:hyperlink>
        </w:p>
        <w:p w14:paraId="7B0A1505" w14:textId="6D20DA24" w:rsidR="00A157BB" w:rsidRDefault="00106366">
          <w:pPr>
            <w:pStyle w:val="TOC1"/>
            <w:rPr>
              <w:rFonts w:asciiTheme="minorHAnsi" w:eastAsiaTheme="minorEastAsia" w:hAnsiTheme="minorHAnsi"/>
              <w:noProof/>
              <w:lang w:val="en-PH" w:eastAsia="en-PH"/>
            </w:rPr>
          </w:pPr>
          <w:hyperlink w:anchor="_Toc490593546" w:history="1">
            <w:r w:rsidR="00A157BB" w:rsidRPr="00323B83">
              <w:rPr>
                <w:rStyle w:val="Hyperlink"/>
                <w:noProof/>
                <w:lang w:eastAsia="en-PH"/>
              </w:rPr>
              <w:t>IV.</w:t>
            </w:r>
            <w:r w:rsidR="00A157BB">
              <w:rPr>
                <w:rFonts w:asciiTheme="minorHAnsi" w:eastAsiaTheme="minorEastAsia" w:hAnsiTheme="minorHAnsi"/>
                <w:noProof/>
                <w:lang w:val="en-PH" w:eastAsia="en-PH"/>
              </w:rPr>
              <w:tab/>
            </w:r>
            <w:r w:rsidR="00A157BB" w:rsidRPr="00323B83">
              <w:rPr>
                <w:rStyle w:val="Hyperlink"/>
                <w:noProof/>
                <w:lang w:eastAsia="en-PH"/>
              </w:rPr>
              <w:t>Design and Methodology</w:t>
            </w:r>
            <w:r w:rsidR="00A157BB">
              <w:rPr>
                <w:noProof/>
                <w:webHidden/>
              </w:rPr>
              <w:tab/>
            </w:r>
            <w:r w:rsidR="00A157BB">
              <w:rPr>
                <w:noProof/>
                <w:webHidden/>
              </w:rPr>
              <w:fldChar w:fldCharType="begin"/>
            </w:r>
            <w:r w:rsidR="00A157BB">
              <w:rPr>
                <w:noProof/>
                <w:webHidden/>
              </w:rPr>
              <w:instrText xml:space="preserve"> PAGEREF _Toc490593546 \h </w:instrText>
            </w:r>
            <w:r w:rsidR="00A157BB">
              <w:rPr>
                <w:noProof/>
                <w:webHidden/>
              </w:rPr>
            </w:r>
            <w:r w:rsidR="00A157BB">
              <w:rPr>
                <w:noProof/>
                <w:webHidden/>
              </w:rPr>
              <w:fldChar w:fldCharType="separate"/>
            </w:r>
            <w:r w:rsidR="00CD30B7">
              <w:rPr>
                <w:noProof/>
                <w:webHidden/>
              </w:rPr>
              <w:t>12</w:t>
            </w:r>
            <w:r w:rsidR="00A157BB">
              <w:rPr>
                <w:noProof/>
                <w:webHidden/>
              </w:rPr>
              <w:fldChar w:fldCharType="end"/>
            </w:r>
          </w:hyperlink>
        </w:p>
        <w:p w14:paraId="4CD54D76" w14:textId="3CAD6E83" w:rsidR="00A157BB" w:rsidRDefault="00106366" w:rsidP="00CD30B7">
          <w:pPr>
            <w:pStyle w:val="TOC2"/>
            <w:rPr>
              <w:rFonts w:asciiTheme="minorHAnsi" w:hAnsiTheme="minorHAnsi" w:cstheme="minorBidi"/>
              <w:noProof/>
              <w:lang w:val="en-PH" w:eastAsia="en-PH"/>
            </w:rPr>
          </w:pPr>
          <w:hyperlink w:anchor="_Toc490593548" w:history="1">
            <w:r w:rsidR="00A157BB" w:rsidRPr="00323B83">
              <w:rPr>
                <w:rStyle w:val="Hyperlink"/>
                <w:noProof/>
              </w:rPr>
              <w:t>4.1.</w:t>
            </w:r>
            <w:r w:rsidR="00A157BB">
              <w:rPr>
                <w:rFonts w:asciiTheme="minorHAnsi" w:hAnsiTheme="minorHAnsi" w:cstheme="minorBidi"/>
                <w:noProof/>
                <w:lang w:val="en-PH" w:eastAsia="en-PH"/>
              </w:rPr>
              <w:tab/>
            </w:r>
            <w:r w:rsidR="00A157BB" w:rsidRPr="00323B83">
              <w:rPr>
                <w:rStyle w:val="Hyperlink"/>
                <w:noProof/>
              </w:rPr>
              <w:t>Nature of Study</w:t>
            </w:r>
            <w:r w:rsidR="00A157BB">
              <w:rPr>
                <w:noProof/>
                <w:webHidden/>
              </w:rPr>
              <w:tab/>
            </w:r>
            <w:r w:rsidR="00A157BB">
              <w:rPr>
                <w:noProof/>
                <w:webHidden/>
              </w:rPr>
              <w:fldChar w:fldCharType="begin"/>
            </w:r>
            <w:r w:rsidR="00A157BB">
              <w:rPr>
                <w:noProof/>
                <w:webHidden/>
              </w:rPr>
              <w:instrText xml:space="preserve"> PAGEREF _Toc490593548 \h </w:instrText>
            </w:r>
            <w:r w:rsidR="00A157BB">
              <w:rPr>
                <w:noProof/>
                <w:webHidden/>
              </w:rPr>
            </w:r>
            <w:r w:rsidR="00A157BB">
              <w:rPr>
                <w:noProof/>
                <w:webHidden/>
              </w:rPr>
              <w:fldChar w:fldCharType="separate"/>
            </w:r>
            <w:r w:rsidR="00CD30B7">
              <w:rPr>
                <w:noProof/>
                <w:webHidden/>
              </w:rPr>
              <w:t>12</w:t>
            </w:r>
            <w:r w:rsidR="00A157BB">
              <w:rPr>
                <w:noProof/>
                <w:webHidden/>
              </w:rPr>
              <w:fldChar w:fldCharType="end"/>
            </w:r>
          </w:hyperlink>
        </w:p>
        <w:p w14:paraId="2E099065" w14:textId="0AA122B6" w:rsidR="00A157BB" w:rsidRDefault="00106366" w:rsidP="00CD30B7">
          <w:pPr>
            <w:pStyle w:val="TOC2"/>
            <w:rPr>
              <w:rFonts w:asciiTheme="minorHAnsi" w:hAnsiTheme="minorHAnsi" w:cstheme="minorBidi"/>
              <w:noProof/>
              <w:lang w:val="en-PH" w:eastAsia="en-PH"/>
            </w:rPr>
          </w:pPr>
          <w:hyperlink w:anchor="_Toc490593549" w:history="1">
            <w:r w:rsidR="00A157BB" w:rsidRPr="00323B83">
              <w:rPr>
                <w:rStyle w:val="Hyperlink"/>
                <w:noProof/>
              </w:rPr>
              <w:t>4.2.</w:t>
            </w:r>
            <w:r w:rsidR="00A157BB">
              <w:rPr>
                <w:rFonts w:asciiTheme="minorHAnsi" w:hAnsiTheme="minorHAnsi" w:cstheme="minorBidi"/>
                <w:noProof/>
                <w:lang w:val="en-PH" w:eastAsia="en-PH"/>
              </w:rPr>
              <w:tab/>
            </w:r>
            <w:r w:rsidR="00A157BB" w:rsidRPr="00323B83">
              <w:rPr>
                <w:rStyle w:val="Hyperlink"/>
                <w:noProof/>
              </w:rPr>
              <w:t>Sampling Technique</w:t>
            </w:r>
            <w:r w:rsidR="00A157BB">
              <w:rPr>
                <w:noProof/>
                <w:webHidden/>
              </w:rPr>
              <w:tab/>
            </w:r>
            <w:r w:rsidR="00A157BB">
              <w:rPr>
                <w:noProof/>
                <w:webHidden/>
              </w:rPr>
              <w:fldChar w:fldCharType="begin"/>
            </w:r>
            <w:r w:rsidR="00A157BB">
              <w:rPr>
                <w:noProof/>
                <w:webHidden/>
              </w:rPr>
              <w:instrText xml:space="preserve"> PAGEREF _Toc490593549 \h </w:instrText>
            </w:r>
            <w:r w:rsidR="00A157BB">
              <w:rPr>
                <w:noProof/>
                <w:webHidden/>
              </w:rPr>
            </w:r>
            <w:r w:rsidR="00A157BB">
              <w:rPr>
                <w:noProof/>
                <w:webHidden/>
              </w:rPr>
              <w:fldChar w:fldCharType="separate"/>
            </w:r>
            <w:r w:rsidR="00CD30B7">
              <w:rPr>
                <w:noProof/>
                <w:webHidden/>
              </w:rPr>
              <w:t>12</w:t>
            </w:r>
            <w:r w:rsidR="00A157BB">
              <w:rPr>
                <w:noProof/>
                <w:webHidden/>
              </w:rPr>
              <w:fldChar w:fldCharType="end"/>
            </w:r>
          </w:hyperlink>
        </w:p>
        <w:p w14:paraId="3FF53514" w14:textId="14E65843" w:rsidR="00A157BB" w:rsidRDefault="00106366" w:rsidP="00CD30B7">
          <w:pPr>
            <w:pStyle w:val="TOC2"/>
            <w:rPr>
              <w:rFonts w:asciiTheme="minorHAnsi" w:hAnsiTheme="minorHAnsi" w:cstheme="minorBidi"/>
              <w:noProof/>
              <w:lang w:val="en-PH" w:eastAsia="en-PH"/>
            </w:rPr>
          </w:pPr>
          <w:hyperlink w:anchor="_Toc490593550" w:history="1">
            <w:r w:rsidR="00A157BB" w:rsidRPr="00323B83">
              <w:rPr>
                <w:rStyle w:val="Hyperlink"/>
                <w:noProof/>
              </w:rPr>
              <w:t>4.3.</w:t>
            </w:r>
            <w:r w:rsidR="00A157BB">
              <w:rPr>
                <w:rFonts w:asciiTheme="minorHAnsi" w:hAnsiTheme="minorHAnsi" w:cstheme="minorBidi"/>
                <w:noProof/>
                <w:lang w:val="en-PH" w:eastAsia="en-PH"/>
              </w:rPr>
              <w:tab/>
            </w:r>
            <w:r w:rsidR="00A157BB" w:rsidRPr="00323B83">
              <w:rPr>
                <w:rStyle w:val="Hyperlink"/>
                <w:noProof/>
              </w:rPr>
              <w:t>Population and Sample</w:t>
            </w:r>
            <w:r w:rsidR="00A157BB">
              <w:rPr>
                <w:noProof/>
                <w:webHidden/>
              </w:rPr>
              <w:tab/>
            </w:r>
            <w:r w:rsidR="00A157BB">
              <w:rPr>
                <w:noProof/>
                <w:webHidden/>
              </w:rPr>
              <w:fldChar w:fldCharType="begin"/>
            </w:r>
            <w:r w:rsidR="00A157BB">
              <w:rPr>
                <w:noProof/>
                <w:webHidden/>
              </w:rPr>
              <w:instrText xml:space="preserve"> PAGEREF _Toc490593550 \h </w:instrText>
            </w:r>
            <w:r w:rsidR="00A157BB">
              <w:rPr>
                <w:noProof/>
                <w:webHidden/>
              </w:rPr>
            </w:r>
            <w:r w:rsidR="00A157BB">
              <w:rPr>
                <w:noProof/>
                <w:webHidden/>
              </w:rPr>
              <w:fldChar w:fldCharType="separate"/>
            </w:r>
            <w:r w:rsidR="00CD30B7">
              <w:rPr>
                <w:noProof/>
                <w:webHidden/>
              </w:rPr>
              <w:t>12</w:t>
            </w:r>
            <w:r w:rsidR="00A157BB">
              <w:rPr>
                <w:noProof/>
                <w:webHidden/>
              </w:rPr>
              <w:fldChar w:fldCharType="end"/>
            </w:r>
          </w:hyperlink>
        </w:p>
        <w:p w14:paraId="3D02178F" w14:textId="760D1987" w:rsidR="00A157BB" w:rsidRDefault="00106366" w:rsidP="00CD30B7">
          <w:pPr>
            <w:pStyle w:val="TOC2"/>
            <w:rPr>
              <w:rFonts w:asciiTheme="minorHAnsi" w:hAnsiTheme="minorHAnsi" w:cstheme="minorBidi"/>
              <w:noProof/>
              <w:lang w:val="en-PH" w:eastAsia="en-PH"/>
            </w:rPr>
          </w:pPr>
          <w:hyperlink w:anchor="_Toc490593551" w:history="1">
            <w:r w:rsidR="00A157BB" w:rsidRPr="00323B83">
              <w:rPr>
                <w:rStyle w:val="Hyperlink"/>
                <w:noProof/>
              </w:rPr>
              <w:t>4.4.</w:t>
            </w:r>
            <w:r w:rsidR="00A157BB">
              <w:rPr>
                <w:rFonts w:asciiTheme="minorHAnsi" w:hAnsiTheme="minorHAnsi" w:cstheme="minorBidi"/>
                <w:noProof/>
                <w:lang w:val="en-PH" w:eastAsia="en-PH"/>
              </w:rPr>
              <w:tab/>
            </w:r>
            <w:r w:rsidR="00A157BB" w:rsidRPr="00323B83">
              <w:rPr>
                <w:rStyle w:val="Hyperlink"/>
                <w:noProof/>
              </w:rPr>
              <w:t>Research Instruments</w:t>
            </w:r>
            <w:r w:rsidR="00A157BB">
              <w:rPr>
                <w:noProof/>
                <w:webHidden/>
              </w:rPr>
              <w:tab/>
            </w:r>
            <w:r w:rsidR="00A157BB">
              <w:rPr>
                <w:noProof/>
                <w:webHidden/>
              </w:rPr>
              <w:fldChar w:fldCharType="begin"/>
            </w:r>
            <w:r w:rsidR="00A157BB">
              <w:rPr>
                <w:noProof/>
                <w:webHidden/>
              </w:rPr>
              <w:instrText xml:space="preserve"> PAGEREF _Toc490593551 \h </w:instrText>
            </w:r>
            <w:r w:rsidR="00A157BB">
              <w:rPr>
                <w:noProof/>
                <w:webHidden/>
              </w:rPr>
            </w:r>
            <w:r w:rsidR="00A157BB">
              <w:rPr>
                <w:noProof/>
                <w:webHidden/>
              </w:rPr>
              <w:fldChar w:fldCharType="separate"/>
            </w:r>
            <w:r w:rsidR="00CD30B7">
              <w:rPr>
                <w:noProof/>
                <w:webHidden/>
              </w:rPr>
              <w:t>12</w:t>
            </w:r>
            <w:r w:rsidR="00A157BB">
              <w:rPr>
                <w:noProof/>
                <w:webHidden/>
              </w:rPr>
              <w:fldChar w:fldCharType="end"/>
            </w:r>
          </w:hyperlink>
        </w:p>
        <w:p w14:paraId="144E93E1" w14:textId="68E7645A" w:rsidR="00A157BB" w:rsidRDefault="00106366" w:rsidP="00CD30B7">
          <w:pPr>
            <w:pStyle w:val="TOC2"/>
            <w:rPr>
              <w:rFonts w:asciiTheme="minorHAnsi" w:hAnsiTheme="minorHAnsi" w:cstheme="minorBidi"/>
              <w:noProof/>
              <w:lang w:val="en-PH" w:eastAsia="en-PH"/>
            </w:rPr>
          </w:pPr>
          <w:hyperlink w:anchor="_Toc490593552" w:history="1">
            <w:r w:rsidR="00A157BB" w:rsidRPr="00323B83">
              <w:rPr>
                <w:rStyle w:val="Hyperlink"/>
                <w:noProof/>
              </w:rPr>
              <w:t>4.5.</w:t>
            </w:r>
            <w:r w:rsidR="00A157BB">
              <w:rPr>
                <w:rFonts w:asciiTheme="minorHAnsi" w:hAnsiTheme="minorHAnsi" w:cstheme="minorBidi"/>
                <w:noProof/>
                <w:lang w:val="en-PH" w:eastAsia="en-PH"/>
              </w:rPr>
              <w:tab/>
            </w:r>
            <w:r w:rsidR="00A157BB" w:rsidRPr="00323B83">
              <w:rPr>
                <w:rStyle w:val="Hyperlink"/>
                <w:noProof/>
              </w:rPr>
              <w:t>Gathering Procedures</w:t>
            </w:r>
            <w:r w:rsidR="00A157BB">
              <w:rPr>
                <w:noProof/>
                <w:webHidden/>
              </w:rPr>
              <w:tab/>
            </w:r>
            <w:r w:rsidR="00A157BB">
              <w:rPr>
                <w:noProof/>
                <w:webHidden/>
              </w:rPr>
              <w:fldChar w:fldCharType="begin"/>
            </w:r>
            <w:r w:rsidR="00A157BB">
              <w:rPr>
                <w:noProof/>
                <w:webHidden/>
              </w:rPr>
              <w:instrText xml:space="preserve"> PAGEREF _Toc490593552 \h </w:instrText>
            </w:r>
            <w:r w:rsidR="00A157BB">
              <w:rPr>
                <w:noProof/>
                <w:webHidden/>
              </w:rPr>
            </w:r>
            <w:r w:rsidR="00A157BB">
              <w:rPr>
                <w:noProof/>
                <w:webHidden/>
              </w:rPr>
              <w:fldChar w:fldCharType="separate"/>
            </w:r>
            <w:r w:rsidR="00CD30B7">
              <w:rPr>
                <w:noProof/>
                <w:webHidden/>
              </w:rPr>
              <w:t>13</w:t>
            </w:r>
            <w:r w:rsidR="00A157BB">
              <w:rPr>
                <w:noProof/>
                <w:webHidden/>
              </w:rPr>
              <w:fldChar w:fldCharType="end"/>
            </w:r>
          </w:hyperlink>
        </w:p>
        <w:p w14:paraId="258BEACB" w14:textId="2D707EFE" w:rsidR="00A157BB" w:rsidRDefault="00106366" w:rsidP="00CD30B7">
          <w:pPr>
            <w:pStyle w:val="TOC2"/>
            <w:rPr>
              <w:rFonts w:asciiTheme="minorHAnsi" w:hAnsiTheme="minorHAnsi" w:cstheme="minorBidi"/>
              <w:noProof/>
              <w:lang w:val="en-PH" w:eastAsia="en-PH"/>
            </w:rPr>
          </w:pPr>
          <w:hyperlink w:anchor="_Toc490593553" w:history="1">
            <w:r w:rsidR="00A157BB" w:rsidRPr="00323B83">
              <w:rPr>
                <w:rStyle w:val="Hyperlink"/>
                <w:noProof/>
              </w:rPr>
              <w:t>4.6.</w:t>
            </w:r>
            <w:r w:rsidR="00A157BB">
              <w:rPr>
                <w:rFonts w:asciiTheme="minorHAnsi" w:hAnsiTheme="minorHAnsi" w:cstheme="minorBidi"/>
                <w:noProof/>
                <w:lang w:val="en-PH" w:eastAsia="en-PH"/>
              </w:rPr>
              <w:tab/>
            </w:r>
            <w:r w:rsidR="00A157BB" w:rsidRPr="00323B83">
              <w:rPr>
                <w:rStyle w:val="Hyperlink"/>
                <w:noProof/>
              </w:rPr>
              <w:t>Data Analysis</w:t>
            </w:r>
            <w:r w:rsidR="00A157BB">
              <w:rPr>
                <w:noProof/>
                <w:webHidden/>
              </w:rPr>
              <w:tab/>
            </w:r>
            <w:r w:rsidR="00A157BB">
              <w:rPr>
                <w:noProof/>
                <w:webHidden/>
              </w:rPr>
              <w:fldChar w:fldCharType="begin"/>
            </w:r>
            <w:r w:rsidR="00A157BB">
              <w:rPr>
                <w:noProof/>
                <w:webHidden/>
              </w:rPr>
              <w:instrText xml:space="preserve"> PAGEREF _Toc490593553 \h </w:instrText>
            </w:r>
            <w:r w:rsidR="00A157BB">
              <w:rPr>
                <w:noProof/>
                <w:webHidden/>
              </w:rPr>
            </w:r>
            <w:r w:rsidR="00A157BB">
              <w:rPr>
                <w:noProof/>
                <w:webHidden/>
              </w:rPr>
              <w:fldChar w:fldCharType="separate"/>
            </w:r>
            <w:r w:rsidR="00CD30B7">
              <w:rPr>
                <w:noProof/>
                <w:webHidden/>
              </w:rPr>
              <w:t>13</w:t>
            </w:r>
            <w:r w:rsidR="00A157BB">
              <w:rPr>
                <w:noProof/>
                <w:webHidden/>
              </w:rPr>
              <w:fldChar w:fldCharType="end"/>
            </w:r>
          </w:hyperlink>
        </w:p>
        <w:p w14:paraId="03BB2F3D" w14:textId="43F084E2" w:rsidR="00A157BB" w:rsidRDefault="00106366">
          <w:pPr>
            <w:pStyle w:val="TOC1"/>
            <w:rPr>
              <w:rFonts w:asciiTheme="minorHAnsi" w:eastAsiaTheme="minorEastAsia" w:hAnsiTheme="minorHAnsi"/>
              <w:noProof/>
              <w:lang w:val="en-PH" w:eastAsia="en-PH"/>
            </w:rPr>
          </w:pPr>
          <w:hyperlink w:anchor="_Toc490593554" w:history="1">
            <w:r w:rsidR="00A157BB" w:rsidRPr="00323B83">
              <w:rPr>
                <w:rStyle w:val="Hyperlink"/>
                <w:noProof/>
                <w:lang w:eastAsia="en-PH"/>
              </w:rPr>
              <w:t>V.</w:t>
            </w:r>
            <w:r w:rsidR="00A157BB">
              <w:rPr>
                <w:rFonts w:asciiTheme="minorHAnsi" w:eastAsiaTheme="minorEastAsia" w:hAnsiTheme="minorHAnsi"/>
                <w:noProof/>
                <w:lang w:val="en-PH" w:eastAsia="en-PH"/>
              </w:rPr>
              <w:tab/>
            </w:r>
            <w:r w:rsidR="00A157BB" w:rsidRPr="00323B83">
              <w:rPr>
                <w:rStyle w:val="Hyperlink"/>
                <w:noProof/>
                <w:lang w:eastAsia="en-PH"/>
              </w:rPr>
              <w:t>UML Diagrams</w:t>
            </w:r>
            <w:r w:rsidR="00A157BB">
              <w:rPr>
                <w:noProof/>
                <w:webHidden/>
              </w:rPr>
              <w:tab/>
            </w:r>
            <w:r w:rsidR="00A157BB">
              <w:rPr>
                <w:noProof/>
                <w:webHidden/>
              </w:rPr>
              <w:fldChar w:fldCharType="begin"/>
            </w:r>
            <w:r w:rsidR="00A157BB">
              <w:rPr>
                <w:noProof/>
                <w:webHidden/>
              </w:rPr>
              <w:instrText xml:space="preserve"> PAGEREF _Toc490593554 \h </w:instrText>
            </w:r>
            <w:r w:rsidR="00A157BB">
              <w:rPr>
                <w:noProof/>
                <w:webHidden/>
              </w:rPr>
            </w:r>
            <w:r w:rsidR="00A157BB">
              <w:rPr>
                <w:noProof/>
                <w:webHidden/>
              </w:rPr>
              <w:fldChar w:fldCharType="separate"/>
            </w:r>
            <w:r w:rsidR="00CD30B7">
              <w:rPr>
                <w:noProof/>
                <w:webHidden/>
              </w:rPr>
              <w:t>15</w:t>
            </w:r>
            <w:r w:rsidR="00A157BB">
              <w:rPr>
                <w:noProof/>
                <w:webHidden/>
              </w:rPr>
              <w:fldChar w:fldCharType="end"/>
            </w:r>
          </w:hyperlink>
        </w:p>
        <w:p w14:paraId="3F0FE132" w14:textId="5222F141" w:rsidR="00A157BB" w:rsidRDefault="00106366" w:rsidP="00CD30B7">
          <w:pPr>
            <w:pStyle w:val="TOC2"/>
            <w:rPr>
              <w:rFonts w:asciiTheme="minorHAnsi" w:hAnsiTheme="minorHAnsi" w:cstheme="minorBidi"/>
              <w:noProof/>
              <w:lang w:val="en-PH" w:eastAsia="en-PH"/>
            </w:rPr>
          </w:pPr>
          <w:hyperlink w:anchor="_Toc490593556" w:history="1">
            <w:r w:rsidR="00A157BB" w:rsidRPr="00323B83">
              <w:rPr>
                <w:rStyle w:val="Hyperlink"/>
                <w:noProof/>
              </w:rPr>
              <w:t>4.1.</w:t>
            </w:r>
            <w:r w:rsidR="00A157BB">
              <w:rPr>
                <w:rFonts w:asciiTheme="minorHAnsi" w:hAnsiTheme="minorHAnsi" w:cstheme="minorBidi"/>
                <w:noProof/>
                <w:lang w:val="en-PH" w:eastAsia="en-PH"/>
              </w:rPr>
              <w:tab/>
            </w:r>
            <w:r w:rsidR="00A157BB" w:rsidRPr="00323B83">
              <w:rPr>
                <w:rStyle w:val="Hyperlink"/>
                <w:noProof/>
              </w:rPr>
              <w:t>Use Case Full Description</w:t>
            </w:r>
            <w:r w:rsidR="00A157BB">
              <w:rPr>
                <w:noProof/>
                <w:webHidden/>
              </w:rPr>
              <w:tab/>
            </w:r>
            <w:r w:rsidR="00A157BB">
              <w:rPr>
                <w:noProof/>
                <w:webHidden/>
              </w:rPr>
              <w:fldChar w:fldCharType="begin"/>
            </w:r>
            <w:r w:rsidR="00A157BB">
              <w:rPr>
                <w:noProof/>
                <w:webHidden/>
              </w:rPr>
              <w:instrText xml:space="preserve"> PAGEREF _Toc490593556 \h </w:instrText>
            </w:r>
            <w:r w:rsidR="00A157BB">
              <w:rPr>
                <w:noProof/>
                <w:webHidden/>
              </w:rPr>
            </w:r>
            <w:r w:rsidR="00A157BB">
              <w:rPr>
                <w:noProof/>
                <w:webHidden/>
              </w:rPr>
              <w:fldChar w:fldCharType="separate"/>
            </w:r>
            <w:r w:rsidR="00CD30B7">
              <w:rPr>
                <w:noProof/>
                <w:webHidden/>
              </w:rPr>
              <w:t>15</w:t>
            </w:r>
            <w:r w:rsidR="00A157BB">
              <w:rPr>
                <w:noProof/>
                <w:webHidden/>
              </w:rPr>
              <w:fldChar w:fldCharType="end"/>
            </w:r>
          </w:hyperlink>
        </w:p>
        <w:p w14:paraId="5F3F112E" w14:textId="64B1CC77" w:rsidR="00A157BB" w:rsidRDefault="00106366" w:rsidP="00CD30B7">
          <w:pPr>
            <w:pStyle w:val="TOC2"/>
            <w:rPr>
              <w:rFonts w:asciiTheme="minorHAnsi" w:hAnsiTheme="minorHAnsi" w:cstheme="minorBidi"/>
              <w:noProof/>
              <w:lang w:val="en-PH" w:eastAsia="en-PH"/>
            </w:rPr>
          </w:pPr>
          <w:hyperlink w:anchor="_Toc490593557" w:history="1">
            <w:r w:rsidR="00A157BB" w:rsidRPr="00323B83">
              <w:rPr>
                <w:rStyle w:val="Hyperlink"/>
                <w:noProof/>
                <w:lang w:eastAsia="en-PH"/>
              </w:rPr>
              <w:t>4.1.1.</w:t>
            </w:r>
            <w:r w:rsidR="00A157BB">
              <w:rPr>
                <w:rFonts w:asciiTheme="minorHAnsi" w:hAnsiTheme="minorHAnsi" w:cstheme="minorBidi"/>
                <w:noProof/>
                <w:lang w:val="en-PH" w:eastAsia="en-PH"/>
              </w:rPr>
              <w:tab/>
            </w:r>
            <w:r w:rsidR="00A157BB" w:rsidRPr="00323B83">
              <w:rPr>
                <w:rStyle w:val="Hyperlink"/>
                <w:noProof/>
                <w:lang w:eastAsia="en-PH"/>
              </w:rPr>
              <w:t>Accept Terms and Conditions</w:t>
            </w:r>
            <w:r w:rsidR="00A157BB">
              <w:rPr>
                <w:noProof/>
                <w:webHidden/>
              </w:rPr>
              <w:tab/>
            </w:r>
            <w:r w:rsidR="00A157BB">
              <w:rPr>
                <w:noProof/>
                <w:webHidden/>
              </w:rPr>
              <w:fldChar w:fldCharType="begin"/>
            </w:r>
            <w:r w:rsidR="00A157BB">
              <w:rPr>
                <w:noProof/>
                <w:webHidden/>
              </w:rPr>
              <w:instrText xml:space="preserve"> PAGEREF _Toc490593557 \h </w:instrText>
            </w:r>
            <w:r w:rsidR="00A157BB">
              <w:rPr>
                <w:noProof/>
                <w:webHidden/>
              </w:rPr>
            </w:r>
            <w:r w:rsidR="00A157BB">
              <w:rPr>
                <w:noProof/>
                <w:webHidden/>
              </w:rPr>
              <w:fldChar w:fldCharType="separate"/>
            </w:r>
            <w:r w:rsidR="00CD30B7">
              <w:rPr>
                <w:noProof/>
                <w:webHidden/>
              </w:rPr>
              <w:t>15</w:t>
            </w:r>
            <w:r w:rsidR="00A157BB">
              <w:rPr>
                <w:noProof/>
                <w:webHidden/>
              </w:rPr>
              <w:fldChar w:fldCharType="end"/>
            </w:r>
          </w:hyperlink>
        </w:p>
        <w:p w14:paraId="1182FFA2" w14:textId="0F4F4A92" w:rsidR="00A157BB" w:rsidRDefault="00106366" w:rsidP="00CD30B7">
          <w:pPr>
            <w:pStyle w:val="TOC2"/>
            <w:rPr>
              <w:rFonts w:asciiTheme="minorHAnsi" w:hAnsiTheme="minorHAnsi" w:cstheme="minorBidi"/>
              <w:noProof/>
              <w:lang w:val="en-PH" w:eastAsia="en-PH"/>
            </w:rPr>
          </w:pPr>
          <w:hyperlink w:anchor="_Toc490593558" w:history="1">
            <w:r w:rsidR="00A157BB" w:rsidRPr="00323B83">
              <w:rPr>
                <w:rStyle w:val="Hyperlink"/>
                <w:noProof/>
              </w:rPr>
              <w:t>4.1.2.</w:t>
            </w:r>
            <w:r w:rsidR="00A157BB">
              <w:rPr>
                <w:rFonts w:asciiTheme="minorHAnsi" w:hAnsiTheme="minorHAnsi" w:cstheme="minorBidi"/>
                <w:noProof/>
                <w:lang w:val="en-PH" w:eastAsia="en-PH"/>
              </w:rPr>
              <w:tab/>
            </w:r>
            <w:r w:rsidR="00A157BB" w:rsidRPr="00323B83">
              <w:rPr>
                <w:rStyle w:val="Hyperlink"/>
                <w:noProof/>
              </w:rPr>
              <w:t>Calibrate</w:t>
            </w:r>
            <w:r w:rsidR="00A157BB">
              <w:rPr>
                <w:noProof/>
                <w:webHidden/>
              </w:rPr>
              <w:tab/>
            </w:r>
            <w:r w:rsidR="00A157BB">
              <w:rPr>
                <w:noProof/>
                <w:webHidden/>
              </w:rPr>
              <w:fldChar w:fldCharType="begin"/>
            </w:r>
            <w:r w:rsidR="00A157BB">
              <w:rPr>
                <w:noProof/>
                <w:webHidden/>
              </w:rPr>
              <w:instrText xml:space="preserve"> PAGEREF _Toc490593558 \h </w:instrText>
            </w:r>
            <w:r w:rsidR="00A157BB">
              <w:rPr>
                <w:noProof/>
                <w:webHidden/>
              </w:rPr>
            </w:r>
            <w:r w:rsidR="00A157BB">
              <w:rPr>
                <w:noProof/>
                <w:webHidden/>
              </w:rPr>
              <w:fldChar w:fldCharType="separate"/>
            </w:r>
            <w:r w:rsidR="00CD30B7">
              <w:rPr>
                <w:noProof/>
                <w:webHidden/>
              </w:rPr>
              <w:t>16</w:t>
            </w:r>
            <w:r w:rsidR="00A157BB">
              <w:rPr>
                <w:noProof/>
                <w:webHidden/>
              </w:rPr>
              <w:fldChar w:fldCharType="end"/>
            </w:r>
          </w:hyperlink>
        </w:p>
        <w:p w14:paraId="6995AF3C" w14:textId="5D2F7BC3" w:rsidR="00A157BB" w:rsidRDefault="00106366" w:rsidP="00CD30B7">
          <w:pPr>
            <w:pStyle w:val="TOC2"/>
            <w:rPr>
              <w:rFonts w:asciiTheme="minorHAnsi" w:hAnsiTheme="minorHAnsi" w:cstheme="minorBidi"/>
              <w:noProof/>
              <w:lang w:val="en-PH" w:eastAsia="en-PH"/>
            </w:rPr>
          </w:pPr>
          <w:hyperlink w:anchor="_Toc490593559" w:history="1">
            <w:r w:rsidR="00A157BB" w:rsidRPr="00323B83">
              <w:rPr>
                <w:rStyle w:val="Hyperlink"/>
                <w:noProof/>
                <w:lang w:eastAsia="en-PH"/>
              </w:rPr>
              <w:t>4.1.3.</w:t>
            </w:r>
            <w:r w:rsidR="00A157BB">
              <w:rPr>
                <w:rFonts w:asciiTheme="minorHAnsi" w:hAnsiTheme="minorHAnsi" w:cstheme="minorBidi"/>
                <w:noProof/>
                <w:lang w:val="en-PH" w:eastAsia="en-PH"/>
              </w:rPr>
              <w:tab/>
            </w:r>
            <w:r w:rsidR="00A157BB" w:rsidRPr="00323B83">
              <w:rPr>
                <w:rStyle w:val="Hyperlink"/>
                <w:noProof/>
                <w:lang w:eastAsia="en-PH"/>
              </w:rPr>
              <w:t>Save Configuration</w:t>
            </w:r>
            <w:r w:rsidR="00A157BB">
              <w:rPr>
                <w:noProof/>
                <w:webHidden/>
              </w:rPr>
              <w:tab/>
            </w:r>
            <w:r w:rsidR="00A157BB">
              <w:rPr>
                <w:noProof/>
                <w:webHidden/>
              </w:rPr>
              <w:fldChar w:fldCharType="begin"/>
            </w:r>
            <w:r w:rsidR="00A157BB">
              <w:rPr>
                <w:noProof/>
                <w:webHidden/>
              </w:rPr>
              <w:instrText xml:space="preserve"> PAGEREF _Toc490593559 \h </w:instrText>
            </w:r>
            <w:r w:rsidR="00A157BB">
              <w:rPr>
                <w:noProof/>
                <w:webHidden/>
              </w:rPr>
            </w:r>
            <w:r w:rsidR="00A157BB">
              <w:rPr>
                <w:noProof/>
                <w:webHidden/>
              </w:rPr>
              <w:fldChar w:fldCharType="separate"/>
            </w:r>
            <w:r w:rsidR="00CD30B7">
              <w:rPr>
                <w:noProof/>
                <w:webHidden/>
              </w:rPr>
              <w:t>17</w:t>
            </w:r>
            <w:r w:rsidR="00A157BB">
              <w:rPr>
                <w:noProof/>
                <w:webHidden/>
              </w:rPr>
              <w:fldChar w:fldCharType="end"/>
            </w:r>
          </w:hyperlink>
        </w:p>
        <w:p w14:paraId="2E707248" w14:textId="37AA656F" w:rsidR="00A157BB" w:rsidRDefault="00106366" w:rsidP="00CD30B7">
          <w:pPr>
            <w:pStyle w:val="TOC2"/>
            <w:rPr>
              <w:rFonts w:asciiTheme="minorHAnsi" w:hAnsiTheme="minorHAnsi" w:cstheme="minorBidi"/>
              <w:noProof/>
              <w:lang w:val="en-PH" w:eastAsia="en-PH"/>
            </w:rPr>
          </w:pPr>
          <w:hyperlink w:anchor="_Toc490593560" w:history="1">
            <w:r w:rsidR="00A157BB" w:rsidRPr="00323B83">
              <w:rPr>
                <w:rStyle w:val="Hyperlink"/>
                <w:noProof/>
                <w:lang w:val="en-PH" w:eastAsia="en-PH"/>
              </w:rPr>
              <w:t>4.1.4.</w:t>
            </w:r>
            <w:r w:rsidR="00A157BB">
              <w:rPr>
                <w:rFonts w:asciiTheme="minorHAnsi" w:hAnsiTheme="minorHAnsi" w:cstheme="minorBidi"/>
                <w:noProof/>
                <w:lang w:val="en-PH" w:eastAsia="en-PH"/>
              </w:rPr>
              <w:tab/>
            </w:r>
            <w:r w:rsidR="00A157BB" w:rsidRPr="00323B83">
              <w:rPr>
                <w:rStyle w:val="Hyperlink"/>
                <w:noProof/>
                <w:lang w:val="en-PH" w:eastAsia="en-PH"/>
              </w:rPr>
              <w:t>Send Feedback</w:t>
            </w:r>
            <w:r w:rsidR="00A157BB">
              <w:rPr>
                <w:noProof/>
                <w:webHidden/>
              </w:rPr>
              <w:tab/>
            </w:r>
            <w:r w:rsidR="00A157BB">
              <w:rPr>
                <w:noProof/>
                <w:webHidden/>
              </w:rPr>
              <w:fldChar w:fldCharType="begin"/>
            </w:r>
            <w:r w:rsidR="00A157BB">
              <w:rPr>
                <w:noProof/>
                <w:webHidden/>
              </w:rPr>
              <w:instrText xml:space="preserve"> PAGEREF _Toc490593560 \h </w:instrText>
            </w:r>
            <w:r w:rsidR="00A157BB">
              <w:rPr>
                <w:noProof/>
                <w:webHidden/>
              </w:rPr>
            </w:r>
            <w:r w:rsidR="00A157BB">
              <w:rPr>
                <w:noProof/>
                <w:webHidden/>
              </w:rPr>
              <w:fldChar w:fldCharType="separate"/>
            </w:r>
            <w:r w:rsidR="00CD30B7">
              <w:rPr>
                <w:noProof/>
                <w:webHidden/>
              </w:rPr>
              <w:t>18</w:t>
            </w:r>
            <w:r w:rsidR="00A157BB">
              <w:rPr>
                <w:noProof/>
                <w:webHidden/>
              </w:rPr>
              <w:fldChar w:fldCharType="end"/>
            </w:r>
          </w:hyperlink>
        </w:p>
        <w:p w14:paraId="2ADCF3B2" w14:textId="2DD6F79D" w:rsidR="00A157BB" w:rsidRDefault="00106366" w:rsidP="00CD30B7">
          <w:pPr>
            <w:pStyle w:val="TOC2"/>
            <w:rPr>
              <w:rFonts w:asciiTheme="minorHAnsi" w:hAnsiTheme="minorHAnsi" w:cstheme="minorBidi"/>
              <w:noProof/>
              <w:lang w:val="en-PH" w:eastAsia="en-PH"/>
            </w:rPr>
          </w:pPr>
          <w:hyperlink w:anchor="_Toc490593561" w:history="1">
            <w:r w:rsidR="00A157BB" w:rsidRPr="00323B83">
              <w:rPr>
                <w:rStyle w:val="Hyperlink"/>
                <w:noProof/>
                <w:lang w:eastAsia="en-PH"/>
              </w:rPr>
              <w:t>4.1.5.</w:t>
            </w:r>
            <w:r w:rsidR="00A157BB">
              <w:rPr>
                <w:rFonts w:asciiTheme="minorHAnsi" w:hAnsiTheme="minorHAnsi" w:cstheme="minorBidi"/>
                <w:noProof/>
                <w:lang w:val="en-PH" w:eastAsia="en-PH"/>
              </w:rPr>
              <w:tab/>
            </w:r>
            <w:r w:rsidR="00A157BB" w:rsidRPr="00323B83">
              <w:rPr>
                <w:rStyle w:val="Hyperlink"/>
                <w:noProof/>
                <w:lang w:eastAsia="en-PH"/>
              </w:rPr>
              <w:t>Restore Defaults</w:t>
            </w:r>
            <w:r w:rsidR="00A157BB">
              <w:rPr>
                <w:noProof/>
                <w:webHidden/>
              </w:rPr>
              <w:tab/>
            </w:r>
            <w:r w:rsidR="00A157BB">
              <w:rPr>
                <w:noProof/>
                <w:webHidden/>
              </w:rPr>
              <w:fldChar w:fldCharType="begin"/>
            </w:r>
            <w:r w:rsidR="00A157BB">
              <w:rPr>
                <w:noProof/>
                <w:webHidden/>
              </w:rPr>
              <w:instrText xml:space="preserve"> PAGEREF _Toc490593561 \h </w:instrText>
            </w:r>
            <w:r w:rsidR="00A157BB">
              <w:rPr>
                <w:noProof/>
                <w:webHidden/>
              </w:rPr>
            </w:r>
            <w:r w:rsidR="00A157BB">
              <w:rPr>
                <w:noProof/>
                <w:webHidden/>
              </w:rPr>
              <w:fldChar w:fldCharType="separate"/>
            </w:r>
            <w:r w:rsidR="00CD30B7">
              <w:rPr>
                <w:noProof/>
                <w:webHidden/>
              </w:rPr>
              <w:t>19</w:t>
            </w:r>
            <w:r w:rsidR="00A157BB">
              <w:rPr>
                <w:noProof/>
                <w:webHidden/>
              </w:rPr>
              <w:fldChar w:fldCharType="end"/>
            </w:r>
          </w:hyperlink>
        </w:p>
        <w:p w14:paraId="797DCEB3" w14:textId="543086F1" w:rsidR="00A157BB" w:rsidRDefault="00106366" w:rsidP="00CD30B7">
          <w:pPr>
            <w:pStyle w:val="TOC2"/>
            <w:rPr>
              <w:rFonts w:asciiTheme="minorHAnsi" w:hAnsiTheme="minorHAnsi" w:cstheme="minorBidi"/>
              <w:noProof/>
              <w:lang w:val="en-PH" w:eastAsia="en-PH"/>
            </w:rPr>
          </w:pPr>
          <w:hyperlink w:anchor="_Toc490593562" w:history="1">
            <w:r w:rsidR="00A157BB" w:rsidRPr="00323B83">
              <w:rPr>
                <w:rStyle w:val="Hyperlink"/>
                <w:noProof/>
                <w:lang w:eastAsia="en-PH"/>
              </w:rPr>
              <w:t>4.1.6.</w:t>
            </w:r>
            <w:r w:rsidR="00A157BB">
              <w:rPr>
                <w:rFonts w:asciiTheme="minorHAnsi" w:hAnsiTheme="minorHAnsi" w:cstheme="minorBidi"/>
                <w:noProof/>
                <w:lang w:val="en-PH" w:eastAsia="en-PH"/>
              </w:rPr>
              <w:tab/>
            </w:r>
            <w:r w:rsidR="00A157BB" w:rsidRPr="00323B83">
              <w:rPr>
                <w:rStyle w:val="Hyperlink"/>
                <w:noProof/>
                <w:lang w:eastAsia="en-PH"/>
              </w:rPr>
              <w:t>Configure Touch Algorithm</w:t>
            </w:r>
            <w:r w:rsidR="00A157BB">
              <w:rPr>
                <w:noProof/>
                <w:webHidden/>
              </w:rPr>
              <w:tab/>
            </w:r>
            <w:r w:rsidR="00A157BB">
              <w:rPr>
                <w:noProof/>
                <w:webHidden/>
              </w:rPr>
              <w:fldChar w:fldCharType="begin"/>
            </w:r>
            <w:r w:rsidR="00A157BB">
              <w:rPr>
                <w:noProof/>
                <w:webHidden/>
              </w:rPr>
              <w:instrText xml:space="preserve"> PAGEREF _Toc490593562 \h </w:instrText>
            </w:r>
            <w:r w:rsidR="00A157BB">
              <w:rPr>
                <w:noProof/>
                <w:webHidden/>
              </w:rPr>
            </w:r>
            <w:r w:rsidR="00A157BB">
              <w:rPr>
                <w:noProof/>
                <w:webHidden/>
              </w:rPr>
              <w:fldChar w:fldCharType="separate"/>
            </w:r>
            <w:r w:rsidR="00CD30B7">
              <w:rPr>
                <w:noProof/>
                <w:webHidden/>
              </w:rPr>
              <w:t>19</w:t>
            </w:r>
            <w:r w:rsidR="00A157BB">
              <w:rPr>
                <w:noProof/>
                <w:webHidden/>
              </w:rPr>
              <w:fldChar w:fldCharType="end"/>
            </w:r>
          </w:hyperlink>
        </w:p>
        <w:p w14:paraId="6A6F9D77" w14:textId="2726A40C" w:rsidR="00A157BB" w:rsidRDefault="00A157BB" w:rsidP="00CD30B7">
          <w:pPr>
            <w:pStyle w:val="TOC2"/>
            <w:rPr>
              <w:rFonts w:asciiTheme="minorHAnsi" w:hAnsiTheme="minorHAnsi" w:cstheme="minorBidi"/>
              <w:noProof/>
              <w:lang w:val="en-PH" w:eastAsia="en-PH"/>
            </w:rPr>
          </w:pPr>
          <w:r w:rsidRPr="00323B83">
            <w:rPr>
              <w:rStyle w:val="Hyperlink"/>
              <w:noProof/>
            </w:rPr>
            <w:lastRenderedPageBreak/>
            <w:fldChar w:fldCharType="begin"/>
          </w:r>
          <w:r w:rsidRPr="00323B83">
            <w:rPr>
              <w:rStyle w:val="Hyperlink"/>
              <w:noProof/>
            </w:rPr>
            <w:instrText xml:space="preserve"> </w:instrText>
          </w:r>
          <w:r>
            <w:rPr>
              <w:noProof/>
            </w:rPr>
            <w:instrText>HYPERLINK \l "_Toc490593563"</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rPr>
            <w:t>4.2.</w:t>
          </w:r>
          <w:r>
            <w:rPr>
              <w:rFonts w:asciiTheme="minorHAnsi" w:hAnsiTheme="minorHAnsi" w:cstheme="minorBidi"/>
              <w:noProof/>
              <w:lang w:val="en-PH" w:eastAsia="en-PH"/>
            </w:rPr>
            <w:tab/>
          </w:r>
          <w:r w:rsidRPr="00323B83">
            <w:rPr>
              <w:rStyle w:val="Hyperlink"/>
              <w:noProof/>
              <w:lang w:val="en-PH"/>
            </w:rPr>
            <w:t>Use Case Diagram</w:t>
          </w:r>
          <w:del w:id="31" w:author="Marc Adrian  Jimenez" w:date="2017-08-15T20:51:00Z">
            <w:r w:rsidRPr="00323B83" w:rsidDel="00CD30B7">
              <w:rPr>
                <w:rStyle w:val="Hyperlink"/>
                <w:noProof/>
                <w:lang w:val="en-PH" w:eastAsia="en-PH"/>
              </w:rPr>
              <w:drawing>
                <wp:inline distT="0" distB="0" distL="0" distR="0" wp14:anchorId="130E85B9" wp14:editId="08979B2B">
                  <wp:extent cx="5943600" cy="4013200"/>
                  <wp:effectExtent l="0" t="0" r="0" b="6350"/>
                  <wp:docPr id="1" name="Picture 1" descr="C:\Users\Jobie\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Use Cas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_Toc490593563 \h </w:instrText>
          </w:r>
          <w:r>
            <w:rPr>
              <w:noProof/>
              <w:webHidden/>
            </w:rPr>
          </w:r>
          <w:r>
            <w:rPr>
              <w:noProof/>
              <w:webHidden/>
            </w:rPr>
            <w:fldChar w:fldCharType="separate"/>
          </w:r>
          <w:r w:rsidR="00CD30B7">
            <w:rPr>
              <w:noProof/>
              <w:webHidden/>
            </w:rPr>
            <w:t>20</w:t>
          </w:r>
          <w:r>
            <w:rPr>
              <w:noProof/>
              <w:webHidden/>
            </w:rPr>
            <w:fldChar w:fldCharType="end"/>
          </w:r>
          <w:r w:rsidRPr="00323B83">
            <w:rPr>
              <w:rStyle w:val="Hyperlink"/>
              <w:noProof/>
            </w:rPr>
            <w:fldChar w:fldCharType="end"/>
          </w:r>
        </w:p>
        <w:p w14:paraId="56F8C28F" w14:textId="37BB5EA5" w:rsidR="00A157BB" w:rsidRDefault="00106366" w:rsidP="00CD30B7">
          <w:pPr>
            <w:pStyle w:val="TOC2"/>
            <w:rPr>
              <w:rFonts w:asciiTheme="minorHAnsi" w:hAnsiTheme="minorHAnsi" w:cstheme="minorBidi"/>
              <w:noProof/>
              <w:lang w:val="en-PH" w:eastAsia="en-PH"/>
            </w:rPr>
          </w:pPr>
          <w:hyperlink w:anchor="_Toc490593564" w:history="1">
            <w:r w:rsidR="00A157BB" w:rsidRPr="00323B83">
              <w:rPr>
                <w:rStyle w:val="Hyperlink"/>
                <w:noProof/>
                <w:lang w:val="en-PH"/>
              </w:rPr>
              <w:t>4.3.</w:t>
            </w:r>
            <w:r w:rsidR="00A157BB">
              <w:rPr>
                <w:rFonts w:asciiTheme="minorHAnsi" w:hAnsiTheme="minorHAnsi" w:cstheme="minorBidi"/>
                <w:noProof/>
                <w:lang w:val="en-PH" w:eastAsia="en-PH"/>
              </w:rPr>
              <w:tab/>
            </w:r>
            <w:r w:rsidR="00A157BB" w:rsidRPr="00323B83">
              <w:rPr>
                <w:rStyle w:val="Hyperlink"/>
                <w:noProof/>
                <w:lang w:val="en-PH"/>
              </w:rPr>
              <w:t>Activity Diagram</w:t>
            </w:r>
            <w:r w:rsidR="00A157BB">
              <w:rPr>
                <w:noProof/>
                <w:webHidden/>
              </w:rPr>
              <w:tab/>
            </w:r>
            <w:r w:rsidR="00A157BB">
              <w:rPr>
                <w:noProof/>
                <w:webHidden/>
              </w:rPr>
              <w:fldChar w:fldCharType="begin"/>
            </w:r>
            <w:r w:rsidR="00A157BB">
              <w:rPr>
                <w:noProof/>
                <w:webHidden/>
              </w:rPr>
              <w:instrText xml:space="preserve"> PAGEREF _Toc490593564 \h </w:instrText>
            </w:r>
            <w:r w:rsidR="00A157BB">
              <w:rPr>
                <w:noProof/>
                <w:webHidden/>
              </w:rPr>
            </w:r>
            <w:r w:rsidR="00A157BB">
              <w:rPr>
                <w:noProof/>
                <w:webHidden/>
              </w:rPr>
              <w:fldChar w:fldCharType="separate"/>
            </w:r>
            <w:r w:rsidR="00CD30B7">
              <w:rPr>
                <w:noProof/>
                <w:webHidden/>
              </w:rPr>
              <w:t>21</w:t>
            </w:r>
            <w:r w:rsidR="00A157BB">
              <w:rPr>
                <w:noProof/>
                <w:webHidden/>
              </w:rPr>
              <w:fldChar w:fldCharType="end"/>
            </w:r>
          </w:hyperlink>
        </w:p>
        <w:p w14:paraId="204CCA1C" w14:textId="455F513B"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"_Toc490593565"</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rPr>
            <w:t>4.3.1.</w:t>
          </w:r>
          <w:r>
            <w:rPr>
              <w:rFonts w:asciiTheme="minorHAnsi" w:hAnsiTheme="minorHAnsi" w:cstheme="minorBidi"/>
              <w:noProof/>
              <w:lang w:val="en-PH" w:eastAsia="en-PH"/>
            </w:rPr>
            <w:tab/>
          </w:r>
          <w:r w:rsidRPr="00323B83">
            <w:rPr>
              <w:rStyle w:val="Hyperlink"/>
              <w:noProof/>
              <w:lang w:val="en-PH"/>
            </w:rPr>
            <w:t>Touch Calibrator</w:t>
          </w:r>
          <w:del w:id="32" w:author="Marc Adrian  Jimenez" w:date="2017-08-15T20:51:00Z">
            <w:r w:rsidRPr="00323B83" w:rsidDel="00CD30B7">
              <w:rPr>
                <w:rStyle w:val="Hyperlink"/>
                <w:noProof/>
                <w:lang w:val="en-PH" w:eastAsia="en-PH"/>
              </w:rPr>
              <w:drawing>
                <wp:inline distT="0" distB="0" distL="0" distR="0" wp14:anchorId="62D1B01B" wp14:editId="215DEAC8">
                  <wp:extent cx="5943600" cy="7404100"/>
                  <wp:effectExtent l="0" t="0" r="0" b="6350"/>
                  <wp:docPr id="4" name="Picture 4" descr="C:\Users\Jobie\AppData\Local\Microsoft\Windows\INetCache\Content.Word\Touch Calibrat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ng 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04100"/>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_Toc490593565 \h </w:instrText>
          </w:r>
          <w:r>
            <w:rPr>
              <w:noProof/>
              <w:webHidden/>
            </w:rPr>
          </w:r>
          <w:r>
            <w:rPr>
              <w:noProof/>
              <w:webHidden/>
            </w:rPr>
            <w:fldChar w:fldCharType="separate"/>
          </w:r>
          <w:r w:rsidR="00CD30B7">
            <w:rPr>
              <w:noProof/>
              <w:webHidden/>
            </w:rPr>
            <w:t>21</w:t>
          </w:r>
          <w:r>
            <w:rPr>
              <w:noProof/>
              <w:webHidden/>
            </w:rPr>
            <w:fldChar w:fldCharType="end"/>
          </w:r>
          <w:r w:rsidRPr="00323B83">
            <w:rPr>
              <w:rStyle w:val="Hyperlink"/>
              <w:noProof/>
            </w:rPr>
            <w:fldChar w:fldCharType="end"/>
          </w:r>
        </w:p>
        <w:p w14:paraId="3CF245B3" w14:textId="717D429B"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"_Toc490593566"</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rPr>
            <w:t>4.3.2.</w:t>
          </w:r>
          <w:r>
            <w:rPr>
              <w:rFonts w:asciiTheme="minorHAnsi" w:hAnsiTheme="minorHAnsi" w:cstheme="minorBidi"/>
              <w:noProof/>
              <w:lang w:val="en-PH" w:eastAsia="en-PH"/>
            </w:rPr>
            <w:tab/>
          </w:r>
          <w:r w:rsidRPr="00323B83">
            <w:rPr>
              <w:rStyle w:val="Hyperlink"/>
              <w:noProof/>
              <w:lang w:val="en-PH"/>
            </w:rPr>
            <w:t>Send Feedback</w:t>
          </w:r>
          <w:del w:id="33" w:author="Marc Adrian  Jimenez" w:date="2017-08-15T20:51:00Z">
            <w:r w:rsidRPr="00323B83" w:rsidDel="00CD30B7">
              <w:rPr>
                <w:rStyle w:val="Hyperlink"/>
                <w:noProof/>
                <w:lang w:val="en-PH" w:eastAsia="en-PH"/>
              </w:rPr>
              <w:drawing>
                <wp:inline distT="0" distB="0" distL="0" distR="0" wp14:anchorId="2B04AE82" wp14:editId="4315A913">
                  <wp:extent cx="5048250" cy="3695700"/>
                  <wp:effectExtent l="0" t="0" r="0" b="0"/>
                  <wp:docPr id="6" name="Picture 6" descr="C:\Users\Jobie\AppData\Local\Microsoft\Windows\INetCache\Content.Wor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Feedba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3695700"/>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_Toc490593566 \h </w:instrText>
          </w:r>
          <w:r>
            <w:rPr>
              <w:noProof/>
              <w:webHidden/>
            </w:rPr>
          </w:r>
          <w:r>
            <w:rPr>
              <w:noProof/>
              <w:webHidden/>
            </w:rPr>
            <w:fldChar w:fldCharType="separate"/>
          </w:r>
          <w:r w:rsidR="00CD30B7">
            <w:rPr>
              <w:noProof/>
              <w:webHidden/>
            </w:rPr>
            <w:t>22</w:t>
          </w:r>
          <w:r>
            <w:rPr>
              <w:noProof/>
              <w:webHidden/>
            </w:rPr>
            <w:fldChar w:fldCharType="end"/>
          </w:r>
          <w:r w:rsidRPr="00323B83">
            <w:rPr>
              <w:rStyle w:val="Hyperlink"/>
              <w:noProof/>
            </w:rPr>
            <w:fldChar w:fldCharType="end"/>
          </w:r>
        </w:p>
        <w:p w14:paraId="3568C057" w14:textId="28D62FE9"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"_Toc490593567"</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rPr>
            <w:t>4.4.</w:t>
          </w:r>
          <w:r>
            <w:rPr>
              <w:rFonts w:asciiTheme="minorHAnsi" w:hAnsiTheme="minorHAnsi" w:cstheme="minorBidi"/>
              <w:noProof/>
              <w:lang w:val="en-PH" w:eastAsia="en-PH"/>
            </w:rPr>
            <w:tab/>
          </w:r>
          <w:r w:rsidRPr="00323B83">
            <w:rPr>
              <w:rStyle w:val="Hyperlink"/>
              <w:noProof/>
              <w:lang w:val="en-PH"/>
            </w:rPr>
            <w:t>Object Diagram</w:t>
          </w:r>
          <w:del w:id="34" w:author="Marc Adrian  Jimenez" w:date="2017-08-15T20:51:00Z">
            <w:r w:rsidRPr="00323B83" w:rsidDel="00CD30B7">
              <w:rPr>
                <w:rStyle w:val="Hyperlink"/>
                <w:noProof/>
                <w:lang w:val="en-PH" w:eastAsia="en-PH"/>
              </w:rPr>
              <w:drawing>
                <wp:inline distT="0" distB="0" distL="0" distR="0" wp14:anchorId="4DCE7106" wp14:editId="03D2C36F">
                  <wp:extent cx="5943600" cy="4818380"/>
                  <wp:effectExtent l="0" t="0" r="0" b="1270"/>
                  <wp:docPr id="7" name="Picture 7" descr="C:\Users\Jobie\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Object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18380"/>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_Toc490593567 \h </w:instrText>
          </w:r>
          <w:r>
            <w:rPr>
              <w:noProof/>
              <w:webHidden/>
            </w:rPr>
          </w:r>
          <w:r>
            <w:rPr>
              <w:noProof/>
              <w:webHidden/>
            </w:rPr>
            <w:fldChar w:fldCharType="separate"/>
          </w:r>
          <w:r w:rsidR="00CD30B7">
            <w:rPr>
              <w:noProof/>
              <w:webHidden/>
            </w:rPr>
            <w:t>23</w:t>
          </w:r>
          <w:r>
            <w:rPr>
              <w:noProof/>
              <w:webHidden/>
            </w:rPr>
            <w:fldChar w:fldCharType="end"/>
          </w:r>
          <w:r w:rsidRPr="00323B83">
            <w:rPr>
              <w:rStyle w:val="Hyperlink"/>
              <w:noProof/>
            </w:rPr>
            <w:fldChar w:fldCharType="end"/>
          </w:r>
        </w:p>
        <w:p w14:paraId="0EA79B0E" w14:textId="52085D65"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"_Toc490593568"</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rPr>
            <w:t>4.5.</w:t>
          </w:r>
          <w:r>
            <w:rPr>
              <w:rFonts w:asciiTheme="minorHAnsi" w:hAnsiTheme="minorHAnsi" w:cstheme="minorBidi"/>
              <w:noProof/>
              <w:lang w:val="en-PH" w:eastAsia="en-PH"/>
            </w:rPr>
            <w:tab/>
          </w:r>
          <w:r w:rsidRPr="00323B83">
            <w:rPr>
              <w:rStyle w:val="Hyperlink"/>
              <w:noProof/>
              <w:lang w:val="en-PH"/>
            </w:rPr>
            <w:t>Deployment Diagram</w:t>
          </w:r>
          <w:del w:id="35" w:author="Marc Adrian  Jimenez" w:date="2017-08-15T20:51:00Z">
            <w:r w:rsidRPr="00323B83" w:rsidDel="00CD30B7">
              <w:rPr>
                <w:rStyle w:val="Hyperlink"/>
                <w:noProof/>
                <w:lang w:val="en-PH" w:eastAsia="en-PH"/>
              </w:rPr>
              <w:drawing>
                <wp:inline distT="0" distB="0" distL="0" distR="0" wp14:anchorId="47A01B0B" wp14:editId="643A44CB">
                  <wp:extent cx="5943600" cy="335534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del>
          <w:r>
            <w:rPr>
              <w:noProof/>
              <w:webHidden/>
            </w:rPr>
            <w:tab/>
          </w:r>
          <w:r>
            <w:rPr>
              <w:noProof/>
              <w:webHidden/>
            </w:rPr>
            <w:fldChar w:fldCharType="begin"/>
          </w:r>
          <w:r>
            <w:rPr>
              <w:noProof/>
              <w:webHidden/>
            </w:rPr>
            <w:instrText xml:space="preserve"> PAGEREF _Toc490593568 \h </w:instrText>
          </w:r>
          <w:r>
            <w:rPr>
              <w:noProof/>
              <w:webHidden/>
            </w:rPr>
          </w:r>
          <w:r>
            <w:rPr>
              <w:noProof/>
              <w:webHidden/>
            </w:rPr>
            <w:fldChar w:fldCharType="separate"/>
          </w:r>
          <w:r w:rsidR="00CD30B7">
            <w:rPr>
              <w:noProof/>
              <w:webHidden/>
            </w:rPr>
            <w:t>24</w:t>
          </w:r>
          <w:r>
            <w:rPr>
              <w:noProof/>
              <w:webHidden/>
            </w:rPr>
            <w:fldChar w:fldCharType="end"/>
          </w:r>
          <w:r w:rsidRPr="00323B83">
            <w:rPr>
              <w:rStyle w:val="Hyperlink"/>
              <w:noProof/>
            </w:rPr>
            <w:fldChar w:fldCharType="end"/>
          </w:r>
        </w:p>
        <w:p w14:paraId="4EF42C92" w14:textId="13CB45A2" w:rsidR="00A157BB" w:rsidRDefault="00106366" w:rsidP="00CD30B7">
          <w:pPr>
            <w:pStyle w:val="TOC2"/>
            <w:rPr>
              <w:rFonts w:asciiTheme="minorHAnsi" w:hAnsiTheme="minorHAnsi" w:cstheme="minorBidi"/>
              <w:noProof/>
              <w:lang w:val="en-PH" w:eastAsia="en-PH"/>
            </w:rPr>
          </w:pPr>
          <w:hyperlink w:anchor="_Toc490593569" w:history="1">
            <w:r w:rsidR="00A157BB" w:rsidRPr="00323B83">
              <w:rPr>
                <w:rStyle w:val="Hyperlink"/>
                <w:noProof/>
                <w:lang w:val="en-PH"/>
              </w:rPr>
              <w:t>4.6.</w:t>
            </w:r>
            <w:r w:rsidR="00A157BB">
              <w:rPr>
                <w:rFonts w:asciiTheme="minorHAnsi" w:hAnsiTheme="minorHAnsi" w:cstheme="minorBidi"/>
                <w:noProof/>
                <w:lang w:val="en-PH" w:eastAsia="en-PH"/>
              </w:rPr>
              <w:tab/>
            </w:r>
            <w:r w:rsidR="00A157BB" w:rsidRPr="00323B83">
              <w:rPr>
                <w:rStyle w:val="Hyperlink"/>
                <w:noProof/>
                <w:lang w:val="en-PH"/>
              </w:rPr>
              <w:t>Sequence Diagram</w:t>
            </w:r>
            <w:r w:rsidR="00A157BB">
              <w:rPr>
                <w:noProof/>
                <w:webHidden/>
              </w:rPr>
              <w:tab/>
            </w:r>
            <w:r w:rsidR="00A157BB">
              <w:rPr>
                <w:noProof/>
                <w:webHidden/>
              </w:rPr>
              <w:fldChar w:fldCharType="begin"/>
            </w:r>
            <w:r w:rsidR="00A157BB">
              <w:rPr>
                <w:noProof/>
                <w:webHidden/>
              </w:rPr>
              <w:instrText xml:space="preserve"> PAGEREF _Toc490593569 \h </w:instrText>
            </w:r>
            <w:r w:rsidR="00A157BB">
              <w:rPr>
                <w:noProof/>
                <w:webHidden/>
              </w:rPr>
            </w:r>
            <w:r w:rsidR="00A157BB">
              <w:rPr>
                <w:noProof/>
                <w:webHidden/>
              </w:rPr>
              <w:fldChar w:fldCharType="separate"/>
            </w:r>
            <w:r w:rsidR="00CD30B7">
              <w:rPr>
                <w:noProof/>
                <w:webHidden/>
              </w:rPr>
              <w:t>24</w:t>
            </w:r>
            <w:r w:rsidR="00A157BB">
              <w:rPr>
                <w:noProof/>
                <w:webHidden/>
              </w:rPr>
              <w:fldChar w:fldCharType="end"/>
            </w:r>
          </w:hyperlink>
        </w:p>
        <w:p w14:paraId="085EB7A2" w14:textId="0DC694D4"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"_Toc490593570"</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eastAsia="en-PH"/>
            </w:rPr>
            <w:t>4.6.1.</w:t>
          </w:r>
          <w:r>
            <w:rPr>
              <w:rFonts w:asciiTheme="minorHAnsi" w:hAnsiTheme="minorHAnsi" w:cstheme="minorBidi"/>
              <w:noProof/>
              <w:lang w:val="en-PH" w:eastAsia="en-PH"/>
            </w:rPr>
            <w:tab/>
          </w:r>
          <w:r w:rsidRPr="00323B83">
            <w:rPr>
              <w:rStyle w:val="Hyperlink"/>
              <w:noProof/>
              <w:lang w:val="en-PH" w:eastAsia="en-PH"/>
            </w:rPr>
            <w:t>Report</w:t>
          </w:r>
          <w:del w:id="36" w:author="Marc Adrian  Jimenez" w:date="2017-08-15T20:51:00Z">
            <w:r w:rsidRPr="00323B83" w:rsidDel="00CD30B7">
              <w:rPr>
                <w:rStyle w:val="Hyperlink"/>
                <w:noProof/>
                <w:lang w:val="en-PH" w:eastAsia="en-PH"/>
              </w:rPr>
              <w:drawing>
                <wp:inline distT="0" distB="0" distL="0" distR="0" wp14:anchorId="2A6E0ABF" wp14:editId="6C309E83">
                  <wp:extent cx="5943600" cy="2546985"/>
                  <wp:effectExtent l="0" t="0" r="0" b="5715"/>
                  <wp:docPr id="9" name="Picture 9" descr="C:\Users\Jobie\AppData\Local\Microsoft\Windows\INetCache\Content.Word\Sequenc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Sequence-Repo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_Toc490593570 \h </w:instrText>
          </w:r>
          <w:r>
            <w:rPr>
              <w:noProof/>
              <w:webHidden/>
            </w:rPr>
          </w:r>
          <w:r>
            <w:rPr>
              <w:noProof/>
              <w:webHidden/>
            </w:rPr>
            <w:fldChar w:fldCharType="separate"/>
          </w:r>
          <w:r w:rsidR="00CD30B7">
            <w:rPr>
              <w:noProof/>
              <w:webHidden/>
            </w:rPr>
            <w:t>24</w:t>
          </w:r>
          <w:r>
            <w:rPr>
              <w:noProof/>
              <w:webHidden/>
            </w:rPr>
            <w:fldChar w:fldCharType="end"/>
          </w:r>
          <w:r w:rsidRPr="00323B83">
            <w:rPr>
              <w:rStyle w:val="Hyperlink"/>
              <w:noProof/>
            </w:rPr>
            <w:fldChar w:fldCharType="end"/>
          </w:r>
        </w:p>
        <w:p w14:paraId="34B7661E" w14:textId="6ABE9108"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"_Toc490593571"</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eastAsia="en-PH"/>
            </w:rPr>
            <w:t>4.6.2.</w:t>
          </w:r>
          <w:r>
            <w:rPr>
              <w:rFonts w:asciiTheme="minorHAnsi" w:hAnsiTheme="minorHAnsi" w:cstheme="minorBidi"/>
              <w:noProof/>
              <w:lang w:val="en-PH" w:eastAsia="en-PH"/>
            </w:rPr>
            <w:tab/>
          </w:r>
          <w:r w:rsidRPr="00323B83">
            <w:rPr>
              <w:rStyle w:val="Hyperlink"/>
              <w:noProof/>
              <w:lang w:val="en-PH" w:eastAsia="en-PH"/>
            </w:rPr>
            <w:t>Touch Calibration with History</w:t>
          </w:r>
          <w:del w:id="37" w:author="Marc Adrian  Jimenez" w:date="2017-08-15T20:51:00Z">
            <w:r w:rsidRPr="00323B83" w:rsidDel="00CD30B7">
              <w:rPr>
                <w:rStyle w:val="Hyperlink"/>
                <w:noProof/>
                <w:lang w:val="en-PH" w:eastAsia="en-PH"/>
              </w:rPr>
              <w:drawing>
                <wp:inline distT="0" distB="0" distL="0" distR="0" wp14:anchorId="2157FA9C" wp14:editId="473609F7">
                  <wp:extent cx="5943600" cy="4598670"/>
                  <wp:effectExtent l="0" t="0" r="0" b="0"/>
                  <wp:docPr id="10" name="Picture 10" descr="C:\Users\Jobie\AppData\Local\Microsoft\Windows\INetCache\Content.Word\Touch Calibrator - With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Touch Calibrator - With His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98670"/>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_Toc490593571 \h </w:instrText>
          </w:r>
          <w:r>
            <w:rPr>
              <w:noProof/>
              <w:webHidden/>
            </w:rPr>
          </w:r>
          <w:r>
            <w:rPr>
              <w:noProof/>
              <w:webHidden/>
            </w:rPr>
            <w:fldChar w:fldCharType="separate"/>
          </w:r>
          <w:r w:rsidR="00CD30B7">
            <w:rPr>
              <w:noProof/>
              <w:webHidden/>
            </w:rPr>
            <w:t>25</w:t>
          </w:r>
          <w:r>
            <w:rPr>
              <w:noProof/>
              <w:webHidden/>
            </w:rPr>
            <w:fldChar w:fldCharType="end"/>
          </w:r>
          <w:r w:rsidRPr="00323B83">
            <w:rPr>
              <w:rStyle w:val="Hyperlink"/>
              <w:noProof/>
            </w:rPr>
            <w:fldChar w:fldCharType="end"/>
          </w:r>
        </w:p>
        <w:p w14:paraId="7AD56370" w14:textId="38283E7C"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"_Toc490593572"</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eastAsia="en-PH"/>
            </w:rPr>
            <w:t>4.6.3.</w:t>
          </w:r>
          <w:r>
            <w:rPr>
              <w:rFonts w:asciiTheme="minorHAnsi" w:hAnsiTheme="minorHAnsi" w:cstheme="minorBidi"/>
              <w:noProof/>
              <w:lang w:val="en-PH" w:eastAsia="en-PH"/>
            </w:rPr>
            <w:tab/>
          </w:r>
          <w:r w:rsidRPr="00323B83">
            <w:rPr>
              <w:rStyle w:val="Hyperlink"/>
              <w:noProof/>
              <w:lang w:val="en-PH" w:eastAsia="en-PH"/>
            </w:rPr>
            <w:t>Touch Calibration without History</w:t>
          </w:r>
          <w:del w:id="38" w:author="Marc Adrian  Jimenez" w:date="2017-08-15T20:51:00Z">
            <w:r w:rsidRPr="00323B83" w:rsidDel="00CD30B7">
              <w:rPr>
                <w:rStyle w:val="Hyperlink"/>
                <w:noProof/>
                <w:lang w:val="en-PH" w:eastAsia="en-PH"/>
              </w:rPr>
              <w:drawing>
                <wp:inline distT="0" distB="0" distL="0" distR="0" wp14:anchorId="7F2913A8" wp14:editId="7991C424">
                  <wp:extent cx="5943600" cy="5875020"/>
                  <wp:effectExtent l="0" t="0" r="0" b="0"/>
                  <wp:docPr id="17" name="Picture 17" descr="C:\Users\Jobie\AppData\Local\Microsoft\Windows\INetCache\Content.Word\Touch Calibrator - Withou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Touch Calibrator - Without Histo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75020"/>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_Toc490593572 \h </w:instrText>
          </w:r>
          <w:r>
            <w:rPr>
              <w:noProof/>
              <w:webHidden/>
            </w:rPr>
          </w:r>
          <w:r>
            <w:rPr>
              <w:noProof/>
              <w:webHidden/>
            </w:rPr>
            <w:fldChar w:fldCharType="separate"/>
          </w:r>
          <w:r w:rsidR="00CD30B7">
            <w:rPr>
              <w:noProof/>
              <w:webHidden/>
            </w:rPr>
            <w:t>26</w:t>
          </w:r>
          <w:r>
            <w:rPr>
              <w:noProof/>
              <w:webHidden/>
            </w:rPr>
            <w:fldChar w:fldCharType="end"/>
          </w:r>
          <w:r w:rsidRPr="00323B83">
            <w:rPr>
              <w:rStyle w:val="Hyperlink"/>
              <w:noProof/>
            </w:rPr>
            <w:fldChar w:fldCharType="end"/>
          </w:r>
        </w:p>
        <w:p w14:paraId="6754B805" w14:textId="2FF8F261"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"_Toc490593573"</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rPr>
            <w:t>4.7.</w:t>
          </w:r>
          <w:r>
            <w:rPr>
              <w:rFonts w:asciiTheme="minorHAnsi" w:hAnsiTheme="minorHAnsi" w:cstheme="minorBidi"/>
              <w:noProof/>
              <w:lang w:val="en-PH" w:eastAsia="en-PH"/>
            </w:rPr>
            <w:tab/>
          </w:r>
          <w:r w:rsidRPr="00323B83">
            <w:rPr>
              <w:rStyle w:val="Hyperlink"/>
              <w:noProof/>
              <w:lang w:val="en-PH"/>
            </w:rPr>
            <w:t>Communication Diagram</w:t>
          </w:r>
          <w:del w:id="39" w:author="Marc Adrian  Jimenez" w:date="2017-08-15T20:51:00Z">
            <w:r w:rsidRPr="00323B83" w:rsidDel="00CD30B7">
              <w:rPr>
                <w:rStyle w:val="Hyperlink"/>
                <w:noProof/>
                <w:lang w:val="en-PH" w:eastAsia="en-PH"/>
              </w:rPr>
              <w:drawing>
                <wp:inline distT="0" distB="0" distL="0" distR="0" wp14:anchorId="77D82B56" wp14:editId="3B037FF9">
                  <wp:extent cx="5943600" cy="4061460"/>
                  <wp:effectExtent l="0" t="0" r="0" b="0"/>
                  <wp:docPr id="25" name="Picture 25" descr="C:\Users\Jobie\AppData\Local\Microsoft\Windows\INetCache\Content.Word\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Communication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_Toc490593573 \h </w:instrText>
          </w:r>
          <w:r>
            <w:rPr>
              <w:noProof/>
              <w:webHidden/>
            </w:rPr>
          </w:r>
          <w:r>
            <w:rPr>
              <w:noProof/>
              <w:webHidden/>
            </w:rPr>
            <w:fldChar w:fldCharType="separate"/>
          </w:r>
          <w:r w:rsidR="00CD30B7">
            <w:rPr>
              <w:noProof/>
              <w:webHidden/>
            </w:rPr>
            <w:t>27</w:t>
          </w:r>
          <w:r>
            <w:rPr>
              <w:noProof/>
              <w:webHidden/>
            </w:rPr>
            <w:fldChar w:fldCharType="end"/>
          </w:r>
          <w:r w:rsidRPr="00323B83">
            <w:rPr>
              <w:rStyle w:val="Hyperlink"/>
              <w:noProof/>
            </w:rPr>
            <w:fldChar w:fldCharType="end"/>
          </w:r>
        </w:p>
        <w:p w14:paraId="38248D3B" w14:textId="0539E7F2"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"_Toc490593574"</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rPr>
            <w:t>4.8.</w:t>
          </w:r>
          <w:r>
            <w:rPr>
              <w:rFonts w:asciiTheme="minorHAnsi" w:hAnsiTheme="minorHAnsi" w:cstheme="minorBidi"/>
              <w:noProof/>
              <w:lang w:val="en-PH" w:eastAsia="en-PH"/>
            </w:rPr>
            <w:tab/>
          </w:r>
          <w:r w:rsidRPr="00323B83">
            <w:rPr>
              <w:rStyle w:val="Hyperlink"/>
              <w:noProof/>
              <w:lang w:val="en-PH"/>
            </w:rPr>
            <w:t>State Diagram</w:t>
          </w:r>
          <w:del w:id="40" w:author="Marc Adrian  Jimenez" w:date="2017-08-15T20:51:00Z">
            <w:r w:rsidRPr="00323B83" w:rsidDel="00CD30B7">
              <w:rPr>
                <w:rStyle w:val="Hyperlink"/>
                <w:noProof/>
                <w:lang w:val="en-PH" w:eastAsia="en-PH"/>
              </w:rPr>
              <w:drawing>
                <wp:inline distT="0" distB="0" distL="0" distR="0" wp14:anchorId="10514582" wp14:editId="18E43BBC">
                  <wp:extent cx="5943600" cy="4931410"/>
                  <wp:effectExtent l="0" t="0" r="0" b="2540"/>
                  <wp:docPr id="26" name="Picture 26" descr="C:\Users\Jobie\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bie\AppData\Local\Microsoft\Windows\INetCache\Content.Word\Sta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31410"/>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_Toc490593574 \h </w:instrText>
          </w:r>
          <w:r>
            <w:rPr>
              <w:noProof/>
              <w:webHidden/>
            </w:rPr>
          </w:r>
          <w:r>
            <w:rPr>
              <w:noProof/>
              <w:webHidden/>
            </w:rPr>
            <w:fldChar w:fldCharType="separate"/>
          </w:r>
          <w:r w:rsidR="00CD30B7">
            <w:rPr>
              <w:noProof/>
              <w:webHidden/>
            </w:rPr>
            <w:t>28</w:t>
          </w:r>
          <w:r>
            <w:rPr>
              <w:noProof/>
              <w:webHidden/>
            </w:rPr>
            <w:fldChar w:fldCharType="end"/>
          </w:r>
          <w:r w:rsidRPr="00323B83">
            <w:rPr>
              <w:rStyle w:val="Hyperlink"/>
              <w:noProof/>
            </w:rPr>
            <w:fldChar w:fldCharType="end"/>
          </w:r>
        </w:p>
        <w:p w14:paraId="6D4ADC1C" w14:textId="73126DB0"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"_Toc490593575"</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rPr>
            <w:t>4.9.</w:t>
          </w:r>
          <w:r>
            <w:rPr>
              <w:rFonts w:asciiTheme="minorHAnsi" w:hAnsiTheme="minorHAnsi" w:cstheme="minorBidi"/>
              <w:noProof/>
              <w:lang w:val="en-PH" w:eastAsia="en-PH"/>
            </w:rPr>
            <w:tab/>
          </w:r>
          <w:r w:rsidRPr="00323B83">
            <w:rPr>
              <w:rStyle w:val="Hyperlink"/>
              <w:noProof/>
              <w:lang w:val="en-PH"/>
            </w:rPr>
            <w:t>Timing Diagram</w:t>
          </w:r>
          <w:del w:id="41" w:author="Marc Adrian  Jimenez" w:date="2017-08-15T20:51:00Z">
            <w:r w:rsidRPr="00323B83" w:rsidDel="00CD30B7">
              <w:rPr>
                <w:rStyle w:val="Hyperlink"/>
                <w:noProof/>
                <w:lang w:val="en-PH" w:eastAsia="en-PH"/>
              </w:rPr>
              <w:drawing>
                <wp:inline distT="0" distB="0" distL="0" distR="0" wp14:anchorId="06D454EC" wp14:editId="1ACA8900">
                  <wp:extent cx="5943600" cy="3576955"/>
                  <wp:effectExtent l="0" t="0" r="0" b="4445"/>
                  <wp:docPr id="27" name="Picture 27" descr="C:\Users\Jobie\AppData\Local\Microsoft\Windows\INetCache\Content.Word\Timing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Timing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76955"/>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_Toc490593575 \h </w:instrText>
          </w:r>
          <w:r>
            <w:rPr>
              <w:noProof/>
              <w:webHidden/>
            </w:rPr>
          </w:r>
          <w:r>
            <w:rPr>
              <w:noProof/>
              <w:webHidden/>
            </w:rPr>
            <w:fldChar w:fldCharType="separate"/>
          </w:r>
          <w:r w:rsidR="00CD30B7">
            <w:rPr>
              <w:noProof/>
              <w:webHidden/>
            </w:rPr>
            <w:t>29</w:t>
          </w:r>
          <w:r>
            <w:rPr>
              <w:noProof/>
              <w:webHidden/>
            </w:rPr>
            <w:fldChar w:fldCharType="end"/>
          </w:r>
          <w:r w:rsidRPr="00323B83">
            <w:rPr>
              <w:rStyle w:val="Hyperlink"/>
              <w:noProof/>
            </w:rPr>
            <w:fldChar w:fldCharType="end"/>
          </w:r>
        </w:p>
        <w:p w14:paraId="6BEB098B" w14:textId="15ECFEB6"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"_Toc490593576"</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rPr>
            <w:t>4.10.</w:t>
          </w:r>
          <w:r>
            <w:rPr>
              <w:rFonts w:asciiTheme="minorHAnsi" w:hAnsiTheme="minorHAnsi" w:cstheme="minorBidi"/>
              <w:noProof/>
              <w:lang w:val="en-PH" w:eastAsia="en-PH"/>
            </w:rPr>
            <w:tab/>
          </w:r>
          <w:r w:rsidRPr="00323B83">
            <w:rPr>
              <w:rStyle w:val="Hyperlink"/>
              <w:noProof/>
              <w:lang w:val="en-PH"/>
            </w:rPr>
            <w:t>Class Diagram</w:t>
          </w:r>
          <w:del w:id="42" w:author="Marc Adrian  Jimenez" w:date="2017-08-15T20:51:00Z">
            <w:r w:rsidRPr="00323B83" w:rsidDel="00CD30B7">
              <w:rPr>
                <w:rStyle w:val="Hyperlink"/>
                <w:noProof/>
                <w:lang w:val="en-PH" w:eastAsia="en-PH"/>
              </w:rPr>
              <w:drawing>
                <wp:inline distT="0" distB="0" distL="0" distR="0" wp14:anchorId="66F67F5E" wp14:editId="19812619">
                  <wp:extent cx="5943600" cy="5694680"/>
                  <wp:effectExtent l="0" t="0" r="0" b="1270"/>
                  <wp:docPr id="28" name="Picture 28" descr="C:\Users\Jobie\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Cla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694680"/>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_Toc490593576 \h </w:instrText>
          </w:r>
          <w:r>
            <w:rPr>
              <w:noProof/>
              <w:webHidden/>
            </w:rPr>
          </w:r>
          <w:r>
            <w:rPr>
              <w:noProof/>
              <w:webHidden/>
            </w:rPr>
            <w:fldChar w:fldCharType="separate"/>
          </w:r>
          <w:r w:rsidR="00CD30B7">
            <w:rPr>
              <w:noProof/>
              <w:webHidden/>
            </w:rPr>
            <w:t>30</w:t>
          </w:r>
          <w:r>
            <w:rPr>
              <w:noProof/>
              <w:webHidden/>
            </w:rPr>
            <w:fldChar w:fldCharType="end"/>
          </w:r>
          <w:r w:rsidRPr="00323B83">
            <w:rPr>
              <w:rStyle w:val="Hyperlink"/>
              <w:noProof/>
            </w:rPr>
            <w:fldChar w:fldCharType="end"/>
          </w:r>
        </w:p>
        <w:p w14:paraId="32D9FE93" w14:textId="1760E598"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"_Toc490593577"</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rPr>
            <w:t>4.11.</w:t>
          </w:r>
          <w:r>
            <w:rPr>
              <w:rFonts w:asciiTheme="minorHAnsi" w:hAnsiTheme="minorHAnsi" w:cstheme="minorBidi"/>
              <w:noProof/>
              <w:lang w:val="en-PH" w:eastAsia="en-PH"/>
            </w:rPr>
            <w:tab/>
          </w:r>
          <w:r w:rsidRPr="00323B83">
            <w:rPr>
              <w:rStyle w:val="Hyperlink"/>
              <w:noProof/>
              <w:lang w:val="en-PH"/>
            </w:rPr>
            <w:t>Component Diagram</w:t>
          </w:r>
          <w:del w:id="43" w:author="Marc Adrian  Jimenez" w:date="2017-08-15T20:51:00Z">
            <w:r w:rsidRPr="00323B83" w:rsidDel="00CD30B7">
              <w:rPr>
                <w:rStyle w:val="Hyperlink"/>
                <w:noProof/>
                <w:lang w:val="en-PH" w:eastAsia="en-PH"/>
              </w:rPr>
              <w:drawing>
                <wp:inline distT="0" distB="0" distL="0" distR="0" wp14:anchorId="0A9F449C" wp14:editId="1B17B8A4">
                  <wp:extent cx="5943600" cy="3234690"/>
                  <wp:effectExtent l="0" t="0" r="0" b="3810"/>
                  <wp:docPr id="29" name="Picture 29" descr="C:\Users\Jobie\AppData\Local\Microsoft\Windows\INetCache\Content.Wo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Component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34690"/>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_Toc490593577 \h </w:instrText>
          </w:r>
          <w:r>
            <w:rPr>
              <w:noProof/>
              <w:webHidden/>
            </w:rPr>
          </w:r>
          <w:r>
            <w:rPr>
              <w:noProof/>
              <w:webHidden/>
            </w:rPr>
            <w:fldChar w:fldCharType="separate"/>
          </w:r>
          <w:r w:rsidR="00CD30B7">
            <w:rPr>
              <w:noProof/>
              <w:webHidden/>
            </w:rPr>
            <w:t>31</w:t>
          </w:r>
          <w:r>
            <w:rPr>
              <w:noProof/>
              <w:webHidden/>
            </w:rPr>
            <w:fldChar w:fldCharType="end"/>
          </w:r>
          <w:r w:rsidRPr="00323B83">
            <w:rPr>
              <w:rStyle w:val="Hyperlink"/>
              <w:noProof/>
            </w:rPr>
            <w:fldChar w:fldCharType="end"/>
          </w:r>
        </w:p>
        <w:p w14:paraId="70082896" w14:textId="7A8DBA5C"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"_Toc490593578"</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rPr>
            <w:t>4.12.</w:t>
          </w:r>
          <w:r>
            <w:rPr>
              <w:rFonts w:asciiTheme="minorHAnsi" w:hAnsiTheme="minorHAnsi" w:cstheme="minorBidi"/>
              <w:noProof/>
              <w:lang w:val="en-PH" w:eastAsia="en-PH"/>
            </w:rPr>
            <w:tab/>
          </w:r>
          <w:r w:rsidRPr="00323B83">
            <w:rPr>
              <w:rStyle w:val="Hyperlink"/>
              <w:noProof/>
            </w:rPr>
            <w:t>Package</w:t>
          </w:r>
          <w:r w:rsidRPr="00323B83">
            <w:rPr>
              <w:rStyle w:val="Hyperlink"/>
              <w:noProof/>
              <w:lang w:val="en-PH"/>
            </w:rPr>
            <w:t xml:space="preserve"> Diagram</w:t>
          </w:r>
          <w:del w:id="44" w:author="Marc Adrian  Jimenez" w:date="2017-08-15T20:51:00Z">
            <w:r w:rsidRPr="00323B83" w:rsidDel="00CD30B7">
              <w:rPr>
                <w:rStyle w:val="Hyperlink"/>
                <w:noProof/>
                <w:lang w:val="en-PH" w:eastAsia="en-PH"/>
              </w:rPr>
              <w:drawing>
                <wp:inline distT="0" distB="0" distL="0" distR="0" wp14:anchorId="7813263E" wp14:editId="11AF2158">
                  <wp:extent cx="5943600" cy="2481204"/>
                  <wp:effectExtent l="0" t="0" r="0" b="0"/>
                  <wp:docPr id="30" name="Picture 30" descr="C:\Users\Marc\AppData\Local\Microsoft\Windows\INetCache\Content.Word\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Package Diagr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481204"/>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_Toc490593578 \h </w:instrText>
          </w:r>
          <w:r>
            <w:rPr>
              <w:noProof/>
              <w:webHidden/>
            </w:rPr>
          </w:r>
          <w:r>
            <w:rPr>
              <w:noProof/>
              <w:webHidden/>
            </w:rPr>
            <w:fldChar w:fldCharType="separate"/>
          </w:r>
          <w:r w:rsidR="00CD30B7">
            <w:rPr>
              <w:noProof/>
              <w:webHidden/>
            </w:rPr>
            <w:t>31</w:t>
          </w:r>
          <w:r>
            <w:rPr>
              <w:noProof/>
              <w:webHidden/>
            </w:rPr>
            <w:fldChar w:fldCharType="end"/>
          </w:r>
          <w:r w:rsidRPr="00323B83">
            <w:rPr>
              <w:rStyle w:val="Hyperlink"/>
              <w:noProof/>
            </w:rPr>
            <w:fldChar w:fldCharType="end"/>
          </w:r>
        </w:p>
        <w:p w14:paraId="040A04DF" w14:textId="0C8BBAB0"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"_Toc490593579"</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rPr>
            <w:t>4.13.</w:t>
          </w:r>
          <w:r>
            <w:rPr>
              <w:rFonts w:asciiTheme="minorHAnsi" w:hAnsiTheme="minorHAnsi" w:cstheme="minorBidi"/>
              <w:noProof/>
              <w:lang w:val="en-PH" w:eastAsia="en-PH"/>
            </w:rPr>
            <w:tab/>
          </w:r>
          <w:r w:rsidRPr="00323B83">
            <w:rPr>
              <w:rStyle w:val="Hyperlink"/>
              <w:noProof/>
              <w:lang w:val="en-PH"/>
            </w:rPr>
            <w:t>Composite Structure</w:t>
          </w:r>
          <w:del w:id="45" w:author="Marc Adrian  Jimenez" w:date="2017-08-15T20:51:00Z">
            <w:r w:rsidRPr="00323B83" w:rsidDel="00CD30B7">
              <w:rPr>
                <w:rStyle w:val="Hyperlink"/>
                <w:noProof/>
                <w:lang w:val="en-PH" w:eastAsia="en-PH"/>
              </w:rPr>
              <w:drawing>
                <wp:inline distT="0" distB="0" distL="0" distR="0" wp14:anchorId="069EFA86" wp14:editId="1BFD9A15">
                  <wp:extent cx="5353050" cy="4114800"/>
                  <wp:effectExtent l="0" t="0" r="0" b="0"/>
                  <wp:docPr id="31" name="Picture 31" descr="C:\Users\Jobie\AppData\Local\Microsoft\Windows\INetCache\Content.Word\Composi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Composite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4114800"/>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_Toc490593579 \h </w:instrText>
          </w:r>
          <w:r>
            <w:rPr>
              <w:noProof/>
              <w:webHidden/>
            </w:rPr>
          </w:r>
          <w:r>
            <w:rPr>
              <w:noProof/>
              <w:webHidden/>
            </w:rPr>
            <w:fldChar w:fldCharType="separate"/>
          </w:r>
          <w:r w:rsidR="00CD30B7">
            <w:rPr>
              <w:noProof/>
              <w:webHidden/>
            </w:rPr>
            <w:t>32</w:t>
          </w:r>
          <w:r>
            <w:rPr>
              <w:noProof/>
              <w:webHidden/>
            </w:rPr>
            <w:fldChar w:fldCharType="end"/>
          </w:r>
          <w:r w:rsidRPr="00323B83">
            <w:rPr>
              <w:rStyle w:val="Hyperlink"/>
              <w:noProof/>
            </w:rPr>
            <w:fldChar w:fldCharType="end"/>
          </w:r>
        </w:p>
        <w:p w14:paraId="0F699497" w14:textId="10945DBD" w:rsidR="00A157BB" w:rsidRDefault="00A157BB" w:rsidP="00CD30B7">
          <w:pPr>
            <w:pStyle w:val="TOC2"/>
            <w:rPr>
              <w:rFonts w:asciiTheme="minorHAnsi" w:hAnsiTheme="minorHAnsi" w:cstheme="minorBidi"/>
              <w:noProof/>
              <w:lang w:val="en-PH" w:eastAsia="en-PH"/>
            </w:rPr>
          </w:pPr>
          <w:r w:rsidRPr="00323B83">
            <w:rPr>
              <w:rStyle w:val="Hyperlink"/>
              <w:noProof/>
            </w:rPr>
            <w:fldChar w:fldCharType="begin"/>
          </w:r>
          <w:r w:rsidRPr="00323B83">
            <w:rPr>
              <w:rStyle w:val="Hyperlink"/>
              <w:noProof/>
            </w:rPr>
            <w:instrText xml:space="preserve"> </w:instrText>
          </w:r>
          <w:r>
            <w:rPr>
              <w:noProof/>
            </w:rPr>
            <w:instrText>HYPERLINK \l "_Toc490593580"</w:instrText>
          </w:r>
          <w:r w:rsidRPr="00323B83">
            <w:rPr>
              <w:rStyle w:val="Hyperlink"/>
              <w:noProof/>
            </w:rPr>
            <w:instrText xml:space="preserve"> </w:instrText>
          </w:r>
          <w:r w:rsidRPr="00323B83">
            <w:rPr>
              <w:rStyle w:val="Hyperlink"/>
              <w:noProof/>
            </w:rPr>
            <w:fldChar w:fldCharType="separate"/>
          </w:r>
          <w:r w:rsidRPr="00323B83">
            <w:rPr>
              <w:rStyle w:val="Hyperlink"/>
              <w:noProof/>
              <w:lang w:val="en-PH"/>
            </w:rPr>
            <w:t>4.14.</w:t>
          </w:r>
          <w:r>
            <w:rPr>
              <w:rFonts w:asciiTheme="minorHAnsi" w:hAnsiTheme="minorHAnsi" w:cstheme="minorBidi"/>
              <w:noProof/>
              <w:lang w:val="en-PH" w:eastAsia="en-PH"/>
            </w:rPr>
            <w:tab/>
          </w:r>
          <w:r w:rsidRPr="00323B83">
            <w:rPr>
              <w:rStyle w:val="Hyperlink"/>
              <w:noProof/>
              <w:lang w:val="en-PH"/>
            </w:rPr>
            <w:t>Interaction Overview</w:t>
          </w:r>
          <w:del w:id="46" w:author="Marc Adrian  Jimenez" w:date="2017-08-15T20:51:00Z">
            <w:r w:rsidRPr="00323B83" w:rsidDel="00CD30B7">
              <w:rPr>
                <w:rStyle w:val="Hyperlink"/>
                <w:noProof/>
                <w:lang w:val="en-PH" w:eastAsia="en-PH"/>
              </w:rPr>
              <w:drawing>
                <wp:inline distT="0" distB="0" distL="0" distR="0" wp14:anchorId="6B0CE255" wp14:editId="6853B463">
                  <wp:extent cx="5943600" cy="2838450"/>
                  <wp:effectExtent l="0" t="0" r="0" b="0"/>
                  <wp:docPr id="653926752" name="Picture 653926752" descr="C:\Users\Jobie\AppData\Local\Microsoft\Windows\INetCache\Content.Word\Interac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Interaction 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del>
          <w:r>
            <w:rPr>
              <w:noProof/>
              <w:webHidden/>
            </w:rPr>
            <w:tab/>
          </w:r>
          <w:r>
            <w:rPr>
              <w:noProof/>
              <w:webHidden/>
            </w:rPr>
            <w:fldChar w:fldCharType="begin"/>
          </w:r>
          <w:r>
            <w:rPr>
              <w:noProof/>
              <w:webHidden/>
            </w:rPr>
            <w:instrText xml:space="preserve"> PAGEREF _Toc490593580 \h </w:instrText>
          </w:r>
          <w:r>
            <w:rPr>
              <w:noProof/>
              <w:webHidden/>
            </w:rPr>
          </w:r>
          <w:r>
            <w:rPr>
              <w:noProof/>
              <w:webHidden/>
            </w:rPr>
            <w:fldChar w:fldCharType="separate"/>
          </w:r>
          <w:r w:rsidR="00CD30B7">
            <w:rPr>
              <w:noProof/>
              <w:webHidden/>
            </w:rPr>
            <w:t>32</w:t>
          </w:r>
          <w:r>
            <w:rPr>
              <w:noProof/>
              <w:webHidden/>
            </w:rPr>
            <w:fldChar w:fldCharType="end"/>
          </w:r>
          <w:r w:rsidRPr="00323B83">
            <w:rPr>
              <w:rStyle w:val="Hyperlink"/>
              <w:noProof/>
            </w:rPr>
            <w:fldChar w:fldCharType="end"/>
          </w:r>
        </w:p>
        <w:p w14:paraId="60761376" w14:textId="014DD485" w:rsidR="00A157BB" w:rsidRDefault="00106366">
          <w:pPr>
            <w:pStyle w:val="TOC1"/>
            <w:rPr>
              <w:rFonts w:asciiTheme="minorHAnsi" w:eastAsiaTheme="minorEastAsia" w:hAnsiTheme="minorHAnsi"/>
              <w:noProof/>
              <w:lang w:val="en-PH" w:eastAsia="en-PH"/>
            </w:rPr>
          </w:pPr>
          <w:hyperlink w:anchor="_Toc490593581" w:history="1">
            <w:r w:rsidR="00A157BB" w:rsidRPr="00323B83">
              <w:rPr>
                <w:rStyle w:val="Hyperlink"/>
                <w:noProof/>
              </w:rPr>
              <w:t>V.</w:t>
            </w:r>
            <w:r w:rsidR="00A157BB">
              <w:rPr>
                <w:rFonts w:asciiTheme="minorHAnsi" w:eastAsiaTheme="minorEastAsia" w:hAnsiTheme="minorHAnsi"/>
                <w:noProof/>
                <w:lang w:val="en-PH" w:eastAsia="en-PH"/>
              </w:rPr>
              <w:tab/>
            </w:r>
            <w:r w:rsidR="00A157BB" w:rsidRPr="00323B83">
              <w:rPr>
                <w:rStyle w:val="Hyperlink"/>
                <w:noProof/>
              </w:rPr>
              <w:t>Appendices</w:t>
            </w:r>
            <w:r w:rsidR="00A157BB">
              <w:rPr>
                <w:noProof/>
                <w:webHidden/>
              </w:rPr>
              <w:tab/>
            </w:r>
            <w:r w:rsidR="00A157BB">
              <w:rPr>
                <w:noProof/>
                <w:webHidden/>
              </w:rPr>
              <w:fldChar w:fldCharType="begin"/>
            </w:r>
            <w:r w:rsidR="00A157BB">
              <w:rPr>
                <w:noProof/>
                <w:webHidden/>
              </w:rPr>
              <w:instrText xml:space="preserve"> PAGEREF _Toc490593581 \h </w:instrText>
            </w:r>
            <w:r w:rsidR="00A157BB">
              <w:rPr>
                <w:noProof/>
                <w:webHidden/>
              </w:rPr>
            </w:r>
            <w:r w:rsidR="00A157BB">
              <w:rPr>
                <w:noProof/>
                <w:webHidden/>
              </w:rPr>
              <w:fldChar w:fldCharType="separate"/>
            </w:r>
            <w:r w:rsidR="00CD30B7">
              <w:rPr>
                <w:noProof/>
                <w:webHidden/>
              </w:rPr>
              <w:t>33</w:t>
            </w:r>
            <w:r w:rsidR="00A157BB">
              <w:rPr>
                <w:noProof/>
                <w:webHidden/>
              </w:rPr>
              <w:fldChar w:fldCharType="end"/>
            </w:r>
          </w:hyperlink>
        </w:p>
        <w:p w14:paraId="2CD56EF5" w14:textId="7371A69A" w:rsidR="00A157BB" w:rsidRDefault="00106366" w:rsidP="00CD30B7">
          <w:pPr>
            <w:pStyle w:val="TOC2"/>
            <w:rPr>
              <w:rFonts w:asciiTheme="minorHAnsi" w:hAnsiTheme="minorHAnsi" w:cstheme="minorBidi"/>
              <w:noProof/>
              <w:lang w:val="en-PH" w:eastAsia="en-PH"/>
            </w:rPr>
          </w:pPr>
          <w:hyperlink w:anchor="_Toc490593583" w:history="1">
            <w:r w:rsidR="00A157BB" w:rsidRPr="00323B83">
              <w:rPr>
                <w:rStyle w:val="Hyperlink"/>
                <w:noProof/>
              </w:rPr>
              <w:t>5.1.</w:t>
            </w:r>
            <w:r w:rsidR="00A157BB">
              <w:rPr>
                <w:rFonts w:asciiTheme="minorHAnsi" w:hAnsiTheme="minorHAnsi" w:cstheme="minorBidi"/>
                <w:noProof/>
                <w:lang w:val="en-PH" w:eastAsia="en-PH"/>
              </w:rPr>
              <w:tab/>
            </w:r>
            <w:r w:rsidR="00A157BB" w:rsidRPr="00323B83">
              <w:rPr>
                <w:rStyle w:val="Hyperlink"/>
                <w:noProof/>
              </w:rPr>
              <w:t>Bibliography</w:t>
            </w:r>
            <w:r w:rsidR="00A157BB">
              <w:rPr>
                <w:noProof/>
                <w:webHidden/>
              </w:rPr>
              <w:tab/>
            </w:r>
            <w:r w:rsidR="00A157BB">
              <w:rPr>
                <w:noProof/>
                <w:webHidden/>
              </w:rPr>
              <w:fldChar w:fldCharType="begin"/>
            </w:r>
            <w:r w:rsidR="00A157BB">
              <w:rPr>
                <w:noProof/>
                <w:webHidden/>
              </w:rPr>
              <w:instrText xml:space="preserve"> PAGEREF _Toc490593583 \h </w:instrText>
            </w:r>
            <w:r w:rsidR="00A157BB">
              <w:rPr>
                <w:noProof/>
                <w:webHidden/>
              </w:rPr>
            </w:r>
            <w:r w:rsidR="00A157BB">
              <w:rPr>
                <w:noProof/>
                <w:webHidden/>
              </w:rPr>
              <w:fldChar w:fldCharType="separate"/>
            </w:r>
            <w:r w:rsidR="00CD30B7">
              <w:rPr>
                <w:noProof/>
                <w:webHidden/>
              </w:rPr>
              <w:t>33</w:t>
            </w:r>
            <w:r w:rsidR="00A157BB">
              <w:rPr>
                <w:noProof/>
                <w:webHidden/>
              </w:rPr>
              <w:fldChar w:fldCharType="end"/>
            </w:r>
          </w:hyperlink>
        </w:p>
        <w:p w14:paraId="48429CEF" w14:textId="1A48F105" w:rsidR="006A2442" w:rsidRDefault="006A2442">
          <w:pPr>
            <w:rPr>
              <w:ins w:id="47" w:author="Marc Adrian  Jimenez" w:date="2017-08-15T05:50:00Z"/>
            </w:rPr>
          </w:pPr>
          <w:ins w:id="48" w:author="Marc Adrian  Jimenez" w:date="2017-08-15T05:50:00Z">
            <w:r>
              <w:rPr>
                <w:b/>
                <w:bCs/>
                <w:noProof/>
              </w:rPr>
              <w:fldChar w:fldCharType="end"/>
            </w:r>
          </w:ins>
        </w:p>
        <w:customXmlInsRangeStart w:id="49" w:author="Marc Adrian  Jimenez" w:date="2017-08-15T05:50:00Z"/>
      </w:sdtContent>
    </w:sdt>
    <w:customXmlInsRangeEnd w:id="49"/>
    <w:p w14:paraId="2CD8FBB1" w14:textId="77777777" w:rsidR="004C2516" w:rsidRDefault="004C2516" w:rsidP="00150F42">
      <w:pPr>
        <w:pStyle w:val="ChapterName"/>
        <w:rPr>
          <w:ins w:id="50" w:author="Marc Adrian  Jimenez" w:date="2017-08-16T09:04:00Z"/>
          <w:noProof/>
          <w:lang w:eastAsia="en-PH"/>
        </w:rPr>
      </w:pPr>
    </w:p>
    <w:p w14:paraId="7AF084E8" w14:textId="77777777" w:rsidR="004C2516" w:rsidRDefault="004C2516">
      <w:pPr>
        <w:spacing w:line="259" w:lineRule="auto"/>
        <w:jc w:val="left"/>
        <w:rPr>
          <w:ins w:id="51" w:author="Marc Adrian  Jimenez" w:date="2017-08-16T09:04:00Z"/>
          <w:rFonts w:eastAsia="Times New Roman" w:cs="Times New Roman"/>
          <w:b/>
          <w:noProof/>
          <w:sz w:val="32"/>
          <w:szCs w:val="32"/>
          <w:lang w:eastAsia="en-PH"/>
        </w:rPr>
      </w:pPr>
      <w:ins w:id="52" w:author="Marc Adrian  Jimenez" w:date="2017-08-16T09:04:00Z">
        <w:r>
          <w:rPr>
            <w:noProof/>
            <w:lang w:eastAsia="en-PH"/>
          </w:rPr>
          <w:br w:type="page"/>
        </w:r>
      </w:ins>
    </w:p>
    <w:p w14:paraId="1972C114" w14:textId="77777777" w:rsidR="00816E76" w:rsidRDefault="00816E76" w:rsidP="00150F42">
      <w:pPr>
        <w:pStyle w:val="ChapterName"/>
        <w:rPr>
          <w:ins w:id="53" w:author="Marc Adrian  Jimenez" w:date="2017-08-16T09:06:00Z"/>
          <w:noProof/>
          <w:lang w:eastAsia="en-PH"/>
        </w:rPr>
        <w:sectPr w:rsidR="00816E76" w:rsidSect="00341B81">
          <w:headerReference w:type="default" r:id="rId31"/>
          <w:footerReference w:type="default" r:id="rId32"/>
          <w:pgSz w:w="12240" w:h="15840"/>
          <w:pgMar w:top="1260" w:right="1440" w:bottom="1440" w:left="1440" w:header="720" w:footer="720" w:gutter="0"/>
          <w:cols w:space="720"/>
          <w:titlePg/>
          <w:docGrid w:linePitch="360"/>
        </w:sectPr>
      </w:pPr>
    </w:p>
    <w:p w14:paraId="5FD60A8C" w14:textId="77777777" w:rsidR="006B0EF5" w:rsidDel="004C2516" w:rsidRDefault="006B0EF5">
      <w:pPr>
        <w:spacing w:line="259" w:lineRule="auto"/>
        <w:jc w:val="left"/>
        <w:rPr>
          <w:del w:id="65" w:author="Marc Adrian  Jimenez" w:date="2017-08-16T09:04:00Z"/>
          <w:rFonts w:eastAsia="Times New Roman" w:cs="Times New Roman"/>
          <w:b/>
          <w:noProof/>
          <w:sz w:val="32"/>
          <w:szCs w:val="32"/>
          <w:lang w:eastAsia="en-PH"/>
        </w:rPr>
      </w:pPr>
      <w:del w:id="66" w:author="Marc Adrian  Jimenez" w:date="2017-08-16T09:04:00Z">
        <w:r w:rsidDel="004C2516">
          <w:rPr>
            <w:noProof/>
            <w:lang w:eastAsia="en-PH"/>
          </w:rPr>
          <w:lastRenderedPageBreak/>
          <w:br w:type="page"/>
        </w:r>
      </w:del>
    </w:p>
    <w:p w14:paraId="23147769" w14:textId="6293EC1D" w:rsidR="00150F42" w:rsidRDefault="00150F42" w:rsidP="00150F42">
      <w:pPr>
        <w:pStyle w:val="ChapterName"/>
        <w:rPr>
          <w:noProof/>
          <w:lang w:eastAsia="en-PH"/>
        </w:rPr>
      </w:pPr>
      <w:bookmarkStart w:id="67" w:name="_Toc490593521"/>
      <w:r w:rsidRPr="00150D4E">
        <w:rPr>
          <w:noProof/>
          <w:lang w:eastAsia="en-PH"/>
        </w:rPr>
        <w:t>A</w:t>
      </w:r>
      <w:bookmarkEnd w:id="23"/>
      <w:r>
        <w:rPr>
          <w:noProof/>
          <w:lang w:eastAsia="en-PH"/>
        </w:rPr>
        <w:t>bstract</w:t>
      </w:r>
      <w:bookmarkEnd w:id="67"/>
    </w:p>
    <w:p w14:paraId="74AEAD7A" w14:textId="084DC44E" w:rsidR="00150F42" w:rsidRPr="006F4327" w:rsidRDefault="00150F42" w:rsidP="00E447CA">
      <w:pPr>
        <w:rPr>
          <w:noProof/>
          <w:lang w:eastAsia="en-PH"/>
        </w:rPr>
      </w:pPr>
      <w:r>
        <w:rPr>
          <w:noProof/>
          <w:lang w:eastAsia="en-PH"/>
        </w:rPr>
        <w:t xml:space="preserve">The versatillity and functionality of touch screen is highly commended by researchers, </w:t>
      </w:r>
      <w:commentRangeStart w:id="68"/>
      <w:r>
        <w:rPr>
          <w:noProof/>
          <w:lang w:eastAsia="en-PH"/>
        </w:rPr>
        <w:t xml:space="preserve">as it is an absolute coordinate system wherein a point is selected directly as opposed to relative positioning systems such as a mouse. </w:t>
      </w:r>
      <w:commentRangeEnd w:id="68"/>
      <w:r>
        <w:rPr>
          <w:rStyle w:val="CommentReference"/>
        </w:rPr>
        <w:commentReference w:id="68"/>
      </w:r>
      <w:r w:rsidR="006F4327">
        <w:rPr>
          <w:noProof/>
          <w:lang w:eastAsia="en-PH"/>
        </w:rPr>
        <w:tab/>
        <w:t xml:space="preserve">However, due to software and hardware incompatibilities, inaccuracies and flaws </w:t>
      </w:r>
      <w:r w:rsidR="00E447CA">
        <w:rPr>
          <w:noProof/>
          <w:lang w:eastAsia="en-PH"/>
        </w:rPr>
        <w:t>exists in the system. This study aims to study the human computer interaction between touchscreen</w:t>
      </w:r>
      <w:ins w:id="69" w:author="Sherine Jane Coronel" w:date="2017-08-16T15:28:00Z">
        <w:r w:rsidR="00E447CA">
          <w:rPr>
            <w:noProof/>
            <w:lang w:eastAsia="en-PH"/>
          </w:rPr>
          <w:t xml:space="preserve"> </w:t>
        </w:r>
        <w:r w:rsidR="003F3164">
          <w:rPr>
            <w:noProof/>
            <w:lang w:eastAsia="en-PH"/>
          </w:rPr>
          <w:t>smartphone</w:t>
        </w:r>
      </w:ins>
      <w:r w:rsidR="00E447CA">
        <w:rPr>
          <w:noProof/>
          <w:lang w:eastAsia="en-PH"/>
        </w:rPr>
        <w:t xml:space="preserve"> and its user(s). </w:t>
      </w:r>
      <w:r w:rsidR="006F4327">
        <w:rPr>
          <w:noProof/>
          <w:lang w:eastAsia="en-PH"/>
        </w:rPr>
        <w:t>The proponents will investigate the main cause</w:t>
      </w:r>
      <w:ins w:id="70" w:author="Sherine Jane Coronel" w:date="2017-08-16T15:29:00Z">
        <w:r w:rsidR="003F3164">
          <w:rPr>
            <w:noProof/>
            <w:lang w:eastAsia="en-PH"/>
          </w:rPr>
          <w:t>s</w:t>
        </w:r>
      </w:ins>
      <w:r w:rsidR="006F4327">
        <w:rPr>
          <w:noProof/>
          <w:lang w:eastAsia="en-PH"/>
        </w:rPr>
        <w:t xml:space="preserve"> of inaccuracies and inefficiencies </w:t>
      </w:r>
      <w:ins w:id="71" w:author="Marc Adrian  Jimenez" w:date="2017-08-16T08:52:00Z">
        <w:r w:rsidR="00512373">
          <w:rPr>
            <w:noProof/>
            <w:lang w:eastAsia="en-PH"/>
          </w:rPr>
          <w:t>regarding the</w:t>
        </w:r>
      </w:ins>
      <w:del w:id="72" w:author="Marc Adrian  Jimenez" w:date="2017-08-16T08:52:00Z">
        <w:r w:rsidR="006F4327" w:rsidDel="00512373">
          <w:rPr>
            <w:noProof/>
            <w:lang w:eastAsia="en-PH"/>
          </w:rPr>
          <w:delText>with regards to the</w:delText>
        </w:r>
      </w:del>
      <w:r w:rsidR="006F4327">
        <w:rPr>
          <w:noProof/>
          <w:lang w:eastAsia="en-PH"/>
        </w:rPr>
        <w:t xml:space="preserve"> touch registers, and will propose a </w:t>
      </w:r>
      <w:ins w:id="73" w:author="Marc Adrian  Jimenez" w:date="2017-08-16T08:54:00Z">
        <w:r w:rsidR="004D7B7B">
          <w:rPr>
            <w:noProof/>
            <w:lang w:eastAsia="en-PH"/>
          </w:rPr>
          <w:t xml:space="preserve">calibration app that can also serve as a </w:t>
        </w:r>
      </w:ins>
      <w:r w:rsidR="006F4327">
        <w:rPr>
          <w:noProof/>
          <w:lang w:eastAsia="en-PH"/>
        </w:rPr>
        <w:t xml:space="preserve">solution for smartphone manufacturers </w:t>
      </w:r>
      <w:del w:id="74" w:author="Sherine Jane Coronel" w:date="2017-08-16T15:31:00Z">
        <w:r w:rsidR="006F4327">
          <w:rPr>
            <w:noProof/>
            <w:lang w:eastAsia="en-PH"/>
          </w:rPr>
          <w:delText xml:space="preserve">for </w:delText>
        </w:r>
        <w:r w:rsidR="006F4327" w:rsidDel="003C4000">
          <w:rPr>
            <w:noProof/>
            <w:lang w:eastAsia="en-PH"/>
          </w:rPr>
          <w:delText xml:space="preserve">them to solve </w:delText>
        </w:r>
        <w:r w:rsidR="006F4327">
          <w:rPr>
            <w:noProof/>
            <w:lang w:eastAsia="en-PH"/>
          </w:rPr>
          <w:delText>the</w:delText>
        </w:r>
      </w:del>
      <w:ins w:id="75" w:author="Sherine Jane Coronel" w:date="2017-08-16T15:31:00Z">
        <w:r w:rsidR="003F3164">
          <w:rPr>
            <w:noProof/>
            <w:lang w:eastAsia="en-PH"/>
          </w:rPr>
          <w:t>with regards to the</w:t>
        </w:r>
      </w:ins>
      <w:r w:rsidR="006F4327">
        <w:rPr>
          <w:noProof/>
          <w:lang w:eastAsia="en-PH"/>
        </w:rPr>
        <w:t xml:space="preserve"> said issue.</w:t>
      </w:r>
      <w:r w:rsidR="006F4327">
        <w:rPr>
          <w:noProof/>
          <w:lang w:eastAsia="en-PH"/>
        </w:rPr>
        <w:br w:type="page"/>
      </w:r>
    </w:p>
    <w:p w14:paraId="6C420BCB" w14:textId="06BFE190" w:rsidR="00150F42" w:rsidDel="005C25F4" w:rsidRDefault="00150F42" w:rsidP="00150F42">
      <w:pPr>
        <w:pStyle w:val="ChapterName"/>
        <w:rPr>
          <w:del w:id="76" w:author="Marc Adrian  Jimenez" w:date="2017-08-15T18:16:00Z"/>
          <w:noProof/>
          <w:lang w:eastAsia="en-PH"/>
        </w:rPr>
      </w:pPr>
      <w:bookmarkStart w:id="77" w:name="_Toc479371735"/>
      <w:del w:id="78" w:author="Marc Adrian  Jimenez" w:date="2017-08-15T18:16:00Z">
        <w:r w:rsidRPr="00150D4E" w:rsidDel="005C25F4">
          <w:rPr>
            <w:noProof/>
            <w:lang w:eastAsia="en-PH"/>
          </w:rPr>
          <w:lastRenderedPageBreak/>
          <w:delText>List of Figures, List of Tables, List of Notations</w:delText>
        </w:r>
        <w:bookmarkStart w:id="79" w:name="_Toc479371736"/>
        <w:bookmarkEnd w:id="77"/>
        <w:r w:rsidDel="005C25F4">
          <w:rPr>
            <w:noProof/>
            <w:lang w:eastAsia="en-PH"/>
          </w:rPr>
          <w:fldChar w:fldCharType="begin"/>
        </w:r>
        <w:r w:rsidDel="005C25F4">
          <w:rPr>
            <w:noProof/>
            <w:lang w:eastAsia="en-PH"/>
          </w:rPr>
          <w:delInstrText xml:space="preserve"> TOC \h \z \c "Figure" </w:delInstrText>
        </w:r>
        <w:r w:rsidDel="005C25F4">
          <w:rPr>
            <w:noProof/>
            <w:lang w:eastAsia="en-PH"/>
          </w:rPr>
          <w:fldChar w:fldCharType="separate"/>
        </w:r>
        <w:bookmarkStart w:id="80" w:name="_Toc490593522"/>
        <w:bookmarkEnd w:id="80"/>
      </w:del>
    </w:p>
    <w:p w14:paraId="3CCB48EE" w14:textId="36EA566A" w:rsidR="00150F42" w:rsidDel="005C25F4" w:rsidRDefault="00405B40" w:rsidP="00150F42">
      <w:pPr>
        <w:pStyle w:val="TableofFigures"/>
        <w:tabs>
          <w:tab w:val="right" w:leader="dot" w:pos="9350"/>
        </w:tabs>
        <w:rPr>
          <w:del w:id="81" w:author="Marc Adrian  Jimenez" w:date="2017-08-15T18:16:00Z"/>
          <w:noProof/>
        </w:rPr>
      </w:pPr>
      <w:del w:id="82" w:author="Marc Adrian  Jimenez" w:date="2017-08-15T18:16:00Z">
        <w:r w:rsidDel="005C25F4">
          <w:fldChar w:fldCharType="begin"/>
        </w:r>
        <w:r w:rsidDel="005C25F4">
          <w:delInstrText xml:space="preserve"> HYPERLINK "https://asiapacificcollege-my.sharepoint.com/personal/mpjimenez_student_apc_edu_ph/Documents/INTSDEV/Biometrics-CSFormat.docx" \l "_Toc479542703" </w:delInstrText>
        </w:r>
        <w:r w:rsidDel="005C25F4">
          <w:fldChar w:fldCharType="separate"/>
        </w:r>
        <w:r w:rsidR="00150F42" w:rsidRPr="006773E1" w:rsidDel="005C25F4">
          <w:rPr>
            <w:rStyle w:val="Hyperlink"/>
            <w:noProof/>
          </w:rPr>
          <w:delText>Figure 1 Biometric Authentication Process</w:delText>
        </w:r>
        <w:r w:rsidR="00150F42" w:rsidDel="005C25F4">
          <w:rPr>
            <w:noProof/>
            <w:webHidden/>
          </w:rPr>
          <w:tab/>
        </w:r>
        <w:r w:rsidR="00150F42" w:rsidDel="005C25F4">
          <w:rPr>
            <w:noProof/>
            <w:webHidden/>
          </w:rPr>
          <w:fldChar w:fldCharType="begin"/>
        </w:r>
        <w:r w:rsidR="00150F42" w:rsidDel="005C25F4">
          <w:rPr>
            <w:noProof/>
            <w:webHidden/>
          </w:rPr>
          <w:delInstrText xml:space="preserve"> PAGEREF _Toc479542703 \h </w:delInstrText>
        </w:r>
        <w:r w:rsidR="00150F42" w:rsidDel="005C25F4">
          <w:rPr>
            <w:noProof/>
            <w:webHidden/>
          </w:rPr>
        </w:r>
        <w:r w:rsidR="00150F42" w:rsidDel="005C25F4">
          <w:rPr>
            <w:noProof/>
            <w:webHidden/>
          </w:rPr>
          <w:fldChar w:fldCharType="separate"/>
        </w:r>
        <w:r w:rsidR="00150F42" w:rsidDel="005C25F4">
          <w:rPr>
            <w:noProof/>
            <w:webHidden/>
          </w:rPr>
          <w:delText>13</w:delText>
        </w:r>
        <w:r w:rsidR="00150F42" w:rsidDel="005C25F4">
          <w:rPr>
            <w:noProof/>
            <w:webHidden/>
          </w:rPr>
          <w:fldChar w:fldCharType="end"/>
        </w:r>
        <w:r w:rsidDel="005C25F4">
          <w:rPr>
            <w:noProof/>
          </w:rPr>
          <w:fldChar w:fldCharType="end"/>
        </w:r>
      </w:del>
    </w:p>
    <w:p w14:paraId="5DB9B8BD" w14:textId="6B7CA3E5" w:rsidR="00150F42" w:rsidDel="005C25F4" w:rsidRDefault="00405B40" w:rsidP="00150F42">
      <w:pPr>
        <w:pStyle w:val="TableofFigures"/>
        <w:tabs>
          <w:tab w:val="right" w:leader="dot" w:pos="9350"/>
        </w:tabs>
        <w:rPr>
          <w:del w:id="83" w:author="Marc Adrian  Jimenez" w:date="2017-08-15T18:16:00Z"/>
          <w:noProof/>
        </w:rPr>
      </w:pPr>
      <w:del w:id="84" w:author="Marc Adrian  Jimenez" w:date="2017-08-15T18:16:00Z">
        <w:r w:rsidDel="005C25F4">
          <w:fldChar w:fldCharType="begin"/>
        </w:r>
        <w:r w:rsidDel="005C25F4">
          <w:delInstrText xml:space="preserve"> HYPERLINK "https://asiapacificcollege-my.sharepoint.com/personal/mpjimenez_student_apc_edu_ph/Documents/INTSDEV/Biometrics-CSFormat.docx" \l "_Toc479542704" </w:delInstrText>
        </w:r>
        <w:r w:rsidDel="005C25F4">
          <w:fldChar w:fldCharType="separate"/>
        </w:r>
        <w:r w:rsidR="00150F42" w:rsidRPr="006773E1" w:rsidDel="005C25F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Figure 2 Capacitive Scanner Technology</w:delText>
        </w:r>
        <w:r w:rsidR="00150F42" w:rsidDel="005C25F4">
          <w:rPr>
            <w:noProof/>
            <w:webHidden/>
          </w:rPr>
          <w:tab/>
        </w:r>
        <w:r w:rsidR="00150F42" w:rsidDel="005C25F4">
          <w:rPr>
            <w:noProof/>
            <w:webHidden/>
          </w:rPr>
          <w:fldChar w:fldCharType="begin"/>
        </w:r>
        <w:r w:rsidR="00150F42" w:rsidDel="005C25F4">
          <w:rPr>
            <w:noProof/>
            <w:webHidden/>
          </w:rPr>
          <w:delInstrText xml:space="preserve"> PAGEREF _Toc479542704 \h </w:delInstrText>
        </w:r>
        <w:r w:rsidR="00150F42" w:rsidDel="005C25F4">
          <w:rPr>
            <w:noProof/>
            <w:webHidden/>
          </w:rPr>
        </w:r>
        <w:r w:rsidR="00150F42" w:rsidDel="005C25F4">
          <w:rPr>
            <w:noProof/>
            <w:webHidden/>
          </w:rPr>
          <w:fldChar w:fldCharType="separate"/>
        </w:r>
        <w:r w:rsidR="00150F42" w:rsidDel="005C25F4">
          <w:rPr>
            <w:noProof/>
            <w:webHidden/>
          </w:rPr>
          <w:delText>14</w:delText>
        </w:r>
        <w:r w:rsidR="00150F42" w:rsidDel="005C25F4">
          <w:rPr>
            <w:noProof/>
            <w:webHidden/>
          </w:rPr>
          <w:fldChar w:fldCharType="end"/>
        </w:r>
        <w:r w:rsidDel="005C25F4">
          <w:rPr>
            <w:noProof/>
          </w:rPr>
          <w:fldChar w:fldCharType="end"/>
        </w:r>
      </w:del>
    </w:p>
    <w:p w14:paraId="38F1022D" w14:textId="3EEA6EDD" w:rsidR="00150F42" w:rsidDel="005C25F4" w:rsidRDefault="00405B40" w:rsidP="00150F42">
      <w:pPr>
        <w:pStyle w:val="TableofFigures"/>
        <w:tabs>
          <w:tab w:val="right" w:leader="dot" w:pos="9350"/>
        </w:tabs>
        <w:rPr>
          <w:del w:id="85" w:author="Marc Adrian  Jimenez" w:date="2017-08-15T18:16:00Z"/>
          <w:noProof/>
        </w:rPr>
      </w:pPr>
      <w:del w:id="86" w:author="Marc Adrian  Jimenez" w:date="2017-08-15T18:16:00Z">
        <w:r w:rsidDel="005C25F4">
          <w:fldChar w:fldCharType="begin"/>
        </w:r>
        <w:r w:rsidDel="005C25F4">
          <w:delInstrText xml:space="preserve"> HYPERLINK "https://asiapacificcollege-my.sharepoint.com/personal/mpjimenez_student_apc_edu_ph/Documents/INTSDEV/Biometrics-CSFormat.docx" \l "_Toc479542705" </w:delInstrText>
        </w:r>
        <w:r w:rsidDel="005C25F4">
          <w:fldChar w:fldCharType="separate"/>
        </w:r>
        <w:r w:rsidR="00150F42" w:rsidRPr="006773E1" w:rsidDel="005C25F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Figure 3 Biometric Authentication Process</w:delText>
        </w:r>
        <w:r w:rsidR="00150F42" w:rsidDel="005C25F4">
          <w:rPr>
            <w:noProof/>
            <w:webHidden/>
          </w:rPr>
          <w:tab/>
        </w:r>
        <w:r w:rsidR="00150F42" w:rsidDel="005C25F4">
          <w:rPr>
            <w:noProof/>
            <w:webHidden/>
          </w:rPr>
          <w:fldChar w:fldCharType="begin"/>
        </w:r>
        <w:r w:rsidR="00150F42" w:rsidDel="005C25F4">
          <w:rPr>
            <w:noProof/>
            <w:webHidden/>
          </w:rPr>
          <w:delInstrText xml:space="preserve"> PAGEREF _Toc479542705 \h </w:delInstrText>
        </w:r>
        <w:r w:rsidR="00150F42" w:rsidDel="005C25F4">
          <w:rPr>
            <w:noProof/>
            <w:webHidden/>
          </w:rPr>
        </w:r>
        <w:r w:rsidR="00150F42" w:rsidDel="005C25F4">
          <w:rPr>
            <w:noProof/>
            <w:webHidden/>
          </w:rPr>
          <w:fldChar w:fldCharType="separate"/>
        </w:r>
        <w:r w:rsidR="00150F42" w:rsidDel="005C25F4">
          <w:rPr>
            <w:noProof/>
            <w:webHidden/>
          </w:rPr>
          <w:delText>15</w:delText>
        </w:r>
        <w:r w:rsidR="00150F42" w:rsidDel="005C25F4">
          <w:rPr>
            <w:noProof/>
            <w:webHidden/>
          </w:rPr>
          <w:fldChar w:fldCharType="end"/>
        </w:r>
        <w:r w:rsidDel="005C25F4">
          <w:rPr>
            <w:noProof/>
          </w:rPr>
          <w:fldChar w:fldCharType="end"/>
        </w:r>
      </w:del>
    </w:p>
    <w:p w14:paraId="10ED582F" w14:textId="58D8336D" w:rsidR="00150F42" w:rsidDel="005C25F4" w:rsidRDefault="00150F42" w:rsidP="00150F42">
      <w:pPr>
        <w:spacing w:after="200" w:line="276" w:lineRule="auto"/>
        <w:jc w:val="left"/>
        <w:rPr>
          <w:del w:id="87" w:author="Marc Adrian  Jimenez" w:date="2017-08-15T18:16:00Z"/>
          <w:noProof/>
          <w:lang w:eastAsia="en-PH"/>
        </w:rPr>
      </w:pPr>
      <w:del w:id="88" w:author="Marc Adrian  Jimenez" w:date="2017-08-15T18:16:00Z">
        <w:r w:rsidDel="005C25F4">
          <w:rPr>
            <w:noProof/>
            <w:lang w:eastAsia="en-PH"/>
          </w:rPr>
          <w:fldChar w:fldCharType="end"/>
        </w:r>
      </w:del>
    </w:p>
    <w:p w14:paraId="7C5CC2C3" w14:textId="36A59206" w:rsidR="00150F42" w:rsidDel="005C25F4" w:rsidRDefault="00150F42" w:rsidP="00150F42">
      <w:pPr>
        <w:spacing w:after="200" w:line="276" w:lineRule="auto"/>
        <w:jc w:val="left"/>
        <w:rPr>
          <w:del w:id="89" w:author="Marc Adrian  Jimenez" w:date="2017-08-15T18:16:00Z"/>
          <w:noProof/>
          <w:lang w:eastAsia="en-PH"/>
        </w:rPr>
      </w:pPr>
      <w:del w:id="90" w:author="Marc Adrian  Jimenez" w:date="2017-08-15T18:16:00Z">
        <w:r w:rsidDel="005C25F4">
          <w:rPr>
            <w:noProof/>
            <w:lang w:eastAsia="en-PH"/>
          </w:rPr>
          <w:br w:type="page"/>
        </w:r>
      </w:del>
    </w:p>
    <w:p w14:paraId="0DA89BD1" w14:textId="77777777" w:rsidR="00150F42" w:rsidRPr="009718F4" w:rsidRDefault="00150F42" w:rsidP="00DF17DD">
      <w:pPr>
        <w:pStyle w:val="ChapterName"/>
        <w:numPr>
          <w:ilvl w:val="0"/>
          <w:numId w:val="3"/>
        </w:numPr>
        <w:jc w:val="left"/>
        <w:rPr>
          <w:noProof/>
          <w:lang w:eastAsia="en-PH"/>
        </w:rPr>
      </w:pPr>
      <w:bookmarkStart w:id="91" w:name="_Toc490593523"/>
      <w:r w:rsidRPr="00150D4E">
        <w:rPr>
          <w:noProof/>
          <w:lang w:eastAsia="en-PH"/>
        </w:rPr>
        <w:t>Introduction</w:t>
      </w:r>
      <w:bookmarkEnd w:id="79"/>
      <w:bookmarkEnd w:id="91"/>
    </w:p>
    <w:p w14:paraId="186E66D6" w14:textId="77777777" w:rsidR="00150F42" w:rsidRPr="00150D4E" w:rsidRDefault="00150F42" w:rsidP="00150F42">
      <w:pPr>
        <w:pStyle w:val="11"/>
        <w:numPr>
          <w:ilvl w:val="1"/>
          <w:numId w:val="2"/>
        </w:numPr>
      </w:pPr>
      <w:bookmarkStart w:id="92" w:name="_Toc479371737"/>
      <w:bookmarkStart w:id="93" w:name="_Toc490593524"/>
      <w:r w:rsidRPr="00150D4E">
        <w:t>Project Context</w:t>
      </w:r>
      <w:bookmarkEnd w:id="92"/>
      <w:bookmarkEnd w:id="93"/>
    </w:p>
    <w:p w14:paraId="5E6BE546" w14:textId="77777777" w:rsidR="00150F42" w:rsidRDefault="00150F42" w:rsidP="00150F42">
      <w:pPr>
        <w:pStyle w:val="111"/>
        <w:numPr>
          <w:ilvl w:val="2"/>
          <w:numId w:val="2"/>
        </w:numPr>
        <w:rPr>
          <w:noProof/>
          <w:lang w:eastAsia="en-PH"/>
        </w:rPr>
      </w:pPr>
      <w:bookmarkStart w:id="94" w:name="_Toc479371738"/>
      <w:bookmarkStart w:id="95" w:name="_Toc490593525"/>
      <w:r w:rsidRPr="00150D4E">
        <w:rPr>
          <w:noProof/>
          <w:lang w:eastAsia="en-PH"/>
        </w:rPr>
        <w:t>The Challenges</w:t>
      </w:r>
      <w:bookmarkEnd w:id="94"/>
      <w:bookmarkEnd w:id="95"/>
    </w:p>
    <w:p w14:paraId="6C479DD8" w14:textId="4470D258" w:rsidR="00150F42" w:rsidRPr="00150D4E" w:rsidRDefault="00150F42" w:rsidP="00B02705">
      <w:pPr>
        <w:ind w:left="720"/>
        <w:rPr>
          <w:rFonts w:asciiTheme="minorEastAsia" w:eastAsiaTheme="minorEastAsia" w:hAnsiTheme="minorEastAsia" w:cstheme="minorEastAsia"/>
          <w:noProof/>
          <w:lang w:eastAsia="en-PH"/>
        </w:rPr>
      </w:pPr>
      <w:r>
        <w:rPr>
          <w:rFonts w:cstheme="minorHAnsi"/>
          <w:noProof/>
          <w:lang w:eastAsia="en-PH"/>
        </w:rPr>
        <w:tab/>
      </w:r>
      <w:commentRangeStart w:id="96"/>
      <w:r>
        <w:t xml:space="preserve">The </w:t>
      </w:r>
      <w:r w:rsidRPr="00005297">
        <w:t xml:space="preserve">touch registers of touchscreen smartphones in the market is highly dependable </w:t>
      </w:r>
      <w:r w:rsidRPr="00DF17DD">
        <w:t>on the user</w:t>
      </w:r>
      <w:ins w:id="97" w:author="Marc Adrian  Jimenez" w:date="2017-08-15T23:05:00Z">
        <w:r w:rsidR="00643B5E">
          <w:t xml:space="preserve"> as the device should scale to the users</w:t>
        </w:r>
      </w:ins>
      <w:ins w:id="98" w:author="Marc Adrian  Jimenez" w:date="2017-08-15T23:06:00Z">
        <w:r w:rsidR="00643B5E">
          <w:t>’ hand size to achieve</w:t>
        </w:r>
      </w:ins>
      <w:ins w:id="99" w:author="Sherine Jane Coronel" w:date="2017-08-16T15:47:00Z">
        <w:r w:rsidR="00643B5E">
          <w:t xml:space="preserve"> </w:t>
        </w:r>
        <w:r w:rsidR="00FF36B2" w:rsidRPr="00A61AF3">
          <w:t>more</w:t>
        </w:r>
      </w:ins>
      <w:ins w:id="100" w:author="Sherine Jane Coronel" w:date="2017-08-16T15:37:00Z">
        <w:r w:rsidR="00414E38" w:rsidRPr="00A61AF3">
          <w:t xml:space="preserve"> </w:t>
        </w:r>
      </w:ins>
      <w:ins w:id="101" w:author="Marc Adrian  Jimenez" w:date="2017-08-15T23:06:00Z">
        <w:del w:id="102" w:author="Sherine Jane Coronel" w:date="2017-08-16T15:37:00Z">
          <w:r w:rsidR="00643B5E" w:rsidRPr="00A61AF3" w:rsidDel="00414E38">
            <w:delText xml:space="preserve"> </w:delText>
          </w:r>
          <w:r w:rsidR="00643B5E">
            <w:delText xml:space="preserve">much more </w:delText>
          </w:r>
        </w:del>
        <w:r w:rsidR="00643B5E">
          <w:t xml:space="preserve">accurate touch </w:t>
        </w:r>
        <w:del w:id="103" w:author="Sherine Jane Coronel" w:date="2017-08-16T15:37:00Z">
          <w:r w:rsidR="00643B5E">
            <w:delText>registers</w:delText>
          </w:r>
        </w:del>
      </w:ins>
      <w:ins w:id="104" w:author="Sherine Jane Coronel" w:date="2017-08-16T15:37:00Z">
        <w:r w:rsidR="00414E38" w:rsidRPr="00A61AF3">
          <w:t>input</w:t>
        </w:r>
      </w:ins>
      <w:r w:rsidR="000F483D" w:rsidRPr="00A61AF3">
        <w:rPr>
          <w:b/>
        </w:rPr>
        <w:t>.</w:t>
      </w:r>
      <w:r w:rsidR="000F483D">
        <w:rPr>
          <w:i/>
        </w:rPr>
        <w:t xml:space="preserve"> </w:t>
      </w:r>
      <w:r>
        <w:t>Varying factors</w:t>
      </w:r>
      <w:r w:rsidRPr="00005297">
        <w:t xml:space="preserve"> also exists not only in the hardware</w:t>
      </w:r>
      <w:r w:rsidR="000F483D">
        <w:t xml:space="preserve"> part, but also in the software </w:t>
      </w:r>
      <w:r>
        <w:t xml:space="preserve">as the touch responsiveness </w:t>
      </w:r>
      <w:r w:rsidR="000F483D">
        <w:t xml:space="preserve">also </w:t>
      </w:r>
      <w:del w:id="105" w:author="Sherine Jane Coronel" w:date="2017-08-16T15:55:00Z">
        <w:r>
          <w:delText xml:space="preserve">varies </w:delText>
        </w:r>
      </w:del>
      <w:ins w:id="106" w:author="Sherine Jane Coronel" w:date="2017-08-16T15:55:00Z">
        <w:r w:rsidR="00D5279C" w:rsidRPr="00A61AF3">
          <w:t xml:space="preserve">differ </w:t>
        </w:r>
      </w:ins>
      <w:r>
        <w:t>depending on the current running operating system.</w:t>
      </w:r>
      <w:commentRangeEnd w:id="96"/>
      <w:r w:rsidR="0088591D" w:rsidRPr="00A61AF3">
        <w:rPr>
          <w:rStyle w:val="CommentReference"/>
          <w:sz w:val="22"/>
          <w:szCs w:val="22"/>
          <w:rPrChange w:id="107" w:author="Sherine Jane Coronel" w:date="2017-08-16T16:58:00Z">
            <w:rPr>
              <w:rStyle w:val="CommentReference"/>
            </w:rPr>
          </w:rPrChange>
        </w:rPr>
        <w:commentReference w:id="96"/>
      </w:r>
      <w:ins w:id="108" w:author="Marc Adrian  Jimenez" w:date="2017-08-15T18:17:00Z">
        <w:r w:rsidR="005C25F4">
          <w:t xml:space="preserve"> </w:t>
        </w:r>
      </w:ins>
      <w:commentRangeStart w:id="109"/>
      <w:ins w:id="110" w:author="Sherine Jane Coronel" w:date="2017-08-16T15:49:00Z">
        <w:r w:rsidR="00D5279C" w:rsidRPr="00A61AF3">
          <w:t xml:space="preserve">In addition, </w:t>
        </w:r>
      </w:ins>
      <w:ins w:id="111" w:author="Sherine Jane Coronel" w:date="2017-08-16T16:37:00Z">
        <w:r w:rsidR="00A61AF3" w:rsidRPr="00A61AF3">
          <w:t xml:space="preserve">according to the </w:t>
        </w:r>
      </w:ins>
      <w:ins w:id="112" w:author="Marc Adrian  Jimenez" w:date="2017-08-15T18:17:00Z">
        <w:del w:id="113" w:author="Sherine Jane Coronel" w:date="2017-08-16T15:42:00Z">
          <w:r w:rsidR="005C25F4" w:rsidRPr="00A61AF3" w:rsidDel="00FF36B2">
            <w:delText>Claim</w:delText>
          </w:r>
        </w:del>
      </w:ins>
      <w:ins w:id="114" w:author="Sherine Jane Coronel" w:date="2017-08-16T16:37:00Z">
        <w:r w:rsidR="00512750" w:rsidRPr="00A61AF3">
          <w:t>Agawi Touchmarks</w:t>
        </w:r>
        <w:r w:rsidR="00A61AF3" w:rsidRPr="00A61AF3">
          <w:t>,</w:t>
        </w:r>
      </w:ins>
      <w:ins w:id="115" w:author="Marc Adrian  Jimenez" w:date="2017-08-15T18:17:00Z">
        <w:del w:id="116" w:author="Sherine Jane Coronel" w:date="2017-08-16T15:42:00Z">
          <w:r w:rsidR="005C25F4" w:rsidRPr="00A61AF3" w:rsidDel="00FF36B2">
            <w:delText>s</w:delText>
          </w:r>
        </w:del>
      </w:ins>
      <w:ins w:id="117" w:author="Sherine Jane Coronel" w:date="2017-08-16T15:42:00Z">
        <w:r w:rsidR="00FF36B2" w:rsidRPr="00A61AF3">
          <w:t xml:space="preserve"> </w:t>
        </w:r>
      </w:ins>
      <w:ins w:id="118" w:author="Sherine Jane Coronel" w:date="2017-08-16T16:07:00Z">
        <w:r w:rsidR="00C905E9" w:rsidRPr="00A61AF3">
          <w:t>smartphones running iO</w:t>
        </w:r>
      </w:ins>
      <w:ins w:id="119" w:author="Sherine Jane Coronel" w:date="2017-08-16T16:08:00Z">
        <w:r w:rsidR="00C905E9" w:rsidRPr="00A61AF3">
          <w:t>S is 2.5 times faster at responding to touch than Google Android</w:t>
        </w:r>
      </w:ins>
      <w:ins w:id="120" w:author="Sherine Jane Coronel" w:date="2017-08-16T16:15:00Z">
        <w:r w:rsidR="003F7DB0" w:rsidRPr="00A61AF3">
          <w:t xml:space="preserve">. </w:t>
        </w:r>
      </w:ins>
      <w:ins w:id="121" w:author="Sherine Jane Coronel" w:date="2017-08-16T16:38:00Z">
        <w:r w:rsidR="00A61AF3" w:rsidRPr="004438C2">
          <w:rPr>
            <w:b/>
            <w:rPrChange w:id="122" w:author="Sherine Jane Coronel" w:date="2017-08-16T16:47:00Z">
              <w:rPr/>
            </w:rPrChange>
          </w:rPr>
          <w:t>The Touchmarks benchmark measure</w:t>
        </w:r>
      </w:ins>
      <w:ins w:id="123" w:author="Sherine Jane Coronel" w:date="2017-08-16T16:44:00Z">
        <w:r w:rsidR="00A61AF3" w:rsidRPr="004438C2">
          <w:rPr>
            <w:b/>
            <w:rPrChange w:id="124" w:author="Sherine Jane Coronel" w:date="2017-08-16T16:47:00Z">
              <w:rPr/>
            </w:rPrChange>
          </w:rPr>
          <w:t>d</w:t>
        </w:r>
      </w:ins>
      <w:ins w:id="125" w:author="Sherine Jane Coronel" w:date="2017-08-16T16:38:00Z">
        <w:r w:rsidR="00A61AF3" w:rsidRPr="004438C2">
          <w:rPr>
            <w:b/>
            <w:rPrChange w:id="126" w:author="Sherine Jane Coronel" w:date="2017-08-16T16:47:00Z">
              <w:rPr/>
            </w:rPrChange>
          </w:rPr>
          <w:t xml:space="preserve"> </w:t>
        </w:r>
      </w:ins>
      <w:ins w:id="127" w:author="Sherine Jane Coronel" w:date="2017-08-16T16:44:00Z">
        <w:r w:rsidR="00A61AF3" w:rsidRPr="004438C2">
          <w:rPr>
            <w:b/>
            <w:rPrChange w:id="128" w:author="Sherine Jane Coronel" w:date="2017-08-16T16:47:00Z">
              <w:rPr>
                <w:rFonts w:ascii="Arial" w:hAnsi="Arial" w:cs="Arial"/>
                <w:color w:val="231F20"/>
                <w:shd w:val="clear" w:color="auto" w:fill="FFFFFF"/>
              </w:rPr>
            </w:rPrChange>
          </w:rPr>
          <w:t>the minimum app response time scores</w:t>
        </w:r>
      </w:ins>
      <w:ins w:id="129" w:author="Sherine Jane Coronel" w:date="2017-08-16T16:45:00Z">
        <w:r w:rsidR="00A61AF3" w:rsidRPr="004438C2">
          <w:rPr>
            <w:b/>
            <w:rPrChange w:id="130" w:author="Sherine Jane Coronel" w:date="2017-08-16T16:47:00Z">
              <w:rPr/>
            </w:rPrChange>
          </w:rPr>
          <w:t xml:space="preserve"> on the lightest possible apps</w:t>
        </w:r>
      </w:ins>
      <w:ins w:id="131" w:author="Sherine Jane Coronel" w:date="2017-08-16T16:46:00Z">
        <w:r w:rsidR="00A61AF3" w:rsidRPr="004438C2">
          <w:rPr>
            <w:b/>
            <w:rPrChange w:id="132" w:author="Sherine Jane Coronel" w:date="2017-08-16T16:47:00Z">
              <w:rPr/>
            </w:rPrChange>
          </w:rPr>
          <w:t xml:space="preserve">, it measures how immediately </w:t>
        </w:r>
      </w:ins>
      <w:ins w:id="133" w:author="Sherine Jane Coronel" w:date="2017-08-16T16:47:00Z">
        <w:r w:rsidR="00A61AF3" w:rsidRPr="004438C2">
          <w:rPr>
            <w:b/>
            <w:rPrChange w:id="134" w:author="Sherine Jane Coronel" w:date="2017-08-16T16:47:00Z">
              <w:rPr/>
            </w:rPrChange>
          </w:rPr>
          <w:t>they respond on a given device.</w:t>
        </w:r>
      </w:ins>
      <w:commentRangeEnd w:id="109"/>
      <w:ins w:id="135" w:author="Sherine Jane Coronel" w:date="2017-08-16T16:54:00Z">
        <w:r w:rsidR="00B11629">
          <w:rPr>
            <w:rStyle w:val="CommentReference"/>
          </w:rPr>
          <w:commentReference w:id="109"/>
        </w:r>
      </w:ins>
      <w:ins w:id="136" w:author="Sherine Jane Coronel" w:date="2017-08-16T16:47:00Z">
        <w:r w:rsidR="00A61AF3" w:rsidRPr="004438C2">
          <w:rPr>
            <w:b/>
            <w:rPrChange w:id="137" w:author="Sherine Jane Coronel" w:date="2017-08-16T16:47:00Z">
              <w:rPr/>
            </w:rPrChange>
          </w:rPr>
          <w:t xml:space="preserve"> </w:t>
        </w:r>
      </w:ins>
      <w:ins w:id="138" w:author="Marc Adrian  Jimenez" w:date="2017-08-15T18:17:00Z">
        <w:del w:id="139" w:author="Sherine Jane Coronel" w:date="2017-08-16T15:45:00Z">
          <w:r w:rsidR="005C25F4">
            <w:delText xml:space="preserve"> </w:delText>
          </w:r>
        </w:del>
        <w:del w:id="140" w:author="Sherine Jane Coronel" w:date="2017-08-16T15:43:00Z">
          <w:r w:rsidR="005C25F4">
            <w:delText xml:space="preserve">such as there </w:delText>
          </w:r>
        </w:del>
        <w:del w:id="141" w:author="Sherine Jane Coronel" w:date="2017-08-16T15:45:00Z">
          <w:r w:rsidR="005C25F4">
            <w:delText xml:space="preserve">is less </w:delText>
          </w:r>
        </w:del>
      </w:ins>
      <w:ins w:id="142" w:author="Marc Adrian  Jimenez" w:date="2017-08-15T18:18:00Z">
        <w:del w:id="143" w:author="Sherine Jane Coronel" w:date="2017-08-16T15:45:00Z">
          <w:r w:rsidR="005C25F4">
            <w:delText xml:space="preserve">average error when using </w:delText>
          </w:r>
        </w:del>
      </w:ins>
      <w:ins w:id="144" w:author="Marc Adrian  Jimenez" w:date="2017-08-15T18:19:00Z">
        <w:del w:id="145" w:author="Sherine Jane Coronel" w:date="2017-08-16T15:45:00Z">
          <w:r w:rsidR="005C25F4">
            <w:delText xml:space="preserve">smartphones running </w:delText>
          </w:r>
        </w:del>
      </w:ins>
      <w:ins w:id="146" w:author="Marc Adrian  Jimenez" w:date="2017-08-15T18:18:00Z">
        <w:del w:id="147" w:author="Sherine Jane Coronel" w:date="2017-08-16T15:45:00Z">
          <w:r w:rsidR="005C25F4">
            <w:delText xml:space="preserve">iOS </w:delText>
          </w:r>
        </w:del>
      </w:ins>
      <w:ins w:id="148" w:author="Marc Adrian  Jimenez" w:date="2017-08-15T18:19:00Z">
        <w:del w:id="149" w:author="Sherine Jane Coronel" w:date="2017-08-16T15:45:00Z">
          <w:r w:rsidR="005C25F4">
            <w:delText xml:space="preserve">as compared to those running Android. </w:delText>
          </w:r>
        </w:del>
        <w:r w:rsidR="005C25F4">
          <w:t>Also, virtual keyboards</w:t>
        </w:r>
        <w:r w:rsidR="000B35D4">
          <w:t>, which are software components</w:t>
        </w:r>
        <w:r w:rsidR="005C25F4">
          <w:t xml:space="preserve"> play a huge role in the typing accuracy of a smartphone.</w:t>
        </w:r>
      </w:ins>
    </w:p>
    <w:p w14:paraId="127F6B7F" w14:textId="77777777" w:rsidR="00150F42" w:rsidRDefault="00150F42" w:rsidP="00150F42">
      <w:pPr>
        <w:pStyle w:val="111"/>
        <w:numPr>
          <w:ilvl w:val="2"/>
          <w:numId w:val="2"/>
        </w:numPr>
        <w:rPr>
          <w:noProof/>
          <w:lang w:eastAsia="en-PH"/>
        </w:rPr>
      </w:pPr>
      <w:bookmarkStart w:id="150" w:name="_Toc479371739"/>
      <w:bookmarkStart w:id="151" w:name="_Toc490593526"/>
      <w:r w:rsidRPr="00150D4E">
        <w:rPr>
          <w:noProof/>
        </w:rPr>
        <w:t>The Opportunity</w:t>
      </w:r>
      <w:bookmarkEnd w:id="150"/>
      <w:bookmarkEnd w:id="151"/>
    </w:p>
    <w:p w14:paraId="3D4B9CB6" w14:textId="588706DE" w:rsidR="00150F42" w:rsidRPr="00150D4E" w:rsidRDefault="00150F42" w:rsidP="00B02705">
      <w:pPr>
        <w:ind w:left="720"/>
      </w:pPr>
      <w:r>
        <w:rPr>
          <w:noProof/>
          <w:lang w:eastAsia="en-PH"/>
        </w:rPr>
        <w:tab/>
      </w:r>
      <w:commentRangeStart w:id="152"/>
      <w:commentRangeStart w:id="153"/>
      <w:r w:rsidRPr="004920B5">
        <w:rPr>
          <w:noProof/>
          <w:lang w:eastAsia="en-PH"/>
        </w:rPr>
        <w:t xml:space="preserve">This research can help smartphone manufacturers on improving their </w:t>
      </w:r>
      <w:r w:rsidRPr="000F483D">
        <w:rPr>
          <w:noProof/>
          <w:lang w:eastAsia="en-PH"/>
        </w:rPr>
        <w:t xml:space="preserve">devices </w:t>
      </w:r>
      <w:r w:rsidRPr="004920B5">
        <w:rPr>
          <w:noProof/>
          <w:lang w:eastAsia="en-PH"/>
        </w:rPr>
        <w:t>by increasing the satisfaction experienced by their customers through the custom-calibrated touch registers.</w:t>
      </w:r>
      <w:r w:rsidR="000F483D">
        <w:rPr>
          <w:noProof/>
          <w:lang w:eastAsia="en-PH"/>
        </w:rPr>
        <w:t xml:space="preserve"> </w:t>
      </w:r>
      <w:commentRangeEnd w:id="152"/>
      <w:r w:rsidR="00DF17DD">
        <w:rPr>
          <w:rStyle w:val="CommentReference"/>
        </w:rPr>
        <w:commentReference w:id="152"/>
      </w:r>
      <w:commentRangeEnd w:id="153"/>
      <w:r w:rsidR="00612B16">
        <w:rPr>
          <w:rStyle w:val="CommentReference"/>
        </w:rPr>
        <w:commentReference w:id="153"/>
      </w:r>
    </w:p>
    <w:p w14:paraId="18C7C717" w14:textId="77777777" w:rsidR="00150F42" w:rsidRDefault="00150F42" w:rsidP="00150F42">
      <w:pPr>
        <w:pStyle w:val="111"/>
        <w:numPr>
          <w:ilvl w:val="2"/>
          <w:numId w:val="2"/>
        </w:numPr>
        <w:rPr>
          <w:noProof/>
          <w:lang w:eastAsia="en-PH"/>
        </w:rPr>
      </w:pPr>
      <w:bookmarkStart w:id="154" w:name="_Toc479371740"/>
      <w:bookmarkStart w:id="155" w:name="_Toc490593527"/>
      <w:r w:rsidRPr="00150D4E">
        <w:rPr>
          <w:noProof/>
        </w:rPr>
        <w:t>Purpose and Description</w:t>
      </w:r>
      <w:bookmarkEnd w:id="154"/>
      <w:bookmarkEnd w:id="155"/>
    </w:p>
    <w:p w14:paraId="432D7015" w14:textId="384DD93A" w:rsidR="00150F42" w:rsidRPr="00150D4E" w:rsidRDefault="00150F42" w:rsidP="00B02705">
      <w:pPr>
        <w:ind w:left="720"/>
      </w:pPr>
      <w:r>
        <w:rPr>
          <w:noProof/>
          <w:lang w:eastAsia="en-PH"/>
        </w:rPr>
        <w:tab/>
      </w:r>
      <w:r w:rsidRPr="0071459E">
        <w:rPr>
          <w:b/>
          <w:lang w:eastAsia="en-PH"/>
          <w:rPrChange w:id="156" w:author="Sherine Jane Coronel" w:date="2017-08-16T16:58:00Z">
            <w:rPr>
              <w:noProof/>
              <w:lang w:eastAsia="en-PH"/>
            </w:rPr>
          </w:rPrChange>
        </w:rPr>
        <w:t xml:space="preserve">This research serves as a possible solution </w:t>
      </w:r>
      <w:ins w:id="157" w:author="Sherine Jane Coronel" w:date="2017-08-16T16:50:00Z">
        <w:r w:rsidR="00B11629" w:rsidRPr="0071459E">
          <w:rPr>
            <w:b/>
            <w:noProof/>
            <w:lang w:eastAsia="en-PH"/>
            <w:rPrChange w:id="158" w:author="Sherine Jane Coronel" w:date="2017-08-16T16:55:00Z">
              <w:rPr>
                <w:noProof/>
                <w:lang w:eastAsia="en-PH"/>
              </w:rPr>
            </w:rPrChange>
          </w:rPr>
          <w:t xml:space="preserve">to the touchscreen issue of Android devices </w:t>
        </w:r>
      </w:ins>
      <w:ins w:id="159" w:author="Sherine Jane Coronel" w:date="2017-08-16T16:51:00Z">
        <w:r w:rsidR="00B11629" w:rsidRPr="0071459E">
          <w:rPr>
            <w:b/>
            <w:noProof/>
            <w:lang w:eastAsia="en-PH"/>
            <w:rPrChange w:id="160" w:author="Sherine Jane Coronel" w:date="2017-08-16T16:55:00Z">
              <w:rPr>
                <w:noProof/>
                <w:lang w:eastAsia="en-PH"/>
              </w:rPr>
            </w:rPrChange>
          </w:rPr>
          <w:t xml:space="preserve"> to further </w:t>
        </w:r>
      </w:ins>
      <w:del w:id="161" w:author="Sherine Jane Coronel" w:date="2017-08-16T16:52:00Z">
        <w:r w:rsidRPr="0071459E">
          <w:rPr>
            <w:b/>
            <w:lang w:eastAsia="en-PH"/>
            <w:rPrChange w:id="162" w:author="Sherine Jane Coronel" w:date="2017-08-16T16:58:00Z">
              <w:rPr>
                <w:noProof/>
                <w:lang w:eastAsia="en-PH"/>
              </w:rPr>
            </w:rPrChange>
          </w:rPr>
          <w:delText>for</w:delText>
        </w:r>
      </w:del>
      <w:del w:id="163" w:author="Sherine Jane Coronel" w:date="2017-08-16T16:54:00Z">
        <w:r w:rsidRPr="0071459E">
          <w:rPr>
            <w:b/>
            <w:lang w:eastAsia="en-PH"/>
            <w:rPrChange w:id="164" w:author="Sherine Jane Coronel" w:date="2017-08-16T16:58:00Z">
              <w:rPr>
                <w:noProof/>
                <w:lang w:eastAsia="en-PH"/>
              </w:rPr>
            </w:rPrChange>
          </w:rPr>
          <w:delText xml:space="preserve"> smartphone manufacturers</w:delText>
        </w:r>
      </w:del>
      <w:del w:id="165" w:author="Sherine Jane Coronel" w:date="2017-08-16T16:52:00Z">
        <w:r w:rsidRPr="0071459E">
          <w:rPr>
            <w:b/>
            <w:lang w:eastAsia="en-PH"/>
            <w:rPrChange w:id="166" w:author="Sherine Jane Coronel" w:date="2017-08-16T16:58:00Z">
              <w:rPr>
                <w:noProof/>
                <w:lang w:eastAsia="en-PH"/>
              </w:rPr>
            </w:rPrChange>
          </w:rPr>
          <w:delText xml:space="preserve"> to </w:delText>
        </w:r>
      </w:del>
      <w:r w:rsidRPr="0071459E">
        <w:rPr>
          <w:b/>
          <w:lang w:eastAsia="en-PH"/>
          <w:rPrChange w:id="167" w:author="Sherine Jane Coronel" w:date="2017-08-16T16:58:00Z">
            <w:rPr>
              <w:noProof/>
              <w:lang w:eastAsia="en-PH"/>
            </w:rPr>
          </w:rPrChange>
        </w:rPr>
        <w:t xml:space="preserve">increase the consumer satisfaction rate </w:t>
      </w:r>
      <w:del w:id="168" w:author="Sherine Jane Coronel" w:date="2017-08-16T16:56:00Z">
        <w:r w:rsidRPr="0071459E">
          <w:rPr>
            <w:b/>
            <w:lang w:eastAsia="en-PH"/>
            <w:rPrChange w:id="169" w:author="Sherine Jane Coronel" w:date="2017-08-16T16:58:00Z">
              <w:rPr>
                <w:noProof/>
                <w:lang w:eastAsia="en-PH"/>
              </w:rPr>
            </w:rPrChange>
          </w:rPr>
          <w:delText xml:space="preserve">of </w:delText>
        </w:r>
      </w:del>
      <w:del w:id="170" w:author="Sherine Jane Coronel" w:date="2017-08-16T16:54:00Z">
        <w:r w:rsidRPr="0071459E">
          <w:rPr>
            <w:b/>
            <w:lang w:eastAsia="en-PH"/>
            <w:rPrChange w:id="171" w:author="Sherine Jane Coronel" w:date="2017-08-16T16:58:00Z">
              <w:rPr>
                <w:noProof/>
                <w:lang w:eastAsia="en-PH"/>
              </w:rPr>
            </w:rPrChange>
          </w:rPr>
          <w:delText xml:space="preserve">their </w:delText>
        </w:r>
      </w:del>
      <w:ins w:id="172" w:author="Sherine Jane Coronel" w:date="2017-08-16T16:56:00Z">
        <w:r w:rsidR="007F5A10">
          <w:rPr>
            <w:b/>
            <w:noProof/>
            <w:lang w:eastAsia="en-PH"/>
          </w:rPr>
          <w:t>with regar</w:t>
        </w:r>
      </w:ins>
      <w:ins w:id="173" w:author="Sherine Jane Coronel" w:date="2017-08-16T16:57:00Z">
        <w:r w:rsidR="002E6EB2">
          <w:rPr>
            <w:b/>
            <w:noProof/>
            <w:lang w:eastAsia="en-PH"/>
          </w:rPr>
          <w:t>d</w:t>
        </w:r>
      </w:ins>
      <w:ins w:id="174" w:author="Sherine Jane Coronel" w:date="2017-08-16T16:56:00Z">
        <w:r w:rsidR="007F5A10">
          <w:rPr>
            <w:b/>
            <w:noProof/>
            <w:lang w:eastAsia="en-PH"/>
          </w:rPr>
          <w:t>s to the</w:t>
        </w:r>
      </w:ins>
      <w:ins w:id="175" w:author="Sherine Jane Coronel" w:date="2017-08-16T16:54:00Z">
        <w:r w:rsidR="00B11629" w:rsidRPr="0071459E">
          <w:rPr>
            <w:b/>
            <w:noProof/>
            <w:lang w:eastAsia="en-PH"/>
            <w:rPrChange w:id="176" w:author="Sherine Jane Coronel" w:date="2017-08-16T16:55:00Z">
              <w:rPr>
                <w:noProof/>
                <w:lang w:eastAsia="en-PH"/>
              </w:rPr>
            </w:rPrChange>
          </w:rPr>
          <w:t xml:space="preserve"> </w:t>
        </w:r>
      </w:ins>
      <w:ins w:id="177" w:author="Sherine Jane Coronel" w:date="2017-08-16T16:56:00Z">
        <w:r w:rsidR="00794D12">
          <w:rPr>
            <w:b/>
            <w:noProof/>
            <w:lang w:eastAsia="en-PH"/>
          </w:rPr>
          <w:t>manufacturers’ smartphones</w:t>
        </w:r>
      </w:ins>
      <w:del w:id="178" w:author="Sherine Jane Coronel" w:date="2017-08-16T16:56:00Z">
        <w:r w:rsidRPr="0071459E" w:rsidDel="00794D12">
          <w:rPr>
            <w:b/>
            <w:noProof/>
            <w:lang w:eastAsia="en-PH"/>
            <w:rPrChange w:id="179" w:author="Sherine Jane Coronel" w:date="2017-08-16T16:55:00Z">
              <w:rPr>
                <w:noProof/>
                <w:lang w:eastAsia="en-PH"/>
              </w:rPr>
            </w:rPrChange>
          </w:rPr>
          <w:delText>products</w:delText>
        </w:r>
      </w:del>
      <w:r w:rsidRPr="0071459E">
        <w:rPr>
          <w:b/>
          <w:noProof/>
          <w:lang w:eastAsia="en-PH"/>
          <w:rPrChange w:id="180" w:author="Sherine Jane Coronel" w:date="2017-08-16T16:55:00Z">
            <w:rPr>
              <w:noProof/>
              <w:lang w:eastAsia="en-PH"/>
            </w:rPr>
          </w:rPrChange>
        </w:rPr>
        <w:t>.</w:t>
      </w:r>
      <w:r w:rsidRPr="0071459E">
        <w:rPr>
          <w:b/>
          <w:lang w:eastAsia="en-PH"/>
          <w:rPrChange w:id="181" w:author="Sherine Jane Coronel" w:date="2017-08-16T16:58:00Z">
            <w:rPr>
              <w:noProof/>
              <w:lang w:eastAsia="en-PH"/>
            </w:rPr>
          </w:rPrChange>
        </w:rPr>
        <w:t xml:space="preserve"> </w:t>
      </w:r>
      <w:r w:rsidRPr="004920B5">
        <w:rPr>
          <w:noProof/>
          <w:lang w:eastAsia="en-PH"/>
        </w:rPr>
        <w:t xml:space="preserve">This research aims to develop an android application that will calibrate the touch screen </w:t>
      </w:r>
      <w:r w:rsidR="003C547E">
        <w:rPr>
          <w:noProof/>
          <w:lang w:eastAsia="en-PH"/>
        </w:rPr>
        <w:t>of their mobile phone/s depending on the user’s</w:t>
      </w:r>
      <w:r w:rsidR="00A3614E">
        <w:rPr>
          <w:noProof/>
          <w:lang w:eastAsia="en-PH"/>
        </w:rPr>
        <w:t xml:space="preserve"> usage </w:t>
      </w:r>
      <w:r w:rsidRPr="004920B5">
        <w:rPr>
          <w:noProof/>
          <w:lang w:eastAsia="en-PH"/>
        </w:rPr>
        <w:t xml:space="preserve">to further increase accuracy and precision of future touch </w:t>
      </w:r>
      <w:r w:rsidR="0042143E">
        <w:rPr>
          <w:noProof/>
          <w:lang w:eastAsia="en-PH"/>
        </w:rPr>
        <w:t>registers</w:t>
      </w:r>
      <w:r w:rsidRPr="004920B5">
        <w:rPr>
          <w:noProof/>
          <w:lang w:eastAsia="en-PH"/>
        </w:rPr>
        <w:t xml:space="preserve"> after performing </w:t>
      </w:r>
      <w:r w:rsidR="0042143E">
        <w:rPr>
          <w:noProof/>
          <w:lang w:eastAsia="en-PH"/>
        </w:rPr>
        <w:t xml:space="preserve">a series of </w:t>
      </w:r>
      <w:r w:rsidRPr="004920B5">
        <w:rPr>
          <w:noProof/>
          <w:lang w:eastAsia="en-PH"/>
        </w:rPr>
        <w:t>evaluating tests. Also, this research aims to know the causes of the malfunctions and inaccuracies of android touch registers</w:t>
      </w:r>
      <w:r w:rsidR="0042143E">
        <w:rPr>
          <w:noProof/>
          <w:lang w:eastAsia="en-PH"/>
        </w:rPr>
        <w:t>.</w:t>
      </w:r>
    </w:p>
    <w:p w14:paraId="4131AE58" w14:textId="77777777" w:rsidR="00150F42" w:rsidRDefault="00150F42" w:rsidP="00150F42">
      <w:pPr>
        <w:pStyle w:val="111"/>
        <w:numPr>
          <w:ilvl w:val="2"/>
          <w:numId w:val="2"/>
        </w:numPr>
        <w:rPr>
          <w:noProof/>
          <w:lang w:eastAsia="en-PH"/>
        </w:rPr>
      </w:pPr>
      <w:bookmarkStart w:id="182" w:name="_Toc479371741"/>
      <w:bookmarkStart w:id="183" w:name="_Toc490593528"/>
      <w:r w:rsidRPr="00150D4E">
        <w:lastRenderedPageBreak/>
        <w:t>Background of the Problem</w:t>
      </w:r>
      <w:bookmarkEnd w:id="182"/>
      <w:bookmarkEnd w:id="183"/>
    </w:p>
    <w:p w14:paraId="61F51102" w14:textId="1C33CF76" w:rsidR="00DF48CD" w:rsidRDefault="00150F42">
      <w:pPr>
        <w:ind w:left="720"/>
        <w:rPr>
          <w:ins w:id="184" w:author="Joey Bernadette Dela Cruz" w:date="2017-08-16T15:00:00Z"/>
        </w:rPr>
      </w:pPr>
      <w:r>
        <w:tab/>
      </w:r>
      <w:ins w:id="185" w:author="Joey Bernadette Dela Cruz" w:date="2017-08-16T15:00:00Z">
        <w:r w:rsidR="00DF48CD" w:rsidRPr="00DF48CD">
          <w:t xml:space="preserve">Smartphones are hand held devices that allows the user to make calls, it has a special </w:t>
        </w:r>
        <w:del w:id="186" w:author="Sherine Jane Coronel" w:date="2017-08-16T15:32:00Z">
          <w:r w:rsidR="00DF48CD" w:rsidRPr="00DF48CD">
            <w:delText>feauture</w:delText>
          </w:r>
        </w:del>
      </w:ins>
      <w:ins w:id="187" w:author="Sherine Jane Coronel" w:date="2017-08-16T15:32:00Z">
        <w:r w:rsidR="003F3164" w:rsidRPr="00DF48CD">
          <w:t>feature</w:t>
        </w:r>
      </w:ins>
      <w:ins w:id="188" w:author="Joey Bernadette Dela Cruz" w:date="2017-08-16T15:00:00Z">
        <w:r w:rsidR="00DF48CD" w:rsidRPr="00DF48CD">
          <w:t xml:space="preserve"> that can only be found on a personal computer before. Smartphones have the capability to connect to the internet, send and receive e-mails, and edit office documents by downloading and running apps from digital distribution platforms suc</w:t>
        </w:r>
        <w:r w:rsidR="00F324F0">
          <w:t>h as Google Play and App Store</w:t>
        </w:r>
      </w:ins>
      <w:ins w:id="189" w:author="Joey Bernadette Dela Cruz" w:date="2017-08-16T15:38:00Z">
        <w:r w:rsidR="00F324F0">
          <w:t xml:space="preserve">. </w:t>
        </w:r>
      </w:ins>
    </w:p>
    <w:p w14:paraId="279E8BA1" w14:textId="77777777" w:rsidR="008F5091" w:rsidRDefault="008F5091" w:rsidP="008F5091">
      <w:pPr>
        <w:ind w:left="720"/>
        <w:rPr>
          <w:ins w:id="190" w:author="Joey Bernadette Dela Cruz" w:date="2017-08-16T15:38:00Z"/>
        </w:rPr>
      </w:pPr>
      <w:ins w:id="191" w:author="Sherine Jane Coronel" w:date="2017-08-16T15:13:00Z">
        <w:r>
          <w:t>Smartphones are hand held devices that functions like a computer. They can receive and make calls, create and receive messages.</w:t>
        </w:r>
      </w:ins>
      <w:ins w:id="192" w:author="Sherine Jane Coronel" w:date="2017-08-16T15:15:00Z">
        <w:r>
          <w:t xml:space="preserve"> This technology is a type of visual display that enables the users to interact with an electronic device by touch. </w:t>
        </w:r>
      </w:ins>
    </w:p>
    <w:p w14:paraId="50FFB5F0" w14:textId="644C86A3" w:rsidR="00F324F0" w:rsidDel="00F324F0" w:rsidRDefault="00F324F0" w:rsidP="008F5091">
      <w:pPr>
        <w:ind w:left="720"/>
        <w:rPr>
          <w:ins w:id="193" w:author="Sherine Jane Coronel" w:date="2017-08-16T15:16:00Z"/>
          <w:del w:id="194" w:author="Joey Bernadette Dela Cruz" w:date="2017-08-16T15:39:00Z"/>
        </w:rPr>
      </w:pPr>
    </w:p>
    <w:p w14:paraId="69B98DBC" w14:textId="50380A60" w:rsidR="008F5091" w:rsidRDefault="008F5091" w:rsidP="008F5091">
      <w:pPr>
        <w:ind w:left="720"/>
        <w:rPr>
          <w:ins w:id="195" w:author="Sherine Jane Coronel" w:date="2017-08-16T15:13:00Z"/>
        </w:rPr>
      </w:pPr>
      <w:ins w:id="196" w:author="Sherine Jane Coronel" w:date="2017-08-16T15:13:00Z">
        <w:r>
          <w:t xml:space="preserve">Also, these smartphones have the capability to connect to the internet, making them capable of online communication, e-commerce, information retrieval, </w:t>
        </w:r>
      </w:ins>
      <w:ins w:id="197" w:author="Sherine Jane Coronel" w:date="2017-08-16T15:21:00Z">
        <w:r>
          <w:t>etc.</w:t>
        </w:r>
      </w:ins>
      <w:ins w:id="198" w:author="Sherine Jane Coronel" w:date="2017-08-16T15:13:00Z">
        <w:r>
          <w:t xml:space="preserve">. </w:t>
        </w:r>
      </w:ins>
      <w:ins w:id="199" w:author="Sherine Jane Coronel" w:date="2017-08-16T15:16:00Z">
        <w:r>
          <w:t>It</w:t>
        </w:r>
      </w:ins>
      <w:ins w:id="200" w:author="Sherine Jane Coronel" w:date="2017-08-16T15:13:00Z">
        <w:r>
          <w:t xml:space="preserve"> has been constantly developing</w:t>
        </w:r>
      </w:ins>
      <w:ins w:id="201" w:author="Sherine Jane Coronel" w:date="2017-08-16T15:34:00Z">
        <w:r w:rsidR="00047B84">
          <w:t xml:space="preserve"> </w:t>
        </w:r>
      </w:ins>
      <w:ins w:id="202" w:author="Sherine Jane Coronel" w:date="2017-08-16T15:33:00Z">
        <w:r w:rsidR="00047B84">
          <w:t>by introducing new features and innovations</w:t>
        </w:r>
      </w:ins>
      <w:ins w:id="203" w:author="Sherine Jane Coronel" w:date="2017-08-16T15:34:00Z">
        <w:r w:rsidR="00047B84">
          <w:t xml:space="preserve"> throughout the years</w:t>
        </w:r>
      </w:ins>
      <w:ins w:id="204" w:author="Sherine Jane Coronel" w:date="2017-08-16T15:13:00Z">
        <w:r>
          <w:t>. In fact, a lot of firms have been competing in the smartphone industry and the competition never stops</w:t>
        </w:r>
      </w:ins>
      <w:ins w:id="205" w:author="Sherine Jane Coronel" w:date="2017-08-16T15:21:00Z">
        <w:r>
          <w:t>.</w:t>
        </w:r>
      </w:ins>
    </w:p>
    <w:p w14:paraId="29FA4235" w14:textId="5EC2604B" w:rsidR="00150F42" w:rsidRDefault="00150F42">
      <w:pPr>
        <w:ind w:left="720" w:firstLine="720"/>
        <w:rPr>
          <w:del w:id="206" w:author="Sherine Jane Coronel" w:date="2017-08-16T15:13:00Z"/>
        </w:rPr>
        <w:pPrChange w:id="207" w:author="Joey Bernadette Dela Cruz" w:date="2017-08-16T15:00:00Z">
          <w:pPr>
            <w:ind w:left="720"/>
          </w:pPr>
        </w:pPrChange>
      </w:pPr>
      <w:del w:id="208" w:author="Sherine Jane Coronel" w:date="2017-08-16T15:13:00Z">
        <w:r>
          <w:delText>Smartphones are hand held devices that functions like a computer. They can receive and make calls, create and receive messages. Also, these smartphones have the capability to connect to the internet, making them capable of downloading and running 3rd party apps (downloaded from digital distribution platforms such as Google Play and App Store). Smartphones were first introduced in 1999 by the Japanese company NTT DoCoMo and became widespread a year after. A lot of firms have been competing in the Smartphone Industry and the competition never stops, for every year, new features and innovations are being introduced.</w:delText>
        </w:r>
      </w:del>
    </w:p>
    <w:p w14:paraId="00CAB5BD" w14:textId="59039E8C" w:rsidR="00150F42" w:rsidRDefault="00150F42" w:rsidP="00B02705">
      <w:pPr>
        <w:ind w:left="720"/>
        <w:rPr>
          <w:del w:id="209" w:author="Sherine Jane Coronel" w:date="2017-08-16T15:13:00Z"/>
        </w:rPr>
      </w:pPr>
      <w:del w:id="210" w:author="Sherine Jane Coronel" w:date="2017-08-16T15:13:00Z">
        <w:r>
          <w:tab/>
          <w:delText xml:space="preserve">Touch screen based smartphones has been constantly developing throughout the years and has proven reliability. This technology is a type of visual </w:delText>
        </w:r>
        <w:r w:rsidR="000F483D">
          <w:delText>display;</w:delText>
        </w:r>
        <w:r>
          <w:delText xml:space="preserve"> it enables the users to interact with an electronic device by touch. Touch screen technology also opened new possibilities for the security aspects of smartphones.</w:delText>
        </w:r>
      </w:del>
    </w:p>
    <w:p w14:paraId="7BAAB5E6" w14:textId="7EA15637" w:rsidR="00150F42" w:rsidRDefault="00150F42" w:rsidP="00B02705">
      <w:pPr>
        <w:ind w:left="720"/>
      </w:pPr>
      <w:r>
        <w:tab/>
      </w:r>
      <w:r w:rsidRPr="00556E0A">
        <w:t xml:space="preserve">Touch screen added dynamics and enabled development of many applications. The utilization of touch screen jump from mobile devices to life size monitors. Smartphones, gaming consoles, </w:t>
      </w:r>
      <w:r w:rsidR="006F4327">
        <w:t>Automatic Teller Machines (</w:t>
      </w:r>
      <w:r w:rsidRPr="00556E0A">
        <w:t>A</w:t>
      </w:r>
      <w:r w:rsidR="006F4327">
        <w:t>TM)</w:t>
      </w:r>
      <w:r w:rsidRPr="00556E0A">
        <w:t xml:space="preserve">, </w:t>
      </w:r>
      <w:r w:rsidR="006F4327">
        <w:t>Point of Sales (</w:t>
      </w:r>
      <w:r w:rsidR="00826C82">
        <w:t>POS</w:t>
      </w:r>
      <w:r w:rsidR="006F4327">
        <w:t>)</w:t>
      </w:r>
      <w:r w:rsidRPr="00556E0A">
        <w:t>, and digital signage’s using touch screen is rampantly visible in our daily lives. As compared to other human machine interfaces, touch screens have various advantages as opposed to physical such as the reduction of physical requirements to deploy it, also the maintenance that comes with the use of it.</w:t>
      </w:r>
    </w:p>
    <w:p w14:paraId="71862739" w14:textId="14298D31" w:rsidR="001C7B47" w:rsidRDefault="00150F42">
      <w:pPr>
        <w:ind w:left="720"/>
        <w:rPr>
          <w:ins w:id="211" w:author="Marc Adrian  Jimenez" w:date="2017-08-16T10:02:00Z"/>
        </w:rPr>
      </w:pPr>
      <w:r>
        <w:tab/>
        <w:t>The same condition also affects touch registers in touch screens; a thin layer</w:t>
      </w:r>
      <w:r w:rsidR="00630792">
        <w:t xml:space="preserve"> of oil or other debris sitting on</w:t>
      </w:r>
      <w:r>
        <w:t xml:space="preserve"> the screen can sometimes be registered as touch, and can also mislead the system in reading multi-touches. The developers of Android didn’t overlook this, they made</w:t>
      </w:r>
      <w:del w:id="212" w:author="Joey Bernadette Dela Cruz" w:date="2017-08-16T15:53:00Z">
        <w:r w:rsidDel="008D78B5">
          <w:delText xml:space="preserve"> in</w:delText>
        </w:r>
      </w:del>
      <w:ins w:id="213" w:author="Joey Bernadette Dela Cruz" w:date="2017-08-16T15:53:00Z">
        <w:r w:rsidR="008D78B5">
          <w:t xml:space="preserve"> an </w:t>
        </w:r>
      </w:ins>
      <w:del w:id="214" w:author="Joey Bernadette Dela Cruz" w:date="2017-08-16T15:53:00Z">
        <w:r w:rsidDel="008D78B5">
          <w:delText>-</w:delText>
        </w:r>
      </w:del>
      <w:r>
        <w:t>OS touch diagnostic measure</w:t>
      </w:r>
      <w:del w:id="215" w:author="Marc Adrian  Jimenez" w:date="2017-08-16T16:42:00Z">
        <w:r>
          <w:delText>s</w:delText>
        </w:r>
      </w:del>
      <w:r>
        <w:t>, by typing “</w:t>
      </w:r>
      <w:r w:rsidRPr="001D0256">
        <w:rPr>
          <w:b/>
          <w:rPrChange w:id="216" w:author="Marc Adrian  Jimenez" w:date="2017-08-16T11:08:00Z">
            <w:rPr/>
          </w:rPrChange>
        </w:rPr>
        <w:t>*#0*#</w:t>
      </w:r>
      <w:r>
        <w:t>”, a compilation of system diagnostic measures is listed, and one of them is the touch diagnosis wherein there are boxes and the user should go through and touch the boxes and the</w:t>
      </w:r>
      <w:del w:id="217" w:author="Joey Bernadette Dela Cruz" w:date="2017-08-16T15:54:00Z">
        <w:r w:rsidDel="008D78B5">
          <w:delText>y</w:delText>
        </w:r>
      </w:del>
      <w:r>
        <w:t xml:space="preserve"> box will be filled with a color signifying a recorded touch.</w:t>
      </w:r>
      <w:r w:rsidR="00630792">
        <w:t xml:space="preserve"> Also, developers </w:t>
      </w:r>
      <w:r w:rsidR="00630792">
        <w:lastRenderedPageBreak/>
        <w:t xml:space="preserve">made the </w:t>
      </w:r>
      <w:ins w:id="218" w:author="Marc Adrian  Jimenez" w:date="2017-08-16T10:01:00Z">
        <w:r w:rsidR="0044617A">
          <w:t xml:space="preserve">information about the </w:t>
        </w:r>
      </w:ins>
      <w:r w:rsidR="00630792">
        <w:t xml:space="preserve">touch registers developer friendly, </w:t>
      </w:r>
      <w:ins w:id="219" w:author="Marc Adrian  Jimenez" w:date="2017-08-16T10:01:00Z">
        <w:r w:rsidR="0044617A">
          <w:t>by having the option to enable a screen overlay that can</w:t>
        </w:r>
      </w:ins>
      <w:del w:id="220" w:author="Marc Adrian  Jimenez" w:date="2017-08-16T10:01:00Z">
        <w:r w:rsidR="00630792" w:rsidDel="0044617A">
          <w:delText>by</w:delText>
        </w:r>
      </w:del>
      <w:del w:id="221" w:author="Marc Adrian  Jimenez" w:date="2017-08-16T10:02:00Z">
        <w:r w:rsidR="00630792" w:rsidDel="0044617A">
          <w:delText xml:space="preserve"> placing a screen overlay</w:delText>
        </w:r>
      </w:del>
      <w:r w:rsidR="00630792">
        <w:t xml:space="preserve"> displa</w:t>
      </w:r>
      <w:ins w:id="222" w:author="Marc Adrian  Jimenez" w:date="2017-08-16T10:02:00Z">
        <w:r w:rsidR="0044617A">
          <w:t>y</w:t>
        </w:r>
      </w:ins>
      <w:del w:id="223" w:author="Marc Adrian  Jimenez" w:date="2017-08-16T10:02:00Z">
        <w:r w:rsidR="00630792" w:rsidDel="0044617A">
          <w:delText>ying</w:delText>
        </w:r>
      </w:del>
      <w:r w:rsidR="00630792">
        <w:t xml:space="preserve"> </w:t>
      </w:r>
      <w:r w:rsidR="004B481D">
        <w:t>and tra</w:t>
      </w:r>
      <w:ins w:id="224" w:author="Marc Adrian  Jimenez" w:date="2017-08-16T10:02:00Z">
        <w:r w:rsidR="0044617A">
          <w:t>ck</w:t>
        </w:r>
      </w:ins>
      <w:del w:id="225" w:author="Marc Adrian  Jimenez" w:date="2017-08-16T10:02:00Z">
        <w:r w:rsidR="004B481D" w:rsidDel="0044617A">
          <w:delText>cing</w:delText>
        </w:r>
      </w:del>
      <w:r w:rsidR="004B481D">
        <w:t xml:space="preserve"> </w:t>
      </w:r>
      <w:r w:rsidR="00630792">
        <w:t>the current touch data</w:t>
      </w:r>
      <w:r w:rsidR="003949E2">
        <w:t>.</w:t>
      </w:r>
    </w:p>
    <w:p w14:paraId="32B0B7E0" w14:textId="32FAE604" w:rsidR="007C5102" w:rsidRDefault="007C5102" w:rsidP="003949E2">
      <w:pPr>
        <w:ind w:left="720"/>
        <w:rPr>
          <w:ins w:id="226" w:author="Marc Adrian  Jimenez" w:date="2017-08-15T18:23:00Z"/>
        </w:rPr>
      </w:pPr>
      <w:ins w:id="227" w:author="Marc Adrian  Jimenez" w:date="2017-08-16T10:02:00Z">
        <w:r>
          <w:tab/>
        </w:r>
      </w:ins>
      <w:ins w:id="228" w:author="Marc Adrian  Jimenez" w:date="2017-08-16T10:03:00Z">
        <w:r w:rsidR="009E7605">
          <w:t xml:space="preserve">Calibration is </w:t>
        </w:r>
      </w:ins>
      <w:ins w:id="229" w:author="Marc Adrian  Jimenez" w:date="2017-08-16T11:39:00Z">
        <w:r w:rsidR="009E7605">
          <w:t>t</w:t>
        </w:r>
        <w:r w:rsidR="009E7605" w:rsidRPr="009E7605">
          <w:t>he action or process of calibrating an instrument or experimental readings.</w:t>
        </w:r>
        <w:r w:rsidR="009E7605">
          <w:t xml:space="preserve"> </w:t>
        </w:r>
      </w:ins>
      <w:ins w:id="230" w:author="Marc Adrian  Jimenez" w:date="2017-08-16T10:04:00Z">
        <w:r>
          <w:t xml:space="preserve">Calibration </w:t>
        </w:r>
      </w:ins>
    </w:p>
    <w:p w14:paraId="527101D4" w14:textId="77777777" w:rsidR="00D97288" w:rsidRPr="00F855EE" w:rsidRDefault="00D97288" w:rsidP="003949E2">
      <w:pPr>
        <w:ind w:left="720"/>
      </w:pPr>
    </w:p>
    <w:p w14:paraId="429BB5E9" w14:textId="77777777" w:rsidR="00150F42" w:rsidRDefault="00150F42" w:rsidP="00150F42">
      <w:pPr>
        <w:pStyle w:val="11"/>
        <w:numPr>
          <w:ilvl w:val="1"/>
          <w:numId w:val="2"/>
        </w:numPr>
      </w:pPr>
      <w:bookmarkStart w:id="231" w:name="_Toc479371742"/>
      <w:bookmarkStart w:id="232" w:name="_Toc490593529"/>
      <w:r w:rsidRPr="00150D4E">
        <w:t>Objectives</w:t>
      </w:r>
      <w:bookmarkEnd w:id="231"/>
      <w:bookmarkEnd w:id="232"/>
    </w:p>
    <w:p w14:paraId="6A9E7D64" w14:textId="77777777" w:rsidR="00150F42" w:rsidRDefault="00150F42" w:rsidP="00150F42">
      <w:pPr>
        <w:ind w:left="792"/>
        <w:rPr>
          <w:lang w:eastAsia="en-PH"/>
        </w:rPr>
      </w:pPr>
      <w:r>
        <w:rPr>
          <w:lang w:eastAsia="en-PH"/>
        </w:rPr>
        <w:tab/>
        <w:t>This research aims improve the user experience in touch screen smartphones; increasing accuracy and precision of touch registers made by the user in his smartphone by prompting an initial calibration (and also if the user deemed necessary; re-calibration). The results of the initial calibration will alter and prompt the system to adapt depending on the said results gathered from the user. Thus, the objectives are…</w:t>
      </w:r>
    </w:p>
    <w:p w14:paraId="5D3D45AF" w14:textId="4583A4BA" w:rsidR="00150F42" w:rsidRDefault="00DF17DD">
      <w:pPr>
        <w:pStyle w:val="ListParagraph"/>
        <w:numPr>
          <w:ilvl w:val="0"/>
          <w:numId w:val="22"/>
        </w:numPr>
        <w:rPr>
          <w:lang w:eastAsia="en-PH"/>
        </w:rPr>
        <w:pPrChange w:id="233" w:author="Marc Adrian  Jimenez" w:date="2017-08-15T11:38:00Z">
          <w:pPr>
            <w:ind w:left="792"/>
          </w:pPr>
        </w:pPrChange>
      </w:pPr>
      <w:del w:id="234" w:author="Marc Adrian  Jimenez" w:date="2017-08-15T11:37:00Z">
        <w:r w:rsidDel="009259C4">
          <w:rPr>
            <w:lang w:eastAsia="en-PH"/>
          </w:rPr>
          <w:delText>1.</w:delText>
        </w:r>
        <w:r w:rsidDel="009259C4">
          <w:rPr>
            <w:lang w:eastAsia="en-PH"/>
          </w:rPr>
          <w:tab/>
        </w:r>
      </w:del>
      <w:r>
        <w:rPr>
          <w:lang w:eastAsia="en-PH"/>
        </w:rPr>
        <w:t>t</w:t>
      </w:r>
      <w:r w:rsidR="00150F42">
        <w:rPr>
          <w:lang w:eastAsia="en-PH"/>
        </w:rPr>
        <w:t xml:space="preserve">o increase user satisfaction upon product </w:t>
      </w:r>
      <w:r w:rsidR="00604C95">
        <w:rPr>
          <w:lang w:eastAsia="en-PH"/>
        </w:rPr>
        <w:t>usage</w:t>
      </w:r>
      <w:r w:rsidR="00DA79D5">
        <w:rPr>
          <w:lang w:eastAsia="en-PH"/>
        </w:rPr>
        <w:t xml:space="preserve"> </w:t>
      </w:r>
      <w:r w:rsidR="00F72E71">
        <w:rPr>
          <w:lang w:eastAsia="en-PH"/>
        </w:rPr>
        <w:t>to</w:t>
      </w:r>
      <w:r w:rsidR="00150F42">
        <w:rPr>
          <w:lang w:eastAsia="en-PH"/>
        </w:rPr>
        <w:t xml:space="preserve"> help the system satisfy the varying users when it co</w:t>
      </w:r>
      <w:r w:rsidR="00604C95">
        <w:rPr>
          <w:lang w:eastAsia="en-PH"/>
        </w:rPr>
        <w:t>mes to the touch screen display;</w:t>
      </w:r>
    </w:p>
    <w:p w14:paraId="12A73B0B" w14:textId="5B5D3FAD" w:rsidR="00150F42" w:rsidRDefault="00DF17DD">
      <w:pPr>
        <w:pStyle w:val="ListParagraph"/>
        <w:numPr>
          <w:ilvl w:val="0"/>
          <w:numId w:val="22"/>
        </w:numPr>
        <w:rPr>
          <w:lang w:eastAsia="en-PH"/>
        </w:rPr>
        <w:pPrChange w:id="235" w:author="Marc Adrian  Jimenez" w:date="2017-08-15T11:38:00Z">
          <w:pPr>
            <w:ind w:left="792"/>
          </w:pPr>
        </w:pPrChange>
      </w:pPr>
      <w:del w:id="236" w:author="Marc Adrian  Jimenez" w:date="2017-08-15T11:38:00Z">
        <w:r w:rsidDel="009259C4">
          <w:rPr>
            <w:lang w:eastAsia="en-PH"/>
          </w:rPr>
          <w:delText>2.</w:delText>
        </w:r>
        <w:r w:rsidDel="009259C4">
          <w:rPr>
            <w:lang w:eastAsia="en-PH"/>
          </w:rPr>
          <w:tab/>
        </w:r>
      </w:del>
      <w:r>
        <w:rPr>
          <w:lang w:eastAsia="en-PH"/>
        </w:rPr>
        <w:t>t</w:t>
      </w:r>
      <w:r w:rsidR="00150F42">
        <w:rPr>
          <w:lang w:eastAsia="en-PH"/>
        </w:rPr>
        <w:t xml:space="preserve">o produce a touch calibrating software wherein the system will adapt on the </w:t>
      </w:r>
      <w:r w:rsidR="00AB3094">
        <w:rPr>
          <w:lang w:eastAsia="en-PH"/>
        </w:rPr>
        <w:t>users’</w:t>
      </w:r>
      <w:r w:rsidR="00150F42">
        <w:rPr>
          <w:lang w:eastAsia="en-PH"/>
        </w:rPr>
        <w:t xml:space="preserve"> usage, increasi</w:t>
      </w:r>
      <w:r w:rsidR="00604C95">
        <w:rPr>
          <w:lang w:eastAsia="en-PH"/>
        </w:rPr>
        <w:t>ng touch accuracy and precision;</w:t>
      </w:r>
    </w:p>
    <w:p w14:paraId="3490E120" w14:textId="24D3C588" w:rsidR="00150F42" w:rsidRPr="00F855EE" w:rsidRDefault="00DF17DD">
      <w:pPr>
        <w:pStyle w:val="ListParagraph"/>
        <w:numPr>
          <w:ilvl w:val="0"/>
          <w:numId w:val="22"/>
        </w:numPr>
        <w:pPrChange w:id="237" w:author="Marc Adrian  Jimenez" w:date="2017-08-15T11:38:00Z">
          <w:pPr>
            <w:ind w:left="792"/>
          </w:pPr>
        </w:pPrChange>
      </w:pPr>
      <w:del w:id="238" w:author="Marc Adrian  Jimenez" w:date="2017-08-15T11:38:00Z">
        <w:r w:rsidDel="009259C4">
          <w:rPr>
            <w:lang w:eastAsia="en-PH"/>
          </w:rPr>
          <w:delText>3.</w:delText>
        </w:r>
        <w:r w:rsidDel="009259C4">
          <w:rPr>
            <w:lang w:eastAsia="en-PH"/>
          </w:rPr>
          <w:tab/>
        </w:r>
      </w:del>
      <w:r>
        <w:rPr>
          <w:lang w:eastAsia="en-PH"/>
        </w:rPr>
        <w:t>t</w:t>
      </w:r>
      <w:r w:rsidR="00150F42">
        <w:rPr>
          <w:lang w:eastAsia="en-PH"/>
        </w:rPr>
        <w:t>o determine the causes of the inaccuracy of touch registers on a touch screen smartphone.</w:t>
      </w:r>
    </w:p>
    <w:p w14:paraId="35195115" w14:textId="77777777" w:rsidR="00150F42" w:rsidRPr="00F855EE" w:rsidRDefault="00150F42" w:rsidP="00150F42">
      <w:pPr>
        <w:rPr>
          <w:lang w:eastAsia="en-PH"/>
        </w:rPr>
      </w:pPr>
    </w:p>
    <w:p w14:paraId="27485EE8" w14:textId="77777777" w:rsidR="00150F42" w:rsidRDefault="00150F42" w:rsidP="00150F42">
      <w:pPr>
        <w:pStyle w:val="11"/>
        <w:numPr>
          <w:ilvl w:val="1"/>
          <w:numId w:val="2"/>
        </w:numPr>
      </w:pPr>
      <w:bookmarkStart w:id="239" w:name="_Toc479371743"/>
      <w:bookmarkStart w:id="240" w:name="_Toc490593530"/>
      <w:r w:rsidRPr="00150D4E">
        <w:t>Scope and Limitation</w:t>
      </w:r>
      <w:bookmarkEnd w:id="239"/>
      <w:bookmarkEnd w:id="240"/>
      <w:r w:rsidRPr="00150D4E">
        <w:t xml:space="preserve"> </w:t>
      </w:r>
    </w:p>
    <w:p w14:paraId="1E6DC0AD" w14:textId="4A6C6787" w:rsidR="00150F42" w:rsidRPr="00B0672C" w:rsidRDefault="00150F42" w:rsidP="00150F42">
      <w:pPr>
        <w:ind w:left="792"/>
      </w:pPr>
      <w:r>
        <w:rPr>
          <w:lang w:eastAsia="en-PH"/>
        </w:rPr>
        <w:tab/>
      </w:r>
      <w:r>
        <w:t xml:space="preserve">This </w:t>
      </w:r>
      <w:r w:rsidRPr="00F866AE">
        <w:t>study focuses on</w:t>
      </w:r>
      <w:ins w:id="241" w:author="Marc Adrian  Jimenez" w:date="2017-08-16T14:51:00Z">
        <w:r w:rsidRPr="00F866AE">
          <w:t xml:space="preserve"> </w:t>
        </w:r>
        <w:r w:rsidR="00B43AE4">
          <w:t>human computer interaction,</w:t>
        </w:r>
      </w:ins>
      <w:r w:rsidRPr="00F866AE">
        <w:t xml:space="preserve"> </w:t>
      </w:r>
      <w:ins w:id="242" w:author="Marc Adrian  Jimenez" w:date="2017-08-16T14:51:00Z">
        <w:r w:rsidR="00B43AE4">
          <w:t xml:space="preserve">identifying the </w:t>
        </w:r>
      </w:ins>
      <w:del w:id="243" w:author="Marc Adrian  Jimenez" w:date="2017-08-16T14:51:00Z">
        <w:r w:rsidRPr="00F866AE">
          <w:delText xml:space="preserve">the </w:delText>
        </w:r>
      </w:del>
      <w:r>
        <w:t>causes</w:t>
      </w:r>
      <w:r w:rsidRPr="00F866AE">
        <w:t xml:space="preserve"> of </w:t>
      </w:r>
      <w:del w:id="244" w:author="Marc Adrian  Jimenez" w:date="2017-08-16T14:51:00Z">
        <w:r w:rsidRPr="00F866AE">
          <w:delText xml:space="preserve">the </w:delText>
        </w:r>
      </w:del>
      <w:r>
        <w:t>inefficiencies and inaccuracies of smartphone touch registers. Due to the extremities of resources, this research will only be focusing on Android OS devices.</w:t>
      </w:r>
    </w:p>
    <w:p w14:paraId="738570E1" w14:textId="77777777" w:rsidR="00150F42" w:rsidRPr="00F855EE" w:rsidRDefault="00150F42" w:rsidP="00150F42">
      <w:pPr>
        <w:spacing w:after="200" w:line="276" w:lineRule="auto"/>
        <w:jc w:val="left"/>
        <w:rPr>
          <w:lang w:eastAsia="en-PH"/>
        </w:rPr>
      </w:pPr>
      <w:r>
        <w:rPr>
          <w:lang w:eastAsia="en-PH"/>
        </w:rPr>
        <w:br w:type="page"/>
      </w:r>
    </w:p>
    <w:p w14:paraId="6148653E" w14:textId="77777777" w:rsidR="00150F42" w:rsidRPr="00150D4E" w:rsidRDefault="00150F42" w:rsidP="00DF17DD">
      <w:pPr>
        <w:pStyle w:val="ChapterName"/>
        <w:numPr>
          <w:ilvl w:val="0"/>
          <w:numId w:val="4"/>
        </w:numPr>
        <w:jc w:val="left"/>
        <w:rPr>
          <w:noProof/>
          <w:lang w:eastAsia="en-PH"/>
        </w:rPr>
      </w:pPr>
      <w:bookmarkStart w:id="245" w:name="_Toc479371744"/>
      <w:bookmarkStart w:id="246" w:name="_Toc490593531"/>
      <w:r w:rsidRPr="00150D4E">
        <w:rPr>
          <w:noProof/>
          <w:lang w:eastAsia="en-PH"/>
        </w:rPr>
        <w:lastRenderedPageBreak/>
        <w:t>Literature Review</w:t>
      </w:r>
      <w:bookmarkEnd w:id="245"/>
      <w:bookmarkEnd w:id="246"/>
      <w:r w:rsidRPr="00150D4E">
        <w:rPr>
          <w:noProof/>
          <w:lang w:eastAsia="en-PH"/>
        </w:rPr>
        <w:t xml:space="preserve"> </w:t>
      </w:r>
      <w:bookmarkStart w:id="247" w:name="_Toc479371659"/>
      <w:bookmarkStart w:id="248" w:name="_Toc479371694"/>
      <w:bookmarkStart w:id="249" w:name="_Toc479371745"/>
      <w:bookmarkStart w:id="250" w:name="_Toc479371817"/>
      <w:bookmarkStart w:id="251" w:name="_Toc479371895"/>
      <w:bookmarkStart w:id="252" w:name="_Toc479372138"/>
      <w:bookmarkStart w:id="253" w:name="_Toc479372670"/>
      <w:bookmarkStart w:id="254" w:name="_Toc479373768"/>
      <w:bookmarkEnd w:id="247"/>
      <w:bookmarkEnd w:id="248"/>
      <w:bookmarkEnd w:id="249"/>
      <w:bookmarkEnd w:id="250"/>
      <w:bookmarkEnd w:id="251"/>
      <w:bookmarkEnd w:id="252"/>
      <w:bookmarkEnd w:id="253"/>
      <w:bookmarkEnd w:id="254"/>
    </w:p>
    <w:p w14:paraId="3160DEF4" w14:textId="77777777" w:rsidR="00150F42" w:rsidRPr="002C7C06" w:rsidRDefault="00150F42" w:rsidP="00150F42">
      <w:pPr>
        <w:pStyle w:val="ListParagraph"/>
        <w:keepNext/>
        <w:keepLines/>
        <w:numPr>
          <w:ilvl w:val="0"/>
          <w:numId w:val="2"/>
        </w:numPr>
        <w:spacing w:before="40" w:after="0"/>
        <w:contextualSpacing w:val="0"/>
        <w:outlineLvl w:val="1"/>
        <w:rPr>
          <w:rFonts w:eastAsia="Times New Roman" w:cs="Times New Roman"/>
          <w:b/>
          <w:noProof/>
          <w:vanish/>
          <w:sz w:val="24"/>
          <w:szCs w:val="26"/>
          <w:lang w:eastAsia="en-PH"/>
        </w:rPr>
      </w:pPr>
      <w:bookmarkStart w:id="255" w:name="_Toc479376284"/>
      <w:bookmarkStart w:id="256" w:name="_Toc479376323"/>
      <w:bookmarkStart w:id="257" w:name="_Toc479376381"/>
      <w:bookmarkStart w:id="258" w:name="_Toc479445026"/>
      <w:bookmarkStart w:id="259" w:name="_Toc489875002"/>
      <w:bookmarkStart w:id="260" w:name="_Toc490416352"/>
      <w:bookmarkStart w:id="261" w:name="_Toc490434774"/>
      <w:bookmarkStart w:id="262" w:name="_Toc490539401"/>
      <w:bookmarkStart w:id="263" w:name="_Toc490539542"/>
      <w:bookmarkStart w:id="264" w:name="_Toc490566117"/>
      <w:bookmarkStart w:id="265" w:name="_Toc490593532"/>
      <w:bookmarkStart w:id="266" w:name="_Toc479371746"/>
      <w:bookmarkEnd w:id="255"/>
      <w:bookmarkEnd w:id="256"/>
      <w:bookmarkEnd w:id="257"/>
      <w:bookmarkEnd w:id="258"/>
      <w:bookmarkEnd w:id="259"/>
      <w:bookmarkEnd w:id="260"/>
      <w:bookmarkEnd w:id="261"/>
      <w:bookmarkEnd w:id="262"/>
      <w:bookmarkEnd w:id="263"/>
      <w:bookmarkEnd w:id="264"/>
      <w:bookmarkEnd w:id="265"/>
    </w:p>
    <w:p w14:paraId="6C5611E7" w14:textId="69624C8E" w:rsidR="00150F42" w:rsidRDefault="00150F42" w:rsidP="00150F42">
      <w:pPr>
        <w:pStyle w:val="11"/>
        <w:numPr>
          <w:ilvl w:val="1"/>
          <w:numId w:val="2"/>
        </w:numPr>
      </w:pPr>
      <w:bookmarkStart w:id="267" w:name="_Toc490593533"/>
      <w:bookmarkEnd w:id="266"/>
      <w:r>
        <w:t>Smartphone Usage</w:t>
      </w:r>
      <w:bookmarkEnd w:id="267"/>
    </w:p>
    <w:p w14:paraId="2C83B399" w14:textId="19C42CAC" w:rsidR="00DD24C9" w:rsidRDefault="006829E4" w:rsidP="00DF17DD">
      <w:pPr>
        <w:ind w:left="792"/>
        <w:rPr>
          <w:ins w:id="268" w:author="Marc Adrian  Jimenez" w:date="2017-08-16T12:53:00Z"/>
          <w:lang w:eastAsia="en-PH"/>
        </w:rPr>
      </w:pPr>
      <w:r>
        <w:rPr>
          <w:lang w:eastAsia="en-PH"/>
        </w:rPr>
        <w:tab/>
        <w:t xml:space="preserve">The existence of smartphones indeed made daily lives easier, </w:t>
      </w:r>
      <w:r w:rsidR="00112F69">
        <w:rPr>
          <w:lang w:eastAsia="en-PH"/>
        </w:rPr>
        <w:t xml:space="preserve">with </w:t>
      </w:r>
      <w:r>
        <w:rPr>
          <w:lang w:eastAsia="en-PH"/>
        </w:rPr>
        <w:t>the</w:t>
      </w:r>
      <w:r w:rsidR="00112F69">
        <w:rPr>
          <w:lang w:eastAsia="en-PH"/>
        </w:rPr>
        <w:t xml:space="preserve"> dynamic</w:t>
      </w:r>
      <w:r>
        <w:rPr>
          <w:lang w:eastAsia="en-PH"/>
        </w:rPr>
        <w:t xml:space="preserve"> functionalities that it can giv</w:t>
      </w:r>
      <w:ins w:id="269" w:author="Marc Adrian  Jimenez" w:date="2017-08-16T12:55:00Z">
        <w:r w:rsidR="00DD24C9">
          <w:rPr>
            <w:lang w:eastAsia="en-PH"/>
          </w:rPr>
          <w:t>e</w:t>
        </w:r>
      </w:ins>
      <w:del w:id="270" w:author="Marc Adrian  Jimenez" w:date="2017-08-16T12:55:00Z">
        <w:r w:rsidR="00112F69" w:rsidDel="00DD24C9">
          <w:rPr>
            <w:lang w:eastAsia="en-PH"/>
          </w:rPr>
          <w:delText>e; utilization of mass-</w:delText>
        </w:r>
        <w:r w:rsidDel="00DD24C9">
          <w:rPr>
            <w:lang w:eastAsia="en-PH"/>
          </w:rPr>
          <w:delText>communication, entert</w:delText>
        </w:r>
        <w:r w:rsidR="00112F69" w:rsidDel="00DD24C9">
          <w:rPr>
            <w:lang w:eastAsia="en-PH"/>
          </w:rPr>
          <w:delText>ainment, and security.</w:delText>
        </w:r>
      </w:del>
      <w:r w:rsidR="00112F69">
        <w:rPr>
          <w:lang w:eastAsia="en-PH"/>
        </w:rPr>
        <w:t xml:space="preserve"> </w:t>
      </w:r>
      <w:ins w:id="271" w:author="Marc Adrian  Jimenez" w:date="2017-08-16T12:55:00Z">
        <w:r w:rsidR="00DD24C9">
          <w:rPr>
            <w:lang w:eastAsia="en-PH"/>
          </w:rPr>
          <w:t>by</w:t>
        </w:r>
      </w:ins>
      <w:ins w:id="272" w:author="Marc Adrian  Jimenez" w:date="2017-08-16T12:53:00Z">
        <w:r w:rsidR="00DD24C9">
          <w:rPr>
            <w:lang w:eastAsia="en-PH"/>
          </w:rPr>
          <w:t xml:space="preserve"> enhanc</w:t>
        </w:r>
      </w:ins>
      <w:ins w:id="273" w:author="Marc Adrian  Jimenez" w:date="2017-08-16T12:55:00Z">
        <w:r w:rsidR="00DD24C9">
          <w:rPr>
            <w:lang w:eastAsia="en-PH"/>
          </w:rPr>
          <w:t>ing</w:t>
        </w:r>
      </w:ins>
      <w:ins w:id="274" w:author="Marc Adrian  Jimenez" w:date="2017-08-16T12:53:00Z">
        <w:r w:rsidR="00DD24C9">
          <w:rPr>
            <w:lang w:eastAsia="en-PH"/>
          </w:rPr>
          <w:t xml:space="preserve"> connec</w:t>
        </w:r>
      </w:ins>
      <w:ins w:id="275" w:author="Marc Adrian  Jimenez" w:date="2017-08-16T12:54:00Z">
        <w:r w:rsidR="00DD24C9">
          <w:rPr>
            <w:lang w:eastAsia="en-PH"/>
          </w:rPr>
          <w:t>tivity, efficiency, functionality,</w:t>
        </w:r>
      </w:ins>
      <w:ins w:id="276" w:author="Marc Adrian  Jimenez" w:date="2017-08-16T12:55:00Z">
        <w:r w:rsidR="00DD24C9">
          <w:rPr>
            <w:lang w:eastAsia="en-PH"/>
          </w:rPr>
          <w:t xml:space="preserve"> entertainment, and much more. </w:t>
        </w:r>
      </w:ins>
      <w:ins w:id="277" w:author="Marc Adrian  Jimenez" w:date="2017-08-16T12:56:00Z">
        <w:r w:rsidR="00DD24C9">
          <w:rPr>
            <w:lang w:eastAsia="en-PH"/>
          </w:rPr>
          <w:t>Text messages</w:t>
        </w:r>
      </w:ins>
      <w:ins w:id="278" w:author="Marc Adrian  Jimenez" w:date="2017-08-16T12:55:00Z">
        <w:r w:rsidR="00DD24C9">
          <w:rPr>
            <w:lang w:eastAsia="en-PH"/>
          </w:rPr>
          <w:t xml:space="preserve">, Phone Calls, </w:t>
        </w:r>
      </w:ins>
      <w:ins w:id="279" w:author="Marc Adrian  Jimenez" w:date="2017-08-16T12:56:00Z">
        <w:r w:rsidR="00DD24C9">
          <w:rPr>
            <w:lang w:eastAsia="en-PH"/>
          </w:rPr>
          <w:t>and messaging app</w:t>
        </w:r>
      </w:ins>
      <w:ins w:id="280" w:author="Marc Adrian  Jimenez" w:date="2017-08-16T12:57:00Z">
        <w:r w:rsidR="00DD24C9">
          <w:rPr>
            <w:lang w:eastAsia="en-PH"/>
          </w:rPr>
          <w:t>lications</w:t>
        </w:r>
      </w:ins>
      <w:ins w:id="281" w:author="Marc Adrian  Jimenez" w:date="2017-08-16T12:56:00Z">
        <w:r w:rsidR="00DD24C9">
          <w:rPr>
            <w:lang w:eastAsia="en-PH"/>
          </w:rPr>
          <w:t xml:space="preserve"> such as Viber, Messe</w:t>
        </w:r>
      </w:ins>
      <w:ins w:id="282" w:author="Marc Adrian  Jimenez" w:date="2017-08-16T13:00:00Z">
        <w:r w:rsidR="002B32B0">
          <w:rPr>
            <w:lang w:eastAsia="en-PH"/>
          </w:rPr>
          <w:t>n</w:t>
        </w:r>
      </w:ins>
      <w:ins w:id="283" w:author="Marc Adrian  Jimenez" w:date="2017-08-16T12:56:00Z">
        <w:r w:rsidR="00DD24C9">
          <w:rPr>
            <w:lang w:eastAsia="en-PH"/>
          </w:rPr>
          <w:t>ger, Line</w:t>
        </w:r>
      </w:ins>
      <w:ins w:id="284" w:author="Marc Adrian  Jimenez" w:date="2017-08-16T12:57:00Z">
        <w:r w:rsidR="00DD24C9">
          <w:rPr>
            <w:lang w:eastAsia="en-PH"/>
          </w:rPr>
          <w:t>, etc. and video call applications like Skype</w:t>
        </w:r>
      </w:ins>
      <w:ins w:id="285" w:author="Marc Adrian  Jimenez" w:date="2017-08-16T12:56:00Z">
        <w:r w:rsidR="00DD24C9">
          <w:rPr>
            <w:lang w:eastAsia="en-PH"/>
          </w:rPr>
          <w:t xml:space="preserve"> reduced the time end effort </w:t>
        </w:r>
        <w:r w:rsidR="005113F1">
          <w:rPr>
            <w:lang w:eastAsia="en-PH"/>
          </w:rPr>
          <w:t xml:space="preserve">needed to communicate </w:t>
        </w:r>
      </w:ins>
      <w:ins w:id="286" w:author="Marc Adrian  Jimenez" w:date="2017-08-16T12:59:00Z">
        <w:r w:rsidR="006A3331">
          <w:rPr>
            <w:lang w:eastAsia="en-PH"/>
          </w:rPr>
          <w:t xml:space="preserve">(talk and see) </w:t>
        </w:r>
      </w:ins>
      <w:ins w:id="287" w:author="Marc Adrian  Jimenez" w:date="2017-08-16T12:56:00Z">
        <w:r w:rsidR="005113F1">
          <w:rPr>
            <w:lang w:eastAsia="en-PH"/>
          </w:rPr>
          <w:t>with peop</w:t>
        </w:r>
      </w:ins>
      <w:ins w:id="288" w:author="Marc Adrian  Jimenez" w:date="2017-08-16T12:58:00Z">
        <w:r w:rsidR="005113F1">
          <w:rPr>
            <w:lang w:eastAsia="en-PH"/>
          </w:rPr>
          <w:t>le in far places</w:t>
        </w:r>
      </w:ins>
      <w:ins w:id="289" w:author="Marc Adrian  Jimenez" w:date="2017-08-16T12:59:00Z">
        <w:r w:rsidR="006A3331">
          <w:rPr>
            <w:lang w:eastAsia="en-PH"/>
          </w:rPr>
          <w:t xml:space="preserve">; a feature </w:t>
        </w:r>
      </w:ins>
      <w:ins w:id="290" w:author="Marc Adrian  Jimenez" w:date="2017-08-16T12:58:00Z">
        <w:r w:rsidR="006A3331">
          <w:rPr>
            <w:lang w:eastAsia="en-PH"/>
          </w:rPr>
          <w:t>that revolutionized communication.</w:t>
        </w:r>
      </w:ins>
      <w:ins w:id="291" w:author="Marc Adrian  Jimenez" w:date="2017-08-16T12:59:00Z">
        <w:r w:rsidR="006A3331">
          <w:rPr>
            <w:lang w:eastAsia="en-PH"/>
          </w:rPr>
          <w:t xml:space="preserve"> </w:t>
        </w:r>
      </w:ins>
      <w:ins w:id="292" w:author="Marc Adrian  Jimenez" w:date="2017-08-16T13:15:00Z">
        <w:r w:rsidR="00566789">
          <w:rPr>
            <w:lang w:eastAsia="en-PH"/>
          </w:rPr>
          <w:t xml:space="preserve">Smartphones are basically compact personal computers (PC), as it </w:t>
        </w:r>
      </w:ins>
      <w:ins w:id="293" w:author="Marc Adrian  Jimenez" w:date="2017-08-16T13:23:00Z">
        <w:r w:rsidR="004060AA">
          <w:rPr>
            <w:lang w:eastAsia="en-PH"/>
          </w:rPr>
          <w:t>can provide</w:t>
        </w:r>
      </w:ins>
      <w:ins w:id="294" w:author="Marc Adrian  Jimenez" w:date="2017-08-16T13:15:00Z">
        <w:r w:rsidR="00566789">
          <w:rPr>
            <w:lang w:eastAsia="en-PH"/>
          </w:rPr>
          <w:t xml:space="preserve"> basic functionalities that a PC</w:t>
        </w:r>
        <w:r w:rsidR="000375C7">
          <w:rPr>
            <w:lang w:eastAsia="en-PH"/>
          </w:rPr>
          <w:t xml:space="preserve"> can offer, </w:t>
        </w:r>
      </w:ins>
      <w:ins w:id="295" w:author="Marc Adrian  Jimenez" w:date="2017-08-16T13:16:00Z">
        <w:r w:rsidR="000375C7">
          <w:rPr>
            <w:lang w:eastAsia="en-PH"/>
          </w:rPr>
          <w:t xml:space="preserve">just much </w:t>
        </w:r>
        <w:r w:rsidR="00E26E68">
          <w:rPr>
            <w:lang w:eastAsia="en-PH"/>
          </w:rPr>
          <w:t>more small</w:t>
        </w:r>
        <w:r w:rsidR="000375C7">
          <w:rPr>
            <w:lang w:eastAsia="en-PH"/>
          </w:rPr>
          <w:t xml:space="preserve"> and portable</w:t>
        </w:r>
      </w:ins>
      <w:ins w:id="296" w:author="Marc Adrian  Jimenez" w:date="2017-08-16T13:15:00Z">
        <w:r w:rsidR="00566789">
          <w:rPr>
            <w:lang w:eastAsia="en-PH"/>
          </w:rPr>
          <w:t>.</w:t>
        </w:r>
      </w:ins>
      <w:ins w:id="297" w:author="Marc Adrian  Jimenez" w:date="2017-08-16T13:17:00Z">
        <w:r w:rsidR="00D53F4B">
          <w:rPr>
            <w:lang w:eastAsia="en-PH"/>
          </w:rPr>
          <w:t xml:space="preserve"> Smartphones today facilitates everything a user needs in his daily life, starting from e-mails, calculators, and </w:t>
        </w:r>
      </w:ins>
      <w:ins w:id="298" w:author="Marc Adrian  Jimenez" w:date="2017-08-16T13:18:00Z">
        <w:r w:rsidR="00D53F4B">
          <w:rPr>
            <w:lang w:eastAsia="en-PH"/>
          </w:rPr>
          <w:t xml:space="preserve">high-resolution cameras, and the advancement </w:t>
        </w:r>
      </w:ins>
      <w:ins w:id="299" w:author="Marc Adrian  Jimenez" w:date="2017-08-16T13:19:00Z">
        <w:r w:rsidR="00D53F4B">
          <w:rPr>
            <w:lang w:eastAsia="en-PH"/>
          </w:rPr>
          <w:t xml:space="preserve">never stops, smartphones nowadays are also capable of functioning as AR devices, partnered with their </w:t>
        </w:r>
      </w:ins>
      <w:ins w:id="300" w:author="Marc Adrian  Jimenez" w:date="2017-08-16T13:22:00Z">
        <w:r w:rsidR="00906D4C">
          <w:rPr>
            <w:lang w:eastAsia="en-PH"/>
          </w:rPr>
          <w:t>ultra-high</w:t>
        </w:r>
      </w:ins>
      <w:ins w:id="301" w:author="Marc Adrian  Jimenez" w:date="2017-08-16T13:19:00Z">
        <w:r w:rsidR="00906D4C">
          <w:rPr>
            <w:lang w:eastAsia="en-PH"/>
          </w:rPr>
          <w:t xml:space="preserve"> definition (U</w:t>
        </w:r>
        <w:r w:rsidR="00D53F4B">
          <w:rPr>
            <w:lang w:eastAsia="en-PH"/>
          </w:rPr>
          <w:t>HD) displays</w:t>
        </w:r>
      </w:ins>
      <w:ins w:id="302" w:author="Marc Adrian  Jimenez" w:date="2017-08-16T13:22:00Z">
        <w:r w:rsidR="00906D4C">
          <w:rPr>
            <w:lang w:eastAsia="en-PH"/>
          </w:rPr>
          <w:t xml:space="preserve"> and resonating Dolby audio.</w:t>
        </w:r>
      </w:ins>
    </w:p>
    <w:p w14:paraId="477B9E62" w14:textId="47CB1CCF" w:rsidR="00A20B94" w:rsidRDefault="008B7F9F" w:rsidP="00DF17DD">
      <w:pPr>
        <w:ind w:left="792"/>
        <w:rPr>
          <w:ins w:id="303" w:author="Marc Adrian  Jimenez" w:date="2017-08-16T08:31:00Z"/>
          <w:lang w:eastAsia="en-PH"/>
        </w:rPr>
      </w:pPr>
      <w:ins w:id="304" w:author="Marc Adrian  Jimenez" w:date="2017-08-16T12:03:00Z">
        <w:r>
          <w:rPr>
            <w:lang w:eastAsia="en-PH"/>
          </w:rPr>
          <w:tab/>
        </w:r>
      </w:ins>
      <w:del w:id="305" w:author="Marc Adrian  Jimenez" w:date="2017-08-16T12:36:00Z">
        <w:r w:rsidR="00112F69" w:rsidDel="00612F5F">
          <w:rPr>
            <w:lang w:eastAsia="en-PH"/>
          </w:rPr>
          <w:delText>According to pawnhero.ph, the</w:delText>
        </w:r>
      </w:del>
      <w:ins w:id="306" w:author="Marc Adrian  Jimenez" w:date="2017-08-16T12:36:00Z">
        <w:r w:rsidR="00612F5F">
          <w:rPr>
            <w:lang w:eastAsia="en-PH"/>
          </w:rPr>
          <w:t>The</w:t>
        </w:r>
      </w:ins>
      <w:r w:rsidR="00112F69">
        <w:rPr>
          <w:lang w:eastAsia="en-PH"/>
        </w:rPr>
        <w:t xml:space="preserve"> Philippines is the third largest and fastest growing market for smartphones in South East Asia</w:t>
      </w:r>
      <w:r w:rsidR="006829E4">
        <w:rPr>
          <w:lang w:eastAsia="en-PH"/>
        </w:rPr>
        <w:t xml:space="preserve"> </w:t>
      </w:r>
      <w:r w:rsidR="00112F69">
        <w:rPr>
          <w:lang w:eastAsia="en-PH"/>
        </w:rPr>
        <w:t xml:space="preserve">with the first being </w:t>
      </w:r>
      <w:r w:rsidR="00B63453">
        <w:rPr>
          <w:lang w:eastAsia="en-PH"/>
        </w:rPr>
        <w:t>Indonesia</w:t>
      </w:r>
      <w:ins w:id="307" w:author="Marc Adrian  Jimenez" w:date="2017-08-16T12:38:00Z">
        <w:r w:rsidR="00612F5F" w:rsidRPr="00612F5F">
          <w:rPr>
            <w:lang w:eastAsia="en-PH"/>
          </w:rPr>
          <w:t xml:space="preserve"> </w:t>
        </w:r>
      </w:ins>
      <w:customXmlInsRangeStart w:id="308" w:author="Marc Adrian  Jimenez" w:date="2017-08-16T12:38:00Z"/>
      <w:sdt>
        <w:sdtPr>
          <w:rPr>
            <w:lang w:eastAsia="en-PH"/>
          </w:rPr>
          <w:id w:val="1138612346"/>
          <w:citation/>
        </w:sdtPr>
        <w:sdtEndPr/>
        <w:sdtContent>
          <w:customXmlInsRangeEnd w:id="308"/>
          <w:ins w:id="309" w:author="Marc Adrian  Jimenez" w:date="2017-08-16T12:38:00Z">
            <w:r w:rsidR="00612F5F">
              <w:rPr>
                <w:lang w:eastAsia="en-PH"/>
              </w:rPr>
              <w:fldChar w:fldCharType="begin"/>
            </w:r>
            <w:r w:rsidR="00612F5F">
              <w:rPr>
                <w:lang w:val="en-PH" w:eastAsia="en-PH"/>
              </w:rPr>
              <w:instrText xml:space="preserve"> CITATION Rus16 \l 13321 </w:instrText>
            </w:r>
            <w:r w:rsidR="00612F5F">
              <w:rPr>
                <w:lang w:eastAsia="en-PH"/>
              </w:rPr>
              <w:fldChar w:fldCharType="separate"/>
            </w:r>
          </w:ins>
          <w:r w:rsidR="00365EA5" w:rsidRPr="00365EA5">
            <w:rPr>
              <w:noProof/>
              <w:lang w:val="en-PH" w:eastAsia="en-PH"/>
            </w:rPr>
            <w:t>(Russel, 2016)</w:t>
          </w:r>
          <w:ins w:id="310" w:author="Marc Adrian  Jimenez" w:date="2017-08-16T12:38:00Z">
            <w:r w:rsidR="00612F5F">
              <w:rPr>
                <w:lang w:eastAsia="en-PH"/>
              </w:rPr>
              <w:fldChar w:fldCharType="end"/>
            </w:r>
          </w:ins>
          <w:customXmlInsRangeStart w:id="311" w:author="Marc Adrian  Jimenez" w:date="2017-08-16T12:38:00Z"/>
        </w:sdtContent>
      </w:sdt>
      <w:customXmlInsRangeEnd w:id="311"/>
      <w:ins w:id="312" w:author="Marc Adrian  Jimenez" w:date="2017-08-16T12:18:00Z">
        <w:r w:rsidR="004D7A99">
          <w:rPr>
            <w:lang w:eastAsia="en-PH"/>
          </w:rPr>
          <w:t xml:space="preserve">. </w:t>
        </w:r>
      </w:ins>
      <w:del w:id="313" w:author="Marc Adrian  Jimenez" w:date="2017-08-16T12:18:00Z">
        <w:r w:rsidR="00B63453" w:rsidDel="004D7A99">
          <w:rPr>
            <w:lang w:eastAsia="en-PH"/>
          </w:rPr>
          <w:delText>.</w:delText>
        </w:r>
      </w:del>
      <w:ins w:id="314" w:author="Marc Adrian  Jimenez" w:date="2017-08-16T12:04:00Z">
        <w:r>
          <w:rPr>
            <w:lang w:eastAsia="en-PH"/>
          </w:rPr>
          <w:t>The market of smartphone users in the Philippines is expected to grow more than double its size</w:t>
        </w:r>
      </w:ins>
      <w:ins w:id="315" w:author="Marc Adrian  Jimenez" w:date="2017-08-16T12:06:00Z">
        <w:r>
          <w:rPr>
            <w:lang w:eastAsia="en-PH"/>
          </w:rPr>
          <w:t xml:space="preserve"> by 2021</w:t>
        </w:r>
      </w:ins>
      <w:ins w:id="316" w:author="Marc Adrian  Jimenez" w:date="2017-08-16T12:04:00Z">
        <w:r>
          <w:rPr>
            <w:lang w:eastAsia="en-PH"/>
          </w:rPr>
          <w:t xml:space="preserve">, as predicted by Ericsson Mobility Report. </w:t>
        </w:r>
      </w:ins>
      <w:ins w:id="317" w:author="Marc Adrian  Jimenez" w:date="2017-08-16T12:21:00Z">
        <w:r w:rsidR="004D7A99">
          <w:rPr>
            <w:lang w:eastAsia="en-PH"/>
          </w:rPr>
          <w:t xml:space="preserve">Factors affecting the booming industry of smartphones are its increasing affordability, partnered with improvements in technology. </w:t>
        </w:r>
      </w:ins>
      <w:ins w:id="318" w:author="Marc Adrian  Jimenez" w:date="2017-08-16T12:06:00Z">
        <w:r>
          <w:rPr>
            <w:lang w:eastAsia="en-PH"/>
          </w:rPr>
          <w:t>Along with the increasing market of Filipinos in the smartphone industry, mobile data that accompanies it is said to grow faster</w:t>
        </w:r>
      </w:ins>
      <w:ins w:id="319" w:author="Marc Adrian  Jimenez" w:date="2017-08-16T12:07:00Z">
        <w:r>
          <w:rPr>
            <w:lang w:eastAsia="en-PH"/>
          </w:rPr>
          <w:t xml:space="preserve"> as the percentage of </w:t>
        </w:r>
      </w:ins>
      <w:ins w:id="320" w:author="Marc Adrian  Jimenez" w:date="2017-08-16T12:08:00Z">
        <w:r>
          <w:rPr>
            <w:lang w:eastAsia="en-PH"/>
          </w:rPr>
          <w:t>4G/</w:t>
        </w:r>
      </w:ins>
      <w:ins w:id="321" w:author="Marc Adrian  Jimenez" w:date="2017-08-16T12:07:00Z">
        <w:r>
          <w:rPr>
            <w:lang w:eastAsia="en-PH"/>
          </w:rPr>
          <w:t>LTE</w:t>
        </w:r>
      </w:ins>
      <w:ins w:id="322" w:author="Marc Adrian  Jimenez" w:date="2017-08-16T12:08:00Z">
        <w:r>
          <w:rPr>
            <w:lang w:eastAsia="en-PH"/>
          </w:rPr>
          <w:t xml:space="preserve">(long-term evolution) </w:t>
        </w:r>
      </w:ins>
      <w:ins w:id="323" w:author="Marc Adrian  Jimenez" w:date="2017-08-16T12:07:00Z">
        <w:r>
          <w:rPr>
            <w:lang w:eastAsia="en-PH"/>
          </w:rPr>
          <w:t xml:space="preserve">capable </w:t>
        </w:r>
      </w:ins>
      <w:ins w:id="324" w:author="Marc Adrian  Jimenez" w:date="2017-08-16T12:08:00Z">
        <w:r>
          <w:rPr>
            <w:lang w:eastAsia="en-PH"/>
          </w:rPr>
          <w:t xml:space="preserve">smartphones will increase from 5 percent in 2016 to 70 percent </w:t>
        </w:r>
        <w:r w:rsidR="00300794">
          <w:rPr>
            <w:lang w:eastAsia="en-PH"/>
          </w:rPr>
          <w:t>in 2021</w:t>
        </w:r>
      </w:ins>
      <w:ins w:id="325" w:author="Marc Adrian  Jimenez" w:date="2017-08-16T12:21:00Z">
        <w:r w:rsidR="00300794">
          <w:rPr>
            <w:lang w:eastAsia="en-PH"/>
          </w:rPr>
          <w:t xml:space="preserve">, </w:t>
        </w:r>
      </w:ins>
      <w:ins w:id="326" w:author="Marc Adrian  Jimenez" w:date="2017-08-16T12:08:00Z">
        <w:r>
          <w:rPr>
            <w:lang w:eastAsia="en-PH"/>
          </w:rPr>
          <w:t xml:space="preserve">a </w:t>
        </w:r>
      </w:ins>
      <w:ins w:id="327" w:author="Marc Adrian  Jimenez" w:date="2017-08-16T12:22:00Z">
        <w:r w:rsidR="00300794">
          <w:rPr>
            <w:lang w:eastAsia="en-PH"/>
          </w:rPr>
          <w:t>whopping</w:t>
        </w:r>
      </w:ins>
      <w:ins w:id="328" w:author="Marc Adrian  Jimenez" w:date="2017-08-16T12:21:00Z">
        <w:r w:rsidR="00300794">
          <w:rPr>
            <w:lang w:eastAsia="en-PH"/>
          </w:rPr>
          <w:t xml:space="preserve"> </w:t>
        </w:r>
      </w:ins>
      <w:ins w:id="329" w:author="Marc Adrian  Jimenez" w:date="2017-08-16T12:08:00Z">
        <w:r>
          <w:rPr>
            <w:lang w:eastAsia="en-PH"/>
          </w:rPr>
          <w:t>14-fold increase</w:t>
        </w:r>
      </w:ins>
      <w:ins w:id="330" w:author="Marc Adrian  Jimenez" w:date="2017-08-16T12:22:00Z">
        <w:r w:rsidR="00300794">
          <w:rPr>
            <w:lang w:eastAsia="en-PH"/>
          </w:rPr>
          <w:t xml:space="preserve"> </w:t>
        </w:r>
      </w:ins>
      <w:customXmlInsRangeStart w:id="331" w:author="Marc Adrian  Jimenez" w:date="2017-08-16T12:21:00Z"/>
      <w:sdt>
        <w:sdtPr>
          <w:rPr>
            <w:lang w:eastAsia="en-PH"/>
          </w:rPr>
          <w:id w:val="1343364922"/>
          <w:citation/>
        </w:sdtPr>
        <w:sdtEndPr/>
        <w:sdtContent>
          <w:customXmlInsRangeEnd w:id="331"/>
          <w:ins w:id="332" w:author="Marc Adrian  Jimenez" w:date="2017-08-16T12:21:00Z">
            <w:r w:rsidR="004D7A99">
              <w:rPr>
                <w:lang w:eastAsia="en-PH"/>
              </w:rPr>
              <w:fldChar w:fldCharType="begin"/>
            </w:r>
            <w:r w:rsidR="004D7A99">
              <w:rPr>
                <w:lang w:val="en-PH" w:eastAsia="en-PH"/>
              </w:rPr>
              <w:instrText xml:space="preserve"> CITATION Jai16 \l 13321 </w:instrText>
            </w:r>
            <w:r w:rsidR="004D7A99">
              <w:rPr>
                <w:lang w:eastAsia="en-PH"/>
              </w:rPr>
              <w:fldChar w:fldCharType="separate"/>
            </w:r>
          </w:ins>
          <w:r w:rsidR="00365EA5" w:rsidRPr="00365EA5">
            <w:rPr>
              <w:noProof/>
              <w:lang w:val="en-PH" w:eastAsia="en-PH"/>
            </w:rPr>
            <w:t>(Jaio, 2016)</w:t>
          </w:r>
          <w:ins w:id="333" w:author="Marc Adrian  Jimenez" w:date="2017-08-16T12:21:00Z">
            <w:r w:rsidR="004D7A99">
              <w:rPr>
                <w:lang w:eastAsia="en-PH"/>
              </w:rPr>
              <w:fldChar w:fldCharType="end"/>
            </w:r>
          </w:ins>
          <w:customXmlInsRangeStart w:id="334" w:author="Marc Adrian  Jimenez" w:date="2017-08-16T12:21:00Z"/>
        </w:sdtContent>
      </w:sdt>
      <w:customXmlInsRangeEnd w:id="334"/>
      <w:ins w:id="335" w:author="Marc Adrian  Jimenez" w:date="2017-08-16T12:10:00Z">
        <w:r w:rsidR="001A7D50">
          <w:rPr>
            <w:lang w:eastAsia="en-PH"/>
          </w:rPr>
          <w:t xml:space="preserve">. </w:t>
        </w:r>
      </w:ins>
      <w:ins w:id="336" w:author="Marc Adrian  Jimenez" w:date="2017-08-16T12:22:00Z">
        <w:r w:rsidR="00300794">
          <w:rPr>
            <w:lang w:eastAsia="en-PH"/>
          </w:rPr>
          <w:t xml:space="preserve">In the Philippines as of 2016, </w:t>
        </w:r>
      </w:ins>
      <w:ins w:id="337" w:author="Marc Adrian  Jimenez" w:date="2017-08-16T12:29:00Z">
        <w:r w:rsidR="00300794">
          <w:rPr>
            <w:lang w:eastAsia="en-PH"/>
          </w:rPr>
          <w:t xml:space="preserve">the quantity of internet </w:t>
        </w:r>
      </w:ins>
      <w:ins w:id="338" w:author="Marc Adrian  Jimenez" w:date="2017-08-16T12:30:00Z">
        <w:r w:rsidR="00300794">
          <w:rPr>
            <w:lang w:eastAsia="en-PH"/>
          </w:rPr>
          <w:t>u</w:t>
        </w:r>
      </w:ins>
      <w:ins w:id="339" w:author="Marc Adrian  Jimenez" w:date="2017-08-16T12:29:00Z">
        <w:r w:rsidR="00300794">
          <w:rPr>
            <w:lang w:eastAsia="en-PH"/>
          </w:rPr>
          <w:t xml:space="preserve">sers </w:t>
        </w:r>
      </w:ins>
      <w:ins w:id="340" w:author="Marc Adrian  Jimenez" w:date="2017-08-16T12:30:00Z">
        <w:r w:rsidR="00300794">
          <w:rPr>
            <w:lang w:eastAsia="en-PH"/>
          </w:rPr>
          <w:t xml:space="preserve">already reached </w:t>
        </w:r>
      </w:ins>
      <w:ins w:id="341" w:author="Marc Adrian  Jimenez" w:date="2017-08-16T12:31:00Z">
        <w:r w:rsidR="00300794">
          <w:rPr>
            <w:lang w:eastAsia="en-PH"/>
          </w:rPr>
          <w:t xml:space="preserve">around </w:t>
        </w:r>
      </w:ins>
      <w:ins w:id="342" w:author="Marc Adrian  Jimenez" w:date="2017-08-16T12:30:00Z">
        <w:r w:rsidR="00300794">
          <w:rPr>
            <w:lang w:eastAsia="en-PH"/>
          </w:rPr>
          <w:t>60 percent of the total population</w:t>
        </w:r>
      </w:ins>
      <w:ins w:id="343" w:author="Marc Adrian  Jimenez" w:date="2017-08-16T12:31:00Z">
        <w:r w:rsidR="00300794">
          <w:rPr>
            <w:lang w:eastAsia="en-PH"/>
          </w:rPr>
          <w:t>, which is higher than the global internet penetration rate</w:t>
        </w:r>
      </w:ins>
      <w:ins w:id="344" w:author="Marc Adrian  Jimenez" w:date="2017-08-16T12:32:00Z">
        <w:r w:rsidR="00300794">
          <w:rPr>
            <w:lang w:eastAsia="en-PH"/>
          </w:rPr>
          <w:t xml:space="preserve"> by 10 percent</w:t>
        </w:r>
      </w:ins>
      <w:ins w:id="345" w:author="Marc Adrian  Jimenez" w:date="2017-08-16T12:33:00Z">
        <w:r w:rsidR="00612F5F">
          <w:rPr>
            <w:lang w:eastAsia="en-PH"/>
          </w:rPr>
          <w:t xml:space="preserve"> </w:t>
        </w:r>
      </w:ins>
      <w:customXmlInsRangeStart w:id="346" w:author="Marc Adrian  Jimenez" w:date="2017-08-16T12:34:00Z"/>
      <w:sdt>
        <w:sdtPr>
          <w:rPr>
            <w:lang w:eastAsia="en-PH"/>
          </w:rPr>
          <w:id w:val="-430980201"/>
          <w:citation/>
        </w:sdtPr>
        <w:sdtEndPr/>
        <w:sdtContent>
          <w:customXmlInsRangeEnd w:id="346"/>
          <w:ins w:id="347" w:author="Marc Adrian  Jimenez" w:date="2017-08-16T12:34:00Z">
            <w:r w:rsidR="00612F5F">
              <w:rPr>
                <w:lang w:eastAsia="en-PH"/>
              </w:rPr>
              <w:fldChar w:fldCharType="begin"/>
            </w:r>
            <w:r w:rsidR="00612F5F">
              <w:rPr>
                <w:lang w:val="en-PH" w:eastAsia="en-PH"/>
              </w:rPr>
              <w:instrText xml:space="preserve"> CITATION Sub17 \l 13321 </w:instrText>
            </w:r>
          </w:ins>
          <w:r w:rsidR="00612F5F">
            <w:rPr>
              <w:lang w:eastAsia="en-PH"/>
            </w:rPr>
            <w:fldChar w:fldCharType="separate"/>
          </w:r>
          <w:r w:rsidR="00365EA5" w:rsidRPr="00365EA5">
            <w:rPr>
              <w:noProof/>
              <w:lang w:val="en-PH" w:eastAsia="en-PH"/>
            </w:rPr>
            <w:t>(Subido, 2017)</w:t>
          </w:r>
          <w:ins w:id="348" w:author="Marc Adrian  Jimenez" w:date="2017-08-16T12:34:00Z">
            <w:r w:rsidR="00612F5F">
              <w:rPr>
                <w:lang w:eastAsia="en-PH"/>
              </w:rPr>
              <w:fldChar w:fldCharType="end"/>
            </w:r>
          </w:ins>
          <w:customXmlInsRangeStart w:id="349" w:author="Marc Adrian  Jimenez" w:date="2017-08-16T12:34:00Z"/>
        </w:sdtContent>
      </w:sdt>
      <w:customXmlInsRangeEnd w:id="349"/>
      <w:ins w:id="350" w:author="Marc Adrian  Jimenez" w:date="2017-08-16T12:32:00Z">
        <w:r w:rsidR="00300794">
          <w:rPr>
            <w:lang w:eastAsia="en-PH"/>
          </w:rPr>
          <w:t>.</w:t>
        </w:r>
      </w:ins>
      <w:del w:id="351" w:author="Marc Adrian  Jimenez" w:date="2017-08-16T11:58:00Z">
        <w:r w:rsidR="009854B0" w:rsidDel="00885579">
          <w:rPr>
            <w:lang w:eastAsia="en-PH"/>
          </w:rPr>
          <w:delText xml:space="preserve"> </w:delText>
        </w:r>
      </w:del>
    </w:p>
    <w:p w14:paraId="64001C93" w14:textId="3FA26C19" w:rsidR="00B96168" w:rsidRDefault="00B96168" w:rsidP="00DF17DD">
      <w:pPr>
        <w:ind w:left="792"/>
        <w:rPr>
          <w:lang w:eastAsia="en-PH"/>
        </w:rPr>
      </w:pPr>
      <w:ins w:id="352" w:author="Marc Adrian  Jimenez" w:date="2017-08-16T08:35:00Z">
        <w:r>
          <w:rPr>
            <w:lang w:eastAsia="en-PH"/>
          </w:rPr>
          <w:tab/>
        </w:r>
      </w:ins>
      <w:ins w:id="353" w:author="Marc Adrian  Jimenez" w:date="2017-08-16T08:39:00Z">
        <w:r w:rsidR="00534DA3">
          <w:rPr>
            <w:lang w:eastAsia="en-PH"/>
          </w:rPr>
          <w:t>The most common text-input devices in a smartphone is a virtual keyboard</w:t>
        </w:r>
      </w:ins>
      <w:ins w:id="354" w:author="Marc Adrian  Jimenez" w:date="2017-08-16T08:40:00Z">
        <w:r w:rsidR="00534DA3">
          <w:rPr>
            <w:lang w:eastAsia="en-PH"/>
          </w:rPr>
          <w:t>. Commercial models such as SwiftKey, Fleksy,</w:t>
        </w:r>
      </w:ins>
      <w:ins w:id="355" w:author="Marc Adrian  Jimenez" w:date="2017-08-16T08:41:00Z">
        <w:r w:rsidR="00534DA3">
          <w:rPr>
            <w:lang w:eastAsia="en-PH"/>
          </w:rPr>
          <w:t xml:space="preserve"> and Gboard achieves millions of downloads in the AppStore </w:t>
        </w:r>
        <w:r w:rsidR="00534DA3">
          <w:rPr>
            <w:lang w:eastAsia="en-PH"/>
          </w:rPr>
          <w:lastRenderedPageBreak/>
          <w:t>and Google PlayStore</w:t>
        </w:r>
      </w:ins>
      <w:ins w:id="356" w:author="Marc Adrian  Jimenez" w:date="2017-08-16T08:44:00Z">
        <w:r w:rsidR="00461CD7">
          <w:rPr>
            <w:lang w:eastAsia="en-PH"/>
          </w:rPr>
          <w:t xml:space="preserve">. </w:t>
        </w:r>
      </w:ins>
      <w:ins w:id="357" w:author="Marc Adrian  Jimenez" w:date="2017-08-16T08:45:00Z">
        <w:r w:rsidR="00AB16F0">
          <w:rPr>
            <w:lang w:eastAsia="en-PH"/>
          </w:rPr>
          <w:t xml:space="preserve">These virtual keyboards </w:t>
        </w:r>
      </w:ins>
      <w:ins w:id="358" w:author="Marc Adrian  Jimenez" w:date="2017-08-16T11:09:00Z">
        <w:r w:rsidR="001D0256">
          <w:rPr>
            <w:lang w:eastAsia="en-PH"/>
          </w:rPr>
          <w:t>support</w:t>
        </w:r>
      </w:ins>
      <w:ins w:id="359" w:author="Marc Adrian  Jimenez" w:date="2017-08-16T08:45:00Z">
        <w:r w:rsidR="00AB16F0">
          <w:rPr>
            <w:lang w:eastAsia="en-PH"/>
          </w:rPr>
          <w:t xml:space="preserve"> functionalities such as </w:t>
        </w:r>
      </w:ins>
      <w:ins w:id="360" w:author="Marc Adrian  Jimenez" w:date="2017-08-16T08:47:00Z">
        <w:r w:rsidR="007D1BEF">
          <w:rPr>
            <w:lang w:eastAsia="en-PH"/>
          </w:rPr>
          <w:t xml:space="preserve">glide typing, </w:t>
        </w:r>
      </w:ins>
      <w:ins w:id="361" w:author="Marc Adrian  Jimenez" w:date="2017-08-16T08:45:00Z">
        <w:r w:rsidR="00AB16F0">
          <w:rPr>
            <w:lang w:eastAsia="en-PH"/>
          </w:rPr>
          <w:t>auto-correction, word prediction</w:t>
        </w:r>
      </w:ins>
      <w:ins w:id="362" w:author="Marc Adrian  Jimenez" w:date="2017-08-16T08:47:00Z">
        <w:r w:rsidR="00851E40">
          <w:rPr>
            <w:lang w:eastAsia="en-PH"/>
          </w:rPr>
          <w:t>,</w:t>
        </w:r>
      </w:ins>
      <w:ins w:id="363" w:author="Marc Adrian  Jimenez" w:date="2017-08-16T08:45:00Z">
        <w:r w:rsidR="00AB16F0">
          <w:rPr>
            <w:lang w:eastAsia="en-PH"/>
          </w:rPr>
          <w:t xml:space="preserve"> and voice typing</w:t>
        </w:r>
      </w:ins>
      <w:ins w:id="364" w:author="Marc Adrian  Jimenez" w:date="2017-08-16T08:47:00Z">
        <w:r w:rsidR="00BD71A2">
          <w:rPr>
            <w:lang w:eastAsia="en-PH"/>
          </w:rPr>
          <w:t xml:space="preserve"> </w:t>
        </w:r>
        <w:r w:rsidR="00A40C81">
          <w:rPr>
            <w:lang w:eastAsia="en-PH"/>
          </w:rPr>
          <w:t>which</w:t>
        </w:r>
      </w:ins>
      <w:ins w:id="365" w:author="Marc Adrian  Jimenez" w:date="2017-08-16T08:49:00Z">
        <w:r w:rsidR="00A40C81">
          <w:rPr>
            <w:lang w:eastAsia="en-PH"/>
          </w:rPr>
          <w:t xml:space="preserve"> helped different users increases their typing accuracy</w:t>
        </w:r>
      </w:ins>
      <w:ins w:id="366" w:author="Marc Adrian  Jimenez" w:date="2017-08-16T08:45:00Z">
        <w:r w:rsidR="00AB16F0">
          <w:rPr>
            <w:lang w:eastAsia="en-PH"/>
          </w:rPr>
          <w:t>.</w:t>
        </w:r>
      </w:ins>
    </w:p>
    <w:p w14:paraId="1EB4A8FF" w14:textId="4C897117" w:rsidR="00954946" w:rsidRDefault="00E7451D" w:rsidP="00DF17DD">
      <w:pPr>
        <w:ind w:left="792"/>
        <w:rPr>
          <w:lang w:eastAsia="en-PH"/>
        </w:rPr>
      </w:pPr>
      <w:ins w:id="367" w:author="Marc Adrian  Jimenez" w:date="2017-08-16T11:18:00Z">
        <w:r>
          <w:rPr>
            <w:lang w:eastAsia="en-PH"/>
          </w:rPr>
          <w:tab/>
        </w:r>
      </w:ins>
      <w:ins w:id="368" w:author="Marc Adrian  Jimenez" w:date="2017-08-16T16:11:00Z">
        <w:r w:rsidR="00120A52">
          <w:rPr>
            <w:lang w:eastAsia="en-PH"/>
          </w:rPr>
          <w:t xml:space="preserve">Text </w:t>
        </w:r>
        <w:r w:rsidR="00C07569">
          <w:rPr>
            <w:lang w:eastAsia="en-PH"/>
          </w:rPr>
          <w:t>messag</w:t>
        </w:r>
      </w:ins>
      <w:ins w:id="369" w:author="Marc Adrian  Jimenez" w:date="2017-08-16T16:46:00Z">
        <w:r w:rsidR="00C07569">
          <w:rPr>
            <w:lang w:eastAsia="en-PH"/>
          </w:rPr>
          <w:t>es, also known as SMS (Short Message Service)</w:t>
        </w:r>
      </w:ins>
      <w:ins w:id="370" w:author="Marc Adrian  Jimenez" w:date="2017-08-16T16:11:00Z">
        <w:r w:rsidR="00120A52">
          <w:rPr>
            <w:lang w:eastAsia="en-PH"/>
          </w:rPr>
          <w:t xml:space="preserve"> refers to the</w:t>
        </w:r>
      </w:ins>
      <w:ins w:id="371" w:author="Marc Adrian  Jimenez" w:date="2017-08-16T16:12:00Z">
        <w:r w:rsidR="00DC6683">
          <w:rPr>
            <w:lang w:eastAsia="en-PH"/>
          </w:rPr>
          <w:t xml:space="preserve"> exchanging</w:t>
        </w:r>
      </w:ins>
      <w:ins w:id="372" w:author="Marc Adrian  Jimenez" w:date="2017-08-16T16:11:00Z">
        <w:r w:rsidR="00DC6683">
          <w:rPr>
            <w:lang w:eastAsia="en-PH"/>
          </w:rPr>
          <w:t xml:space="preserve"> of compos</w:t>
        </w:r>
      </w:ins>
      <w:ins w:id="373" w:author="Marc Adrian  Jimenez" w:date="2017-08-16T16:12:00Z">
        <w:r w:rsidR="00DC6683">
          <w:rPr>
            <w:lang w:eastAsia="en-PH"/>
          </w:rPr>
          <w:t>ed</w:t>
        </w:r>
      </w:ins>
      <w:ins w:id="374" w:author="Marc Adrian  Jimenez" w:date="2017-08-16T16:11:00Z">
        <w:r w:rsidR="00DC6683">
          <w:rPr>
            <w:lang w:eastAsia="en-PH"/>
          </w:rPr>
          <w:t xml:space="preserve"> short character based messages (1</w:t>
        </w:r>
      </w:ins>
      <w:ins w:id="375" w:author="Marc Adrian  Jimenez" w:date="2017-08-16T16:12:00Z">
        <w:r w:rsidR="00DC6683">
          <w:rPr>
            <w:lang w:eastAsia="en-PH"/>
          </w:rPr>
          <w:t xml:space="preserve">60 characters) to another mobile phone subscriber. </w:t>
        </w:r>
      </w:ins>
      <w:ins w:id="376" w:author="Marc Adrian  Jimenez" w:date="2017-08-16T16:43:00Z">
        <w:r w:rsidR="00C07569">
          <w:rPr>
            <w:lang w:eastAsia="en-PH"/>
          </w:rPr>
          <w:t>Texting</w:t>
        </w:r>
      </w:ins>
      <w:ins w:id="377" w:author="Marc Adrian  Jimenez" w:date="2017-08-16T16:12:00Z">
        <w:r w:rsidR="00DC6683">
          <w:rPr>
            <w:lang w:eastAsia="en-PH"/>
          </w:rPr>
          <w:t xml:space="preserve"> is the </w:t>
        </w:r>
      </w:ins>
      <w:ins w:id="378" w:author="Marc Adrian  Jimenez" w:date="2017-08-16T16:13:00Z">
        <w:r w:rsidR="00DC6683">
          <w:rPr>
            <w:lang w:eastAsia="en-PH"/>
          </w:rPr>
          <w:t xml:space="preserve">most widely used form </w:t>
        </w:r>
      </w:ins>
      <w:ins w:id="379" w:author="Marc Adrian  Jimenez" w:date="2017-08-16T16:18:00Z">
        <w:r w:rsidR="00DC6683">
          <w:rPr>
            <w:lang w:eastAsia="en-PH"/>
          </w:rPr>
          <w:t xml:space="preserve">of mobile </w:t>
        </w:r>
      </w:ins>
      <w:ins w:id="380" w:author="Marc Adrian  Jimenez" w:date="2017-08-16T16:22:00Z">
        <w:r w:rsidR="00482E0D">
          <w:rPr>
            <w:lang w:eastAsia="en-PH"/>
          </w:rPr>
          <w:t xml:space="preserve">data service </w:t>
        </w:r>
      </w:ins>
      <w:ins w:id="381" w:author="Marc Adrian  Jimenez" w:date="2017-08-16T16:18:00Z">
        <w:r w:rsidR="00482E0D">
          <w:rPr>
            <w:lang w:eastAsia="en-PH"/>
          </w:rPr>
          <w:t>up to</w:t>
        </w:r>
        <w:r w:rsidR="00DC6683">
          <w:rPr>
            <w:lang w:eastAsia="en-PH"/>
          </w:rPr>
          <w:t xml:space="preserve"> date</w:t>
        </w:r>
      </w:ins>
      <w:ins w:id="382" w:author="Marc Adrian  Jimenez" w:date="2017-08-16T16:22:00Z">
        <w:r w:rsidR="00096B24">
          <w:rPr>
            <w:lang w:eastAsia="en-PH"/>
          </w:rPr>
          <w:t>.</w:t>
        </w:r>
      </w:ins>
      <w:ins w:id="383" w:author="Marc Adrian  Jimenez" w:date="2017-08-16T16:33:00Z">
        <w:r w:rsidR="00096B24">
          <w:rPr>
            <w:lang w:eastAsia="en-PH"/>
          </w:rPr>
          <w:t xml:space="preserve"> </w:t>
        </w:r>
      </w:ins>
      <w:ins w:id="384" w:author="Marc Adrian  Jimenez" w:date="2017-08-16T16:47:00Z">
        <w:r w:rsidR="00C07569">
          <w:rPr>
            <w:lang w:eastAsia="en-PH"/>
          </w:rPr>
          <w:t xml:space="preserve">Problems </w:t>
        </w:r>
      </w:ins>
      <w:ins w:id="385" w:author="Marc Adrian  Jimenez" w:date="2017-08-16T16:37:00Z">
        <w:r w:rsidR="00096B24">
          <w:rPr>
            <w:lang w:eastAsia="en-PH"/>
          </w:rPr>
          <w:t xml:space="preserve">Further studies concluded that </w:t>
        </w:r>
      </w:ins>
      <w:del w:id="386" w:author="Marc Adrian  Jimenez" w:date="2017-08-16T11:18:00Z">
        <w:r w:rsidR="00A20B94" w:rsidDel="00E7451D">
          <w:rPr>
            <w:lang w:eastAsia="en-PH"/>
          </w:rPr>
          <w:delText>As hypothesized by Yeow and Balakrishnan</w:delText>
        </w:r>
        <w:r w:rsidR="00A20B94" w:rsidDel="00E7451D">
          <w:rPr>
            <w:rStyle w:val="CommentReference"/>
          </w:rPr>
          <w:commentReference w:id="387"/>
        </w:r>
        <w:r w:rsidR="00A20B94" w:rsidDel="00E7451D">
          <w:rPr>
            <w:lang w:eastAsia="en-PH"/>
          </w:rPr>
          <w:delText>, the</w:delText>
        </w:r>
      </w:del>
      <w:ins w:id="388" w:author="Marc Adrian  Jimenez" w:date="2017-08-16T16:37:00Z">
        <w:r w:rsidR="00096B24">
          <w:rPr>
            <w:lang w:eastAsia="en-PH"/>
          </w:rPr>
          <w:t>t</w:t>
        </w:r>
      </w:ins>
      <w:ins w:id="389" w:author="Marc Adrian  Jimenez" w:date="2017-08-16T11:19:00Z">
        <w:r>
          <w:rPr>
            <w:lang w:eastAsia="en-PH"/>
          </w:rPr>
          <w:t>he</w:t>
        </w:r>
      </w:ins>
      <w:r w:rsidR="00A20B94">
        <w:rPr>
          <w:lang w:eastAsia="en-PH"/>
        </w:rPr>
        <w:t xml:space="preserve"> thumb size of the user has a significant effect on his mobile phone texting</w:t>
      </w:r>
      <w:ins w:id="390" w:author="Marc Adrian  Jimenez" w:date="2017-08-16T11:18:00Z">
        <w:r>
          <w:rPr>
            <w:lang w:eastAsia="en-PH"/>
          </w:rPr>
          <w:t xml:space="preserve"> </w:t>
        </w:r>
      </w:ins>
      <w:del w:id="391" w:author="Marc Adrian  Jimenez" w:date="2017-08-16T11:18:00Z">
        <w:r w:rsidR="00A20B94" w:rsidDel="00E7451D">
          <w:rPr>
            <w:lang w:eastAsia="en-PH"/>
          </w:rPr>
          <w:delText xml:space="preserve"> (typing) </w:delText>
        </w:r>
      </w:del>
      <w:r w:rsidR="00A20B94">
        <w:rPr>
          <w:lang w:eastAsia="en-PH"/>
        </w:rPr>
        <w:t>satisfaction</w:t>
      </w:r>
      <w:ins w:id="392" w:author="Marc Adrian  Jimenez" w:date="2017-08-16T11:18:00Z">
        <w:r>
          <w:rPr>
            <w:lang w:eastAsia="en-PH"/>
          </w:rPr>
          <w:t xml:space="preserve">. </w:t>
        </w:r>
      </w:ins>
      <w:customXmlInsRangeStart w:id="393" w:author="Marc Adrian  Jimenez" w:date="2017-08-16T10:40:00Z"/>
      <w:sdt>
        <w:sdtPr>
          <w:rPr>
            <w:lang w:eastAsia="en-PH"/>
          </w:rPr>
          <w:id w:val="1873110530"/>
          <w:citation/>
        </w:sdtPr>
        <w:sdtEndPr/>
        <w:sdtContent>
          <w:customXmlInsRangeEnd w:id="393"/>
          <w:ins w:id="394" w:author="Marc Adrian  Jimenez" w:date="2017-08-16T10:40:00Z">
            <w:r w:rsidR="008A0A5A">
              <w:rPr>
                <w:lang w:eastAsia="en-PH"/>
              </w:rPr>
              <w:fldChar w:fldCharType="begin"/>
            </w:r>
            <w:r w:rsidR="008A0A5A">
              <w:rPr>
                <w:lang w:val="en-PH" w:eastAsia="en-PH"/>
              </w:rPr>
              <w:instrText xml:space="preserve"> CITATION Yeo \l 13321 </w:instrText>
            </w:r>
          </w:ins>
          <w:r w:rsidR="008A0A5A">
            <w:rPr>
              <w:lang w:eastAsia="en-PH"/>
            </w:rPr>
            <w:fldChar w:fldCharType="separate"/>
          </w:r>
          <w:r w:rsidR="00365EA5" w:rsidRPr="00365EA5">
            <w:rPr>
              <w:noProof/>
              <w:lang w:val="en-PH" w:eastAsia="en-PH"/>
            </w:rPr>
            <w:t>(Yeow &amp; Balakrishnan)</w:t>
          </w:r>
          <w:ins w:id="395" w:author="Marc Adrian  Jimenez" w:date="2017-08-16T10:40:00Z">
            <w:r w:rsidR="008A0A5A">
              <w:rPr>
                <w:lang w:eastAsia="en-PH"/>
              </w:rPr>
              <w:fldChar w:fldCharType="end"/>
            </w:r>
          </w:ins>
          <w:customXmlInsRangeStart w:id="396" w:author="Marc Adrian  Jimenez" w:date="2017-08-16T10:40:00Z"/>
        </w:sdtContent>
      </w:sdt>
      <w:customXmlInsRangeEnd w:id="396"/>
      <w:r w:rsidR="00A20B94">
        <w:rPr>
          <w:lang w:eastAsia="en-PH"/>
        </w:rPr>
        <w:t>.</w:t>
      </w:r>
      <w:ins w:id="397" w:author="Marc Adrian  Jimenez" w:date="2017-08-16T08:31:00Z">
        <w:r w:rsidR="00B96168">
          <w:rPr>
            <w:lang w:eastAsia="en-PH"/>
          </w:rPr>
          <w:t xml:space="preserve"> </w:t>
        </w:r>
      </w:ins>
    </w:p>
    <w:p w14:paraId="2C92CC6B" w14:textId="2FD8F3F4" w:rsidR="00954946" w:rsidRDefault="00954946" w:rsidP="00345F1A">
      <w:pPr>
        <w:ind w:left="792"/>
        <w:rPr>
          <w:ins w:id="398" w:author="Marc Adrian  Jimenez" w:date="2017-08-15T11:35:00Z"/>
          <w:lang w:eastAsia="en-PH"/>
        </w:rPr>
      </w:pPr>
      <w:r>
        <w:rPr>
          <w:lang w:eastAsia="en-PH"/>
        </w:rPr>
        <w:t xml:space="preserve">In the analysis of different  </w:t>
      </w:r>
      <w:commentRangeStart w:id="399"/>
      <w:sdt>
        <w:sdtPr>
          <w:rPr>
            <w:lang w:eastAsia="en-PH"/>
          </w:rPr>
          <w:id w:val="1150331883"/>
          <w:citation/>
        </w:sdtPr>
        <w:sdtEndPr/>
        <w:sdtContent>
          <w:r>
            <w:rPr>
              <w:lang w:eastAsia="en-PH"/>
            </w:rPr>
            <w:fldChar w:fldCharType="begin"/>
          </w:r>
          <w:r>
            <w:rPr>
              <w:lang w:val="en-PH" w:eastAsia="en-PH"/>
            </w:rPr>
            <w:instrText xml:space="preserve">CITATION Vel15 \l 13321 </w:instrText>
          </w:r>
          <w:r>
            <w:rPr>
              <w:lang w:eastAsia="en-PH"/>
            </w:rPr>
            <w:fldChar w:fldCharType="separate"/>
          </w:r>
          <w:r w:rsidR="00365EA5" w:rsidRPr="00365EA5">
            <w:rPr>
              <w:noProof/>
              <w:lang w:val="en-PH" w:eastAsia="en-PH"/>
            </w:rPr>
            <w:t>(Vertanen, Memmi, Emge, Reyal, &amp; Kristensson, 2015)</w:t>
          </w:r>
          <w:r>
            <w:rPr>
              <w:lang w:eastAsia="en-PH"/>
            </w:rPr>
            <w:fldChar w:fldCharType="end"/>
          </w:r>
        </w:sdtContent>
      </w:sdt>
      <w:commentRangeEnd w:id="399"/>
      <w:r>
        <w:rPr>
          <w:rStyle w:val="CommentReference"/>
        </w:rPr>
        <w:commentReference w:id="399"/>
      </w:r>
    </w:p>
    <w:p w14:paraId="5906CF82" w14:textId="77777777" w:rsidR="0017294E" w:rsidRPr="00345F1A" w:rsidRDefault="0017294E" w:rsidP="00345F1A">
      <w:pPr>
        <w:ind w:left="792"/>
        <w:rPr>
          <w:lang w:eastAsia="en-PH"/>
        </w:rPr>
      </w:pPr>
      <w:bookmarkStart w:id="400" w:name="_Toc489875005"/>
      <w:bookmarkStart w:id="401" w:name="_Toc490416355"/>
      <w:bookmarkStart w:id="402" w:name="_Toc490434777"/>
      <w:bookmarkStart w:id="403" w:name="_Toc490539403"/>
      <w:bookmarkStart w:id="404" w:name="_Toc490539544"/>
      <w:bookmarkEnd w:id="400"/>
      <w:bookmarkEnd w:id="401"/>
      <w:bookmarkEnd w:id="402"/>
      <w:bookmarkEnd w:id="403"/>
      <w:bookmarkEnd w:id="404"/>
    </w:p>
    <w:p w14:paraId="0C0362E8" w14:textId="77777777" w:rsidR="0017294E" w:rsidRPr="0017294E" w:rsidRDefault="0017294E" w:rsidP="0017294E">
      <w:pPr>
        <w:pStyle w:val="ListParagraph"/>
        <w:keepNext/>
        <w:keepLines/>
        <w:numPr>
          <w:ilvl w:val="0"/>
          <w:numId w:val="1"/>
        </w:numPr>
        <w:spacing w:before="40" w:after="0"/>
        <w:contextualSpacing w:val="0"/>
        <w:outlineLvl w:val="1"/>
        <w:rPr>
          <w:ins w:id="405" w:author="Marc Adrian  Jimenez" w:date="2017-08-15T11:36:00Z"/>
          <w:rFonts w:eastAsia="Times New Roman" w:cs="Times New Roman"/>
          <w:b/>
          <w:noProof/>
          <w:vanish/>
          <w:sz w:val="24"/>
          <w:szCs w:val="26"/>
          <w:lang w:eastAsia="en-PH"/>
        </w:rPr>
      </w:pPr>
      <w:bookmarkStart w:id="406" w:name="_Toc490566119"/>
      <w:bookmarkStart w:id="407" w:name="_Toc490593534"/>
      <w:bookmarkEnd w:id="406"/>
      <w:bookmarkEnd w:id="407"/>
    </w:p>
    <w:p w14:paraId="128FD71A" w14:textId="77777777" w:rsidR="0017294E" w:rsidRPr="0017294E" w:rsidRDefault="0017294E" w:rsidP="0017294E">
      <w:pPr>
        <w:pStyle w:val="ListParagraph"/>
        <w:keepNext/>
        <w:keepLines/>
        <w:numPr>
          <w:ilvl w:val="0"/>
          <w:numId w:val="1"/>
        </w:numPr>
        <w:spacing w:before="40" w:after="0"/>
        <w:contextualSpacing w:val="0"/>
        <w:outlineLvl w:val="1"/>
        <w:rPr>
          <w:ins w:id="408" w:author="Marc Adrian  Jimenez" w:date="2017-08-15T11:36:00Z"/>
          <w:rFonts w:eastAsia="Times New Roman" w:cs="Times New Roman"/>
          <w:b/>
          <w:noProof/>
          <w:vanish/>
          <w:sz w:val="24"/>
          <w:szCs w:val="26"/>
          <w:lang w:eastAsia="en-PH"/>
        </w:rPr>
      </w:pPr>
      <w:bookmarkStart w:id="409" w:name="_Toc490566120"/>
      <w:bookmarkStart w:id="410" w:name="_Toc490593535"/>
      <w:bookmarkEnd w:id="409"/>
      <w:bookmarkEnd w:id="410"/>
    </w:p>
    <w:p w14:paraId="698854BB" w14:textId="77777777" w:rsidR="0017294E" w:rsidRPr="0017294E" w:rsidRDefault="0017294E" w:rsidP="0017294E">
      <w:pPr>
        <w:pStyle w:val="ListParagraph"/>
        <w:keepNext/>
        <w:keepLines/>
        <w:numPr>
          <w:ilvl w:val="1"/>
          <w:numId w:val="1"/>
        </w:numPr>
        <w:spacing w:before="40" w:after="0"/>
        <w:contextualSpacing w:val="0"/>
        <w:outlineLvl w:val="1"/>
        <w:rPr>
          <w:ins w:id="411" w:author="Marc Adrian  Jimenez" w:date="2017-08-15T11:36:00Z"/>
          <w:rFonts w:eastAsia="Times New Roman" w:cs="Times New Roman"/>
          <w:b/>
          <w:noProof/>
          <w:vanish/>
          <w:sz w:val="24"/>
          <w:szCs w:val="26"/>
          <w:lang w:eastAsia="en-PH"/>
        </w:rPr>
      </w:pPr>
      <w:bookmarkStart w:id="412" w:name="_Toc490566121"/>
      <w:bookmarkStart w:id="413" w:name="_Toc490593536"/>
      <w:bookmarkEnd w:id="412"/>
      <w:bookmarkEnd w:id="413"/>
    </w:p>
    <w:p w14:paraId="420AFDF0" w14:textId="2BC96DDC" w:rsidR="00150F42" w:rsidRPr="008C7FF2" w:rsidRDefault="00150F42" w:rsidP="0017294E">
      <w:pPr>
        <w:pStyle w:val="11"/>
      </w:pPr>
      <w:bookmarkStart w:id="414" w:name="_Toc490593537"/>
      <w:r>
        <w:t>Usability Testing</w:t>
      </w:r>
      <w:bookmarkEnd w:id="414"/>
    </w:p>
    <w:p w14:paraId="20525E2D" w14:textId="716B4355" w:rsidR="003322DD" w:rsidRPr="008C7FF2" w:rsidRDefault="00B24C02" w:rsidP="00150F42">
      <w:pPr>
        <w:ind w:left="792"/>
        <w:rPr>
          <w:lang w:eastAsia="en-PH"/>
        </w:rPr>
      </w:pPr>
      <w:r>
        <w:rPr>
          <w:lang w:eastAsia="en-PH"/>
        </w:rPr>
        <w:tab/>
      </w:r>
      <w:r w:rsidR="00905316">
        <w:rPr>
          <w:lang w:eastAsia="en-PH"/>
        </w:rPr>
        <w:t xml:space="preserve">The </w:t>
      </w:r>
      <w:r w:rsidR="003322DD">
        <w:rPr>
          <w:lang w:eastAsia="en-PH"/>
        </w:rPr>
        <w:t>Touchscreen Usability Meta-Test, proposed by</w:t>
      </w:r>
      <w:r w:rsidR="003322DD">
        <w:rPr>
          <w:noProof/>
          <w:lang w:val="en-PH" w:eastAsia="en-PH"/>
        </w:rPr>
        <w:t xml:space="preserve"> Glavinic, Ljubic, &amp; Kukec </w:t>
      </w:r>
      <w:r w:rsidR="00905316">
        <w:rPr>
          <w:noProof/>
          <w:lang w:val="en-PH" w:eastAsia="en-PH"/>
        </w:rPr>
        <w:t>focuses on measuring the u</w:t>
      </w:r>
      <w:r w:rsidR="00905316" w:rsidRPr="00B30B79">
        <w:rPr>
          <w:b/>
          <w:noProof/>
          <w:lang w:val="en-PH" w:eastAsia="en-PH"/>
        </w:rPr>
        <w:t>s</w:t>
      </w:r>
      <w:r w:rsidR="00905316">
        <w:rPr>
          <w:noProof/>
          <w:lang w:val="en-PH" w:eastAsia="en-PH"/>
        </w:rPr>
        <w:t xml:space="preserve">er performance in numerical figures of errors and time completion of a certain action. It </w:t>
      </w:r>
      <w:r w:rsidR="003322DD">
        <w:rPr>
          <w:noProof/>
          <w:lang w:val="en-PH" w:eastAsia="en-PH"/>
        </w:rPr>
        <w:t xml:space="preserve">consists of 5 test scenarios, namely </w:t>
      </w:r>
      <w:r w:rsidR="003322DD">
        <w:rPr>
          <w:i/>
          <w:noProof/>
          <w:lang w:val="en-PH" w:eastAsia="en-PH"/>
        </w:rPr>
        <w:t>1 – Target Size</w:t>
      </w:r>
      <w:r w:rsidR="003322DD">
        <w:rPr>
          <w:noProof/>
          <w:lang w:val="en-PH" w:eastAsia="en-PH"/>
        </w:rPr>
        <w:t xml:space="preserve">, </w:t>
      </w:r>
      <w:r w:rsidR="003322DD">
        <w:rPr>
          <w:i/>
          <w:noProof/>
          <w:lang w:val="en-PH" w:eastAsia="en-PH"/>
        </w:rPr>
        <w:t>2 – Object Search</w:t>
      </w:r>
      <w:r w:rsidR="003322DD">
        <w:rPr>
          <w:noProof/>
          <w:lang w:val="en-PH" w:eastAsia="en-PH"/>
        </w:rPr>
        <w:t xml:space="preserve">, </w:t>
      </w:r>
      <w:r w:rsidR="003322DD">
        <w:rPr>
          <w:i/>
          <w:noProof/>
          <w:lang w:val="en-PH" w:eastAsia="en-PH"/>
        </w:rPr>
        <w:t>3 -Boundary Objects</w:t>
      </w:r>
      <w:r w:rsidR="003322DD">
        <w:rPr>
          <w:noProof/>
          <w:lang w:val="en-PH" w:eastAsia="en-PH"/>
        </w:rPr>
        <w:t xml:space="preserve">, </w:t>
      </w:r>
      <w:r w:rsidR="003322DD">
        <w:rPr>
          <w:i/>
          <w:noProof/>
          <w:lang w:val="en-PH" w:eastAsia="en-PH"/>
        </w:rPr>
        <w:t>4 – Drag&amp;Drop</w:t>
      </w:r>
      <w:r w:rsidR="003322DD">
        <w:rPr>
          <w:noProof/>
          <w:lang w:val="en-PH" w:eastAsia="en-PH"/>
        </w:rPr>
        <w:t xml:space="preserve">, and lastly, </w:t>
      </w:r>
      <w:r w:rsidR="003322DD">
        <w:rPr>
          <w:i/>
          <w:noProof/>
          <w:lang w:val="en-PH" w:eastAsia="en-PH"/>
        </w:rPr>
        <w:t>5 – Soft Keystroking</w:t>
      </w:r>
      <w:r w:rsidR="003322DD">
        <w:rPr>
          <w:noProof/>
          <w:lang w:val="en-PH" w:eastAsia="en-PH"/>
        </w:rPr>
        <w:t xml:space="preserve">. </w:t>
      </w:r>
      <w:r w:rsidR="00B47EAA">
        <w:rPr>
          <w:noProof/>
          <w:lang w:val="en-PH" w:eastAsia="en-PH"/>
        </w:rPr>
        <w:t xml:space="preserve">While performing these </w:t>
      </w:r>
      <w:r w:rsidR="006F353B">
        <w:rPr>
          <w:noProof/>
          <w:lang w:val="en-PH" w:eastAsia="en-PH"/>
        </w:rPr>
        <w:t xml:space="preserve">test </w:t>
      </w:r>
      <w:r w:rsidR="00B47EAA">
        <w:rPr>
          <w:noProof/>
          <w:lang w:val="en-PH" w:eastAsia="en-PH"/>
        </w:rPr>
        <w:t>scenarios, the user interacti</w:t>
      </w:r>
      <w:r w:rsidR="0051372E">
        <w:rPr>
          <w:noProof/>
          <w:lang w:val="en-PH" w:eastAsia="en-PH"/>
        </w:rPr>
        <w:t xml:space="preserve">on with the software is logged, that </w:t>
      </w:r>
      <w:r w:rsidR="006F353B">
        <w:rPr>
          <w:noProof/>
          <w:lang w:val="en-PH" w:eastAsia="en-PH"/>
        </w:rPr>
        <w:t xml:space="preserve">the system will process </w:t>
      </w:r>
      <w:r w:rsidR="00B47EAA">
        <w:rPr>
          <w:noProof/>
          <w:lang w:val="en-PH" w:eastAsia="en-PH"/>
        </w:rPr>
        <w:t>in order to calculate performance time, identify errors, and determine the users’ behavior.</w:t>
      </w:r>
      <w:customXmlInsRangeStart w:id="415" w:author="Marc Adrian  Jimenez" w:date="2017-08-15T18:38:00Z"/>
      <w:sdt>
        <w:sdtPr>
          <w:rPr>
            <w:noProof/>
            <w:lang w:val="en-PH" w:eastAsia="en-PH"/>
          </w:rPr>
          <w:id w:val="984588020"/>
          <w:citation/>
        </w:sdtPr>
        <w:sdtEndPr/>
        <w:sdtContent>
          <w:customXmlInsRangeEnd w:id="415"/>
          <w:ins w:id="416" w:author="Marc Adrian  Jimenez" w:date="2017-08-15T18:38:00Z">
            <w:r w:rsidR="00BD7376">
              <w:rPr>
                <w:noProof/>
                <w:lang w:val="en-PH" w:eastAsia="en-PH"/>
              </w:rPr>
              <w:fldChar w:fldCharType="begin"/>
            </w:r>
            <w:r w:rsidR="00BD7376">
              <w:rPr>
                <w:noProof/>
                <w:lang w:val="en-PH" w:eastAsia="en-PH"/>
              </w:rPr>
              <w:instrText xml:space="preserve"> CITATION Gla1 \l 13321 </w:instrText>
            </w:r>
          </w:ins>
          <w:r w:rsidR="00BD7376">
            <w:rPr>
              <w:noProof/>
              <w:lang w:val="en-PH" w:eastAsia="en-PH"/>
            </w:rPr>
            <w:fldChar w:fldCharType="separate"/>
          </w:r>
          <w:r w:rsidR="00365EA5">
            <w:rPr>
              <w:noProof/>
              <w:lang w:val="en-PH" w:eastAsia="en-PH"/>
            </w:rPr>
            <w:t xml:space="preserve"> </w:t>
          </w:r>
          <w:r w:rsidR="00365EA5" w:rsidRPr="00365EA5">
            <w:rPr>
              <w:noProof/>
              <w:lang w:val="en-PH" w:eastAsia="en-PH"/>
            </w:rPr>
            <w:t>(Glavinic, Ljubic, &amp; Kukec)</w:t>
          </w:r>
          <w:ins w:id="417" w:author="Marc Adrian  Jimenez" w:date="2017-08-15T18:38:00Z">
            <w:r w:rsidR="00BD7376">
              <w:rPr>
                <w:noProof/>
                <w:lang w:val="en-PH" w:eastAsia="en-PH"/>
              </w:rPr>
              <w:fldChar w:fldCharType="end"/>
            </w:r>
          </w:ins>
          <w:customXmlInsRangeStart w:id="418" w:author="Marc Adrian  Jimenez" w:date="2017-08-15T18:38:00Z"/>
        </w:sdtContent>
      </w:sdt>
      <w:customXmlInsRangeEnd w:id="418"/>
    </w:p>
    <w:p w14:paraId="5B7A59CF" w14:textId="77777777" w:rsidR="00150F42" w:rsidRPr="00150D4E" w:rsidRDefault="00150F42" w:rsidP="00150F42">
      <w:pPr>
        <w:spacing w:after="200" w:line="276" w:lineRule="auto"/>
        <w:jc w:val="left"/>
        <w:rPr>
          <w:noProof/>
          <w:lang w:eastAsia="en-PH"/>
        </w:rPr>
      </w:pPr>
      <w:r>
        <w:rPr>
          <w:noProof/>
          <w:lang w:eastAsia="en-PH"/>
        </w:rPr>
        <w:br w:type="page"/>
      </w:r>
    </w:p>
    <w:p w14:paraId="7FD448F1" w14:textId="77777777" w:rsidR="00150F42" w:rsidRPr="00150D4E" w:rsidRDefault="00150F42" w:rsidP="00DF17DD">
      <w:pPr>
        <w:pStyle w:val="ChapterName"/>
        <w:numPr>
          <w:ilvl w:val="0"/>
          <w:numId w:val="5"/>
        </w:numPr>
        <w:jc w:val="left"/>
        <w:rPr>
          <w:noProof/>
          <w:lang w:eastAsia="en-PH"/>
        </w:rPr>
      </w:pPr>
      <w:bookmarkStart w:id="419" w:name="_Toc479371748"/>
      <w:bookmarkStart w:id="420" w:name="_Toc490593538"/>
      <w:r w:rsidRPr="00150D4E">
        <w:rPr>
          <w:noProof/>
          <w:lang w:eastAsia="en-PH"/>
        </w:rPr>
        <w:lastRenderedPageBreak/>
        <w:t>Technical Background</w:t>
      </w:r>
      <w:bookmarkEnd w:id="419"/>
      <w:bookmarkEnd w:id="420"/>
      <w:r w:rsidRPr="00150D4E">
        <w:rPr>
          <w:noProof/>
          <w:lang w:eastAsia="en-PH"/>
        </w:rPr>
        <w:t xml:space="preserve"> </w:t>
      </w:r>
      <w:bookmarkStart w:id="421" w:name="_Toc479371663"/>
      <w:bookmarkStart w:id="422" w:name="_Toc479371698"/>
      <w:bookmarkStart w:id="423" w:name="_Toc479371749"/>
      <w:bookmarkStart w:id="424" w:name="_Toc479371821"/>
      <w:bookmarkStart w:id="425" w:name="_Toc479371899"/>
      <w:bookmarkStart w:id="426" w:name="_Toc479372142"/>
      <w:bookmarkStart w:id="427" w:name="_Toc479372674"/>
      <w:bookmarkStart w:id="428" w:name="_Toc479373772"/>
      <w:bookmarkStart w:id="429" w:name="_Toc479371665"/>
      <w:bookmarkStart w:id="430" w:name="_Toc479371700"/>
      <w:bookmarkStart w:id="431" w:name="_Toc479371751"/>
      <w:bookmarkStart w:id="432" w:name="_Toc479371823"/>
      <w:bookmarkStart w:id="433" w:name="_Toc479371901"/>
      <w:bookmarkStart w:id="434" w:name="_Toc479372144"/>
      <w:bookmarkStart w:id="435" w:name="_Toc479372676"/>
      <w:bookmarkStart w:id="436" w:name="_Toc479373774"/>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14:paraId="0DFF313A" w14:textId="77777777" w:rsidR="00150F42" w:rsidRPr="008D1738" w:rsidRDefault="00150F42" w:rsidP="00150F42">
      <w:pPr>
        <w:pStyle w:val="ListParagraph"/>
        <w:keepNext/>
        <w:keepLines/>
        <w:numPr>
          <w:ilvl w:val="0"/>
          <w:numId w:val="1"/>
        </w:numPr>
        <w:spacing w:before="40" w:after="0"/>
        <w:contextualSpacing w:val="0"/>
        <w:outlineLvl w:val="1"/>
        <w:rPr>
          <w:rFonts w:eastAsia="Times New Roman" w:cs="Times New Roman"/>
          <w:b/>
          <w:noProof/>
          <w:vanish/>
          <w:sz w:val="24"/>
          <w:szCs w:val="26"/>
          <w:lang w:eastAsia="en-PH"/>
        </w:rPr>
      </w:pPr>
      <w:bookmarkStart w:id="437" w:name="_Toc479376288"/>
      <w:bookmarkStart w:id="438" w:name="_Toc479376327"/>
      <w:bookmarkStart w:id="439" w:name="_Toc479376385"/>
      <w:bookmarkStart w:id="440" w:name="_Toc479445030"/>
      <w:bookmarkStart w:id="441" w:name="_Toc489875012"/>
      <w:bookmarkStart w:id="442" w:name="_Toc479376289"/>
      <w:bookmarkStart w:id="443" w:name="_Toc479376328"/>
      <w:bookmarkStart w:id="444" w:name="_Toc479376386"/>
      <w:bookmarkStart w:id="445" w:name="_Toc479445031"/>
      <w:bookmarkStart w:id="446" w:name="_Toc489875013"/>
      <w:bookmarkStart w:id="447" w:name="_Toc479376290"/>
      <w:bookmarkStart w:id="448" w:name="_Toc479376329"/>
      <w:bookmarkStart w:id="449" w:name="_Toc479376387"/>
      <w:bookmarkStart w:id="450" w:name="_Toc479445032"/>
      <w:bookmarkStart w:id="451" w:name="_Toc489875014"/>
      <w:bookmarkStart w:id="452" w:name="_Toc490416362"/>
      <w:bookmarkStart w:id="453" w:name="_Toc490434784"/>
      <w:bookmarkStart w:id="454" w:name="_Toc490539409"/>
      <w:bookmarkStart w:id="455" w:name="_Toc490539550"/>
      <w:bookmarkStart w:id="456" w:name="_Toc490566124"/>
      <w:bookmarkStart w:id="457" w:name="_Toc490593539"/>
      <w:bookmarkStart w:id="458" w:name="_Toc479371752"/>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14:paraId="1210324C" w14:textId="77777777" w:rsidR="00150F42" w:rsidRPr="00150D4E" w:rsidRDefault="00150F42" w:rsidP="00150F42">
      <w:pPr>
        <w:pStyle w:val="11"/>
      </w:pPr>
      <w:bookmarkStart w:id="459" w:name="_Toc490593540"/>
      <w:r w:rsidRPr="00150D4E">
        <w:t>Theoretical Framework</w:t>
      </w:r>
      <w:bookmarkEnd w:id="458"/>
      <w:bookmarkEnd w:id="459"/>
      <w:r w:rsidRPr="00150D4E">
        <w:t xml:space="preserve"> </w:t>
      </w:r>
    </w:p>
    <w:p w14:paraId="14BD3751" w14:textId="77777777" w:rsidR="004F5500" w:rsidRPr="008C7FF2" w:rsidRDefault="004F5500" w:rsidP="004F5500">
      <w:pPr>
        <w:pStyle w:val="111"/>
      </w:pPr>
      <w:bookmarkStart w:id="460" w:name="_Toc490593541"/>
      <w:r>
        <w:t>Usability Testing</w:t>
      </w:r>
      <w:bookmarkEnd w:id="460"/>
    </w:p>
    <w:p w14:paraId="1C679188" w14:textId="25043E8E" w:rsidR="00B221B0" w:rsidDel="00D97288" w:rsidRDefault="004F5500" w:rsidP="004F5500">
      <w:pPr>
        <w:ind w:left="1440"/>
        <w:rPr>
          <w:del w:id="461" w:author="Marc Adrian  Jimenez" w:date="2017-08-15T18:23:00Z"/>
          <w:lang w:eastAsia="en-PH"/>
        </w:rPr>
      </w:pPr>
      <w:r>
        <w:rPr>
          <w:lang w:eastAsia="en-PH"/>
        </w:rPr>
        <w:tab/>
      </w:r>
      <w:r w:rsidR="00C94E72">
        <w:rPr>
          <w:lang w:eastAsia="en-PH"/>
        </w:rPr>
        <w:t>Usability in the sense of software engineering refers to the degree</w:t>
      </w:r>
      <w:r w:rsidR="00560F43">
        <w:rPr>
          <w:lang w:eastAsia="en-PH"/>
        </w:rPr>
        <w:t xml:space="preserve"> of difficulty</w:t>
      </w:r>
      <w:r w:rsidR="00C94E72">
        <w:rPr>
          <w:lang w:eastAsia="en-PH"/>
        </w:rPr>
        <w:t xml:space="preserve"> in which a software can be used</w:t>
      </w:r>
      <w:r w:rsidR="00704BC5">
        <w:rPr>
          <w:lang w:eastAsia="en-PH"/>
        </w:rPr>
        <w:t xml:space="preserve"> </w:t>
      </w:r>
      <w:r w:rsidR="00560F43">
        <w:rPr>
          <w:lang w:eastAsia="en-PH"/>
        </w:rPr>
        <w:t>to perform prescribed tasks</w:t>
      </w:r>
      <w:r w:rsidR="000E3675">
        <w:rPr>
          <w:lang w:eastAsia="en-PH"/>
        </w:rPr>
        <w:t xml:space="preserve"> as well as measuring its effectiveness, efficiency, and satisfaction</w:t>
      </w:r>
      <w:r w:rsidR="00560F43">
        <w:rPr>
          <w:lang w:eastAsia="en-PH"/>
        </w:rPr>
        <w:t>.</w:t>
      </w:r>
      <w:r w:rsidR="00B221B0">
        <w:rPr>
          <w:lang w:eastAsia="en-PH"/>
        </w:rPr>
        <w:t xml:space="preserve"> Upon the birth of a new smartphone software, there are two types of testing environments used for the testing and evaluation of its touchscreen responsiveness, using the </w:t>
      </w:r>
      <w:commentRangeStart w:id="462"/>
      <w:r w:rsidR="00B221B0">
        <w:rPr>
          <w:lang w:eastAsia="en-PH"/>
        </w:rPr>
        <w:t>mobile device itself and in a virtual testing environment, with the help of emulators and touch sensitive monitors</w:t>
      </w:r>
      <w:commentRangeEnd w:id="462"/>
      <w:r w:rsidR="00B221B0">
        <w:rPr>
          <w:rStyle w:val="CommentReference"/>
        </w:rPr>
        <w:commentReference w:id="462"/>
      </w:r>
      <w:sdt>
        <w:sdtPr>
          <w:rPr>
            <w:lang w:eastAsia="en-PH"/>
          </w:rPr>
          <w:id w:val="792248047"/>
          <w:citation/>
        </w:sdtPr>
        <w:sdtEndPr/>
        <w:sdtContent>
          <w:r w:rsidR="00B221B0">
            <w:rPr>
              <w:lang w:eastAsia="en-PH"/>
            </w:rPr>
            <w:fldChar w:fldCharType="begin"/>
          </w:r>
          <w:r w:rsidR="00B221B0">
            <w:rPr>
              <w:lang w:val="en-PH" w:eastAsia="en-PH"/>
            </w:rPr>
            <w:instrText xml:space="preserve"> CITATION Gla1 \l 13321 </w:instrText>
          </w:r>
          <w:r w:rsidR="00B221B0">
            <w:rPr>
              <w:lang w:eastAsia="en-PH"/>
            </w:rPr>
            <w:fldChar w:fldCharType="separate"/>
          </w:r>
          <w:r w:rsidR="00365EA5">
            <w:rPr>
              <w:noProof/>
              <w:lang w:val="en-PH" w:eastAsia="en-PH"/>
            </w:rPr>
            <w:t xml:space="preserve"> </w:t>
          </w:r>
          <w:r w:rsidR="00365EA5" w:rsidRPr="00365EA5">
            <w:rPr>
              <w:noProof/>
              <w:lang w:val="en-PH" w:eastAsia="en-PH"/>
            </w:rPr>
            <w:t>(Glavinic, Ljubic, &amp; Kukec)</w:t>
          </w:r>
          <w:r w:rsidR="00B221B0">
            <w:rPr>
              <w:lang w:eastAsia="en-PH"/>
            </w:rPr>
            <w:fldChar w:fldCharType="end"/>
          </w:r>
        </w:sdtContent>
      </w:sdt>
      <w:r w:rsidR="00B221B0">
        <w:rPr>
          <w:lang w:eastAsia="en-PH"/>
        </w:rPr>
        <w:t>. Usability issues in certain activities such as the virtual keyboard usage, dragging gestures, visual search and selection arises in touch screen devices.</w:t>
      </w:r>
    </w:p>
    <w:p w14:paraId="108F9C1F" w14:textId="51320336" w:rsidR="003869D2" w:rsidRDefault="003869D2" w:rsidP="004F5500">
      <w:pPr>
        <w:ind w:left="1440"/>
      </w:pPr>
    </w:p>
    <w:p w14:paraId="0B49298E" w14:textId="77777777" w:rsidR="003869D2" w:rsidRDefault="003869D2" w:rsidP="003869D2">
      <w:pPr>
        <w:pStyle w:val="111"/>
      </w:pPr>
      <w:bookmarkStart w:id="463" w:name="_Toc490593542"/>
      <w:r>
        <w:t>Touch Calibration</w:t>
      </w:r>
      <w:bookmarkEnd w:id="463"/>
    </w:p>
    <w:p w14:paraId="26C5C47A" w14:textId="0F5BAF73" w:rsidR="00096B1E" w:rsidDel="00884B68" w:rsidRDefault="003869D2" w:rsidP="003869D2">
      <w:pPr>
        <w:ind w:left="1440"/>
        <w:rPr>
          <w:del w:id="464" w:author="Marc Adrian  Jimenez" w:date="2017-08-15T13:19:00Z"/>
          <w:lang w:eastAsia="en-PH"/>
        </w:rPr>
      </w:pPr>
      <w:r>
        <w:rPr>
          <w:lang w:eastAsia="en-PH"/>
        </w:rPr>
        <w:tab/>
      </w:r>
      <w:commentRangeStart w:id="465"/>
      <w:r>
        <w:rPr>
          <w:lang w:eastAsia="en-PH"/>
        </w:rPr>
        <w:t>The higher number of A</w:t>
      </w:r>
      <w:r w:rsidR="00D415AB">
        <w:rPr>
          <w:lang w:eastAsia="en-PH"/>
        </w:rPr>
        <w:t>C</w:t>
      </w:r>
      <w:r>
        <w:rPr>
          <w:lang w:eastAsia="en-PH"/>
        </w:rPr>
        <w:t>/D</w:t>
      </w:r>
      <w:r w:rsidR="00D415AB">
        <w:rPr>
          <w:lang w:eastAsia="en-PH"/>
        </w:rPr>
        <w:t>C</w:t>
      </w:r>
      <w:r>
        <w:rPr>
          <w:lang w:eastAsia="en-PH"/>
        </w:rPr>
        <w:t xml:space="preserve"> converter bits, the higher touch screen accuracy. However, Liquid Crystal Displays (LCD) doesn’t necessarily need high levels of A/D bits. A/D resolution is computed as N = 2</w:t>
      </w:r>
      <w:r>
        <w:rPr>
          <w:vertAlign w:val="superscript"/>
          <w:lang w:eastAsia="en-PH"/>
        </w:rPr>
        <w:t>M</w:t>
      </w:r>
      <w:r>
        <w:rPr>
          <w:lang w:eastAsia="en-PH"/>
        </w:rPr>
        <w:t xml:space="preserve"> where M = number of bits; therefore, for a 1920x1080 display, a 11-bit A/D converter is already sufficient. Resistive touch screen</w:t>
      </w:r>
      <w:ins w:id="466" w:author="Marc Adrian  Jimenez" w:date="2017-08-16T15:34:00Z">
        <w:r w:rsidR="00476791">
          <w:rPr>
            <w:lang w:eastAsia="en-PH"/>
          </w:rPr>
          <w:t xml:space="preserve"> </w:t>
        </w:r>
      </w:ins>
      <w:del w:id="467" w:author="Marc Adrian  Jimenez" w:date="2017-08-16T15:34:00Z">
        <w:r w:rsidDel="00476791">
          <w:rPr>
            <w:lang w:eastAsia="en-PH"/>
          </w:rPr>
          <w:delText xml:space="preserve">s </w:delText>
        </w:r>
      </w:del>
      <w:r>
        <w:rPr>
          <w:lang w:eastAsia="en-PH"/>
        </w:rPr>
        <w:t>require</w:t>
      </w:r>
      <w:ins w:id="468" w:author="Marc Adrian  Jimenez" w:date="2017-08-16T15:34:00Z">
        <w:r w:rsidR="00563019">
          <w:rPr>
            <w:lang w:eastAsia="en-PH"/>
          </w:rPr>
          <w:t>s</w:t>
        </w:r>
      </w:ins>
      <w:del w:id="469" w:author="Marc Adrian  Jimenez" w:date="2017-08-16T15:34:00Z">
        <w:r w:rsidDel="00563019">
          <w:rPr>
            <w:lang w:eastAsia="en-PH"/>
          </w:rPr>
          <w:delText>d</w:delText>
        </w:r>
      </w:del>
      <w:r>
        <w:rPr>
          <w:lang w:eastAsia="en-PH"/>
        </w:rPr>
        <w:t xml:space="preserve"> frequent calibration as parameters constantly change. The two main factors affecting the touch screen and LCD as stated by Ping-yong and Zhong-wen are the errors in rotation and translation that was introduced upon the installation of the touch screen to the LCD</w:t>
      </w:r>
      <w:commentRangeEnd w:id="465"/>
      <w:r>
        <w:rPr>
          <w:lang w:eastAsia="en-PH"/>
        </w:rPr>
        <w:t>, and the fact that the touch screen and LCD are two different physical aspects.</w:t>
      </w:r>
      <w:r>
        <w:rPr>
          <w:rStyle w:val="CommentReference"/>
        </w:rPr>
        <w:commentReference w:id="465"/>
      </w:r>
      <w:r>
        <w:rPr>
          <w:lang w:eastAsia="en-PH"/>
        </w:rPr>
        <w:t xml:space="preserve"> Mechanical errors in touchscreen are generated upon installation of touch screen on the LCD, this includes displacement errors and rotation errors</w:t>
      </w:r>
      <w:sdt>
        <w:sdtPr>
          <w:rPr>
            <w:lang w:eastAsia="en-PH"/>
          </w:rPr>
          <w:id w:val="-324358302"/>
          <w:citation/>
        </w:sdtPr>
        <w:sdtEndPr/>
        <w:sdtContent>
          <w:r>
            <w:rPr>
              <w:lang w:eastAsia="en-PH"/>
            </w:rPr>
            <w:fldChar w:fldCharType="begin"/>
          </w:r>
          <w:r>
            <w:rPr>
              <w:lang w:val="en-PH" w:eastAsia="en-PH"/>
            </w:rPr>
            <w:instrText xml:space="preserve"> CITATION Pin14 \l 13321 </w:instrText>
          </w:r>
          <w:r>
            <w:rPr>
              <w:lang w:eastAsia="en-PH"/>
            </w:rPr>
            <w:fldChar w:fldCharType="separate"/>
          </w:r>
          <w:r w:rsidR="00365EA5">
            <w:rPr>
              <w:noProof/>
              <w:lang w:val="en-PH" w:eastAsia="en-PH"/>
            </w:rPr>
            <w:t xml:space="preserve"> </w:t>
          </w:r>
          <w:r w:rsidR="00365EA5" w:rsidRPr="00365EA5">
            <w:rPr>
              <w:noProof/>
              <w:lang w:val="en-PH" w:eastAsia="en-PH"/>
            </w:rPr>
            <w:t>(Ping-yong &amp; Zhong-wen, 2014)</w:t>
          </w:r>
          <w:r>
            <w:rPr>
              <w:lang w:eastAsia="en-PH"/>
            </w:rPr>
            <w:fldChar w:fldCharType="end"/>
          </w:r>
        </w:sdtContent>
      </w:sdt>
      <w:r>
        <w:rPr>
          <w:lang w:eastAsia="en-PH"/>
        </w:rPr>
        <w:t xml:space="preserve">. They proposed a five-point/multi-point calibration algorithm, which is divided into six parts: Initialization, Screen Display, Access of Coordinates, Calculation of Calibration </w:t>
      </w:r>
      <w:r>
        <w:rPr>
          <w:lang w:eastAsia="en-PH"/>
        </w:rPr>
        <w:lastRenderedPageBreak/>
        <w:t>Coefficient, Deviation Correction, Storage of Calibration Coefficient</w:t>
      </w:r>
      <w:ins w:id="470" w:author="Marc Adrian  Jimenez" w:date="2017-08-16T08:10:00Z">
        <w:r w:rsidR="00574EB0">
          <w:rPr>
            <w:lang w:eastAsia="en-PH"/>
          </w:rPr>
          <w:t xml:space="preserve"> </w:t>
        </w:r>
      </w:ins>
      <w:customXmlInsRangeStart w:id="471" w:author="Marc Adrian  Jimenez" w:date="2017-08-16T08:10:00Z"/>
      <w:sdt>
        <w:sdtPr>
          <w:rPr>
            <w:lang w:eastAsia="en-PH"/>
          </w:rPr>
          <w:id w:val="-122075898"/>
          <w:citation/>
        </w:sdtPr>
        <w:sdtEndPr/>
        <w:sdtContent>
          <w:customXmlInsRangeEnd w:id="471"/>
          <w:ins w:id="472" w:author="Marc Adrian  Jimenez" w:date="2017-08-16T08:10:00Z">
            <w:r w:rsidR="00574EB0">
              <w:rPr>
                <w:lang w:eastAsia="en-PH"/>
              </w:rPr>
              <w:fldChar w:fldCharType="begin"/>
            </w:r>
            <w:r w:rsidR="00574EB0">
              <w:rPr>
                <w:lang w:val="en-PH" w:eastAsia="en-PH"/>
              </w:rPr>
              <w:instrText xml:space="preserve"> CITATION Pin14 \l 13321 </w:instrText>
            </w:r>
          </w:ins>
          <w:r w:rsidR="00574EB0">
            <w:rPr>
              <w:lang w:eastAsia="en-PH"/>
            </w:rPr>
            <w:fldChar w:fldCharType="separate"/>
          </w:r>
          <w:r w:rsidR="00365EA5" w:rsidRPr="00365EA5">
            <w:rPr>
              <w:noProof/>
              <w:lang w:val="en-PH" w:eastAsia="en-PH"/>
            </w:rPr>
            <w:t>(Ping-yong &amp; Zhong-wen, 2014)</w:t>
          </w:r>
          <w:ins w:id="473" w:author="Marc Adrian  Jimenez" w:date="2017-08-16T08:10:00Z">
            <w:r w:rsidR="00574EB0">
              <w:rPr>
                <w:lang w:eastAsia="en-PH"/>
              </w:rPr>
              <w:fldChar w:fldCharType="end"/>
            </w:r>
          </w:ins>
          <w:customXmlInsRangeStart w:id="474" w:author="Marc Adrian  Jimenez" w:date="2017-08-16T08:10:00Z"/>
        </w:sdtContent>
      </w:sdt>
      <w:customXmlInsRangeEnd w:id="474"/>
      <w:r>
        <w:rPr>
          <w:lang w:eastAsia="en-PH"/>
        </w:rPr>
        <w:t>.</w:t>
      </w:r>
    </w:p>
    <w:p w14:paraId="6A2BBE48" w14:textId="0BBBE5AB" w:rsidR="00D415AB" w:rsidRPr="00263349" w:rsidRDefault="00D415AB">
      <w:pPr>
        <w:ind w:left="1440"/>
        <w:rPr>
          <w:lang w:eastAsia="en-PH"/>
        </w:rPr>
        <w:pPrChange w:id="475" w:author="Marc Adrian  Jimenez" w:date="2017-08-15T13:19:00Z">
          <w:pPr>
            <w:pStyle w:val="Heading3"/>
          </w:pPr>
        </w:pPrChange>
      </w:pPr>
    </w:p>
    <w:p w14:paraId="06B21892" w14:textId="6094CC9E" w:rsidR="003869D2" w:rsidRDefault="00D415AB" w:rsidP="00D415AB">
      <w:pPr>
        <w:pStyle w:val="111"/>
      </w:pPr>
      <w:bookmarkStart w:id="476" w:name="_Toc490593543"/>
      <w:r>
        <w:t>Gesture Recognition</w:t>
      </w:r>
      <w:bookmarkEnd w:id="476"/>
    </w:p>
    <w:p w14:paraId="1BCC253C" w14:textId="18A1C2F9" w:rsidR="00D415AB" w:rsidRDefault="00D415AB" w:rsidP="00D415AB">
      <w:pPr>
        <w:ind w:left="1440"/>
      </w:pPr>
      <w:r>
        <w:tab/>
      </w:r>
      <w:r w:rsidR="00536DC1">
        <w:t>Touch gestures refers to th</w:t>
      </w:r>
      <w:r w:rsidR="00AE385C">
        <w:t>e movement in a touchscreen using</w:t>
      </w:r>
      <w:r w:rsidR="00536DC1">
        <w:t xml:space="preserve"> a fin</w:t>
      </w:r>
      <w:r w:rsidR="00AE385C">
        <w:t>ger, or an object (stylus), and with the rapid innovations in computing devices, most human to computer interactions utilizes these touch gestures</w:t>
      </w:r>
      <w:ins w:id="477" w:author="Marc Adrian  Jimenez" w:date="2017-08-15T13:12:00Z">
        <w:r w:rsidR="008B3D74">
          <w:t xml:space="preserve">. Touch gestures </w:t>
        </w:r>
      </w:ins>
      <w:del w:id="478" w:author="Marc Adrian  Jimenez" w:date="2017-08-15T13:12:00Z">
        <w:r w:rsidR="00AE385C" w:rsidDel="00753745">
          <w:delText xml:space="preserve">, which </w:delText>
        </w:r>
      </w:del>
      <w:r w:rsidR="00AE385C">
        <w:t xml:space="preserve">are then categorized into </w:t>
      </w:r>
      <w:ins w:id="479" w:author="Marc Adrian  Jimenez" w:date="2017-08-15T13:12:00Z">
        <w:r w:rsidR="008B3D74">
          <w:t xml:space="preserve">the </w:t>
        </w:r>
      </w:ins>
      <w:r w:rsidR="00AE385C">
        <w:t>number of fingers used</w:t>
      </w:r>
      <w:r w:rsidR="00A62E44">
        <w:t>: Single Touch, Double Touch, and Multi Touch</w:t>
      </w:r>
      <w:sdt>
        <w:sdtPr>
          <w:id w:val="-78440112"/>
          <w:citation/>
        </w:sdtPr>
        <w:sdtEndPr/>
        <w:sdtContent>
          <w:r w:rsidR="00AE385C">
            <w:fldChar w:fldCharType="begin"/>
          </w:r>
          <w:r w:rsidR="00AE385C">
            <w:rPr>
              <w:lang w:val="en-PH"/>
            </w:rPr>
            <w:instrText xml:space="preserve"> CITATION Vil10 \l 13321 </w:instrText>
          </w:r>
          <w:r w:rsidR="00AE385C">
            <w:fldChar w:fldCharType="separate"/>
          </w:r>
          <w:r w:rsidR="00365EA5">
            <w:rPr>
              <w:noProof/>
              <w:lang w:val="en-PH"/>
            </w:rPr>
            <w:t xml:space="preserve"> </w:t>
          </w:r>
          <w:r w:rsidR="00365EA5" w:rsidRPr="00365EA5">
            <w:rPr>
              <w:noProof/>
              <w:lang w:val="en-PH"/>
            </w:rPr>
            <w:t>(Villamor, Willis, &amp; Wroblewiski, 2010)</w:t>
          </w:r>
          <w:r w:rsidR="00AE385C">
            <w:fldChar w:fldCharType="end"/>
          </w:r>
        </w:sdtContent>
      </w:sdt>
      <w:r w:rsidR="00AE385C">
        <w:t>.</w:t>
      </w:r>
      <w:r w:rsidR="00931832">
        <w:t xml:space="preserve"> </w:t>
      </w:r>
      <w:r w:rsidR="00A62E44">
        <w:t xml:space="preserve">Certain standards were set by the proponents to recognize the different categories </w:t>
      </w:r>
      <w:r w:rsidR="00E621D0">
        <w:t xml:space="preserve">of touch gestures. When time between pressing a </w:t>
      </w:r>
      <w:r w:rsidR="0004317B">
        <w:t xml:space="preserve">finger and </w:t>
      </w:r>
      <w:r w:rsidR="00E621D0">
        <w:t xml:space="preserve">detachment is less than 351ms, and the slide of the finger is greater than 100 pixels vertically, it is recognized as </w:t>
      </w:r>
      <w:r w:rsidR="00E621D0">
        <w:rPr>
          <w:i/>
        </w:rPr>
        <w:t>Flip</w:t>
      </w:r>
      <w:r w:rsidR="00E621D0">
        <w:t xml:space="preserve">. When the finger moved at least 50 pixels in either direction from the starting point, it is recognized as </w:t>
      </w:r>
      <w:r w:rsidR="00E621D0">
        <w:rPr>
          <w:i/>
        </w:rPr>
        <w:t>Dragging</w:t>
      </w:r>
      <w:r w:rsidR="00E621D0">
        <w:t xml:space="preserve">. </w:t>
      </w:r>
      <w:r w:rsidR="00E621D0">
        <w:rPr>
          <w:i/>
        </w:rPr>
        <w:t>Double Tapping</w:t>
      </w:r>
      <w:r w:rsidR="00E621D0">
        <w:t xml:space="preserve"> is recognized when the first finger was pressed not more than 501ms, and the next touch occurs in not more than 50 pixels in any direction.</w:t>
      </w:r>
      <w:r w:rsidR="00A62E44">
        <w:t xml:space="preserve"> </w:t>
      </w:r>
      <w:ins w:id="480" w:author="Marc Adrian  Jimenez" w:date="2017-08-16T07:48:00Z">
        <w:r w:rsidR="002C12E8">
          <w:t>T</w:t>
        </w:r>
      </w:ins>
      <w:ins w:id="481" w:author="Marc Adrian  Jimenez" w:date="2017-08-16T07:49:00Z">
        <w:r w:rsidR="006E7EBE">
          <w:t>o gather data from the tou</w:t>
        </w:r>
      </w:ins>
      <w:ins w:id="482" w:author="Marc Adrian  Jimenez" w:date="2017-08-16T07:50:00Z">
        <w:r w:rsidR="006E7EBE">
          <w:t>chscreen, the proponents used the application</w:t>
        </w:r>
      </w:ins>
      <w:ins w:id="483" w:author="Marc Adrian  Jimenez" w:date="2017-08-16T07:51:00Z">
        <w:r w:rsidR="006E7EBE">
          <w:t xml:space="preserve"> is specially designed to work with </w:t>
        </w:r>
      </w:ins>
      <w:ins w:id="484" w:author="Marc Adrian  Jimenez" w:date="2017-08-16T07:52:00Z">
        <w:r w:rsidR="006E7EBE">
          <w:t>OpenSoundControl/TUIO (a protocol for table based tangible user interfaces) touch events.</w:t>
        </w:r>
      </w:ins>
      <w:r w:rsidR="00536DC1">
        <w:t xml:space="preserve"> </w:t>
      </w:r>
      <w:ins w:id="485" w:author="Marc Adrian  Jimenez" w:date="2017-08-16T07:56:00Z">
        <w:r w:rsidR="006E7EBE">
          <w:t xml:space="preserve">Data such as </w:t>
        </w:r>
      </w:ins>
      <w:ins w:id="486" w:author="Marc Adrian  Jimenez" w:date="2017-08-16T07:59:00Z">
        <w:r w:rsidR="006E7EBE" w:rsidRPr="006E7EBE">
          <w:t xml:space="preserve">coordinates, touch type, acceleration, supports touch </w:t>
        </w:r>
        <w:r w:rsidR="006E7EBE">
          <w:t xml:space="preserve">ID are recorded </w:t>
        </w:r>
      </w:ins>
      <w:sdt>
        <w:sdtPr>
          <w:id w:val="-1551219058"/>
          <w:citation/>
        </w:sdtPr>
        <w:sdtEndPr/>
        <w:sdtContent>
          <w:r>
            <w:fldChar w:fldCharType="begin"/>
          </w:r>
          <w:r>
            <w:rPr>
              <w:lang w:val="en-PH"/>
            </w:rPr>
            <w:instrText xml:space="preserve"> CITATION Cic13 \l 13321 </w:instrText>
          </w:r>
          <w:r>
            <w:fldChar w:fldCharType="separate"/>
          </w:r>
          <w:r w:rsidR="00365EA5" w:rsidRPr="00365EA5">
            <w:rPr>
              <w:noProof/>
              <w:lang w:val="en-PH"/>
            </w:rPr>
            <w:t>(Cichoń, Sobecki, &amp; Szymański, 2013)</w:t>
          </w:r>
          <w:r>
            <w:fldChar w:fldCharType="end"/>
          </w:r>
        </w:sdtContent>
      </w:sdt>
      <w:ins w:id="487" w:author="Marc Adrian  Jimenez" w:date="2017-08-16T07:59:00Z">
        <w:r w:rsidR="006E7EBE">
          <w:t>.</w:t>
        </w:r>
      </w:ins>
    </w:p>
    <w:p w14:paraId="64BF13BA" w14:textId="4963F7D0" w:rsidR="00D415AB" w:rsidRDefault="00F717E4" w:rsidP="00D415AB">
      <w:pPr>
        <w:ind w:left="1440"/>
        <w:rPr>
          <w:ins w:id="488" w:author="Marc Adrian  Jimenez" w:date="2017-08-15T11:22:00Z"/>
        </w:rPr>
      </w:pPr>
      <w:ins w:id="489" w:author="Marc Adrian  Jimenez" w:date="2017-08-15T11:14:00Z">
        <w:r>
          <w:tab/>
        </w:r>
      </w:ins>
      <w:ins w:id="490" w:author="Marc Adrian  Jimenez" w:date="2017-08-15T11:19:00Z">
        <w:r w:rsidR="00FF4B30">
          <w:t>Under the developer tools in the settings of an android phone, there exists an option called</w:t>
        </w:r>
      </w:ins>
      <w:ins w:id="491" w:author="Marc Adrian  Jimenez" w:date="2017-08-15T11:20:00Z">
        <w:r w:rsidR="00FF4B30">
          <w:t xml:space="preserve"> “Pointer Location” that trails and displays information about the users’ latest</w:t>
        </w:r>
      </w:ins>
      <w:ins w:id="492" w:author="Marc Adrian  Jimenez" w:date="2017-08-15T11:30:00Z">
        <w:r w:rsidR="00693971">
          <w:t>, previous</w:t>
        </w:r>
      </w:ins>
      <w:ins w:id="493" w:author="Marc Adrian  Jimenez" w:date="2017-08-15T11:20:00Z">
        <w:r w:rsidR="00FF4B30">
          <w:t xml:space="preserve"> touch register. The information it displays consists of </w:t>
        </w:r>
      </w:ins>
      <w:ins w:id="494" w:author="Marc Adrian  Jimenez" w:date="2017-08-15T11:22:00Z">
        <w:r w:rsidR="00FF4B30">
          <w:t>the following:</w:t>
        </w:r>
      </w:ins>
    </w:p>
    <w:p w14:paraId="34A038F4" w14:textId="039B602D" w:rsidR="00FF4B30" w:rsidRDefault="00FF4B30">
      <w:pPr>
        <w:pStyle w:val="ListParagraph"/>
        <w:numPr>
          <w:ilvl w:val="0"/>
          <w:numId w:val="21"/>
        </w:numPr>
        <w:rPr>
          <w:ins w:id="495" w:author="Marc Adrian  Jimenez" w:date="2017-08-15T11:23:00Z"/>
        </w:rPr>
        <w:pPrChange w:id="496" w:author="Marc Adrian  Jimenez" w:date="2017-08-15T11:23:00Z">
          <w:pPr>
            <w:ind w:left="1440"/>
          </w:pPr>
        </w:pPrChange>
      </w:pPr>
      <w:commentRangeStart w:id="497"/>
      <w:ins w:id="498" w:author="Marc Adrian  Jimenez" w:date="2017-08-15T11:23:00Z">
        <w:r>
          <w:t>The maximum number of touch points detected since detachment</w:t>
        </w:r>
      </w:ins>
      <w:ins w:id="499" w:author="Marc Adrian  Jimenez" w:date="2017-08-15T11:27:00Z">
        <w:r w:rsidR="00CD39F5">
          <w:t>.</w:t>
        </w:r>
      </w:ins>
      <w:ins w:id="500" w:author="Marc Adrian  Jimenez" w:date="2017-08-16T10:29:00Z">
        <w:r w:rsidR="001A4117">
          <w:t xml:space="preserve"> </w:t>
        </w:r>
      </w:ins>
      <w:ins w:id="501" w:author="Marc Adrian  Jimenez" w:date="2017-08-16T10:30:00Z">
        <w:r w:rsidR="001A4117">
          <w:t>(P)</w:t>
        </w:r>
      </w:ins>
    </w:p>
    <w:p w14:paraId="2890E295" w14:textId="7270F630" w:rsidR="00FF4B30" w:rsidRDefault="00CD39F5">
      <w:pPr>
        <w:pStyle w:val="ListParagraph"/>
        <w:numPr>
          <w:ilvl w:val="0"/>
          <w:numId w:val="21"/>
        </w:numPr>
        <w:rPr>
          <w:ins w:id="502" w:author="Marc Adrian  Jimenez" w:date="2017-08-15T11:25:00Z"/>
        </w:rPr>
        <w:pPrChange w:id="503" w:author="Marc Adrian  Jimenez" w:date="2017-08-15T11:23:00Z">
          <w:pPr>
            <w:ind w:left="1440"/>
          </w:pPr>
        </w:pPrChange>
      </w:pPr>
      <w:ins w:id="504" w:author="Marc Adrian  Jimenez" w:date="2017-08-15T11:24:00Z">
        <w:r>
          <w:t xml:space="preserve">The coordinates </w:t>
        </w:r>
      </w:ins>
      <w:ins w:id="505" w:author="Marc Adrian  Jimenez" w:date="2017-08-15T11:25:00Z">
        <w:r>
          <w:t xml:space="preserve">(horizontally and vertically) </w:t>
        </w:r>
      </w:ins>
      <w:ins w:id="506" w:author="Marc Adrian  Jimenez" w:date="2017-08-15T11:24:00Z">
        <w:r>
          <w:t xml:space="preserve">of the first touch point </w:t>
        </w:r>
      </w:ins>
      <w:ins w:id="507" w:author="Marc Adrian  Jimenez" w:date="2017-08-15T11:25:00Z">
        <w:r>
          <w:t>registered.</w:t>
        </w:r>
      </w:ins>
      <w:ins w:id="508" w:author="Marc Adrian  Jimenez" w:date="2017-08-16T10:30:00Z">
        <w:r w:rsidR="001A4117">
          <w:t xml:space="preserve"> (X &amp; Y)</w:t>
        </w:r>
      </w:ins>
    </w:p>
    <w:p w14:paraId="658973DE" w14:textId="5975188E" w:rsidR="00CD39F5" w:rsidRDefault="00CD39F5">
      <w:pPr>
        <w:pStyle w:val="ListParagraph"/>
        <w:numPr>
          <w:ilvl w:val="0"/>
          <w:numId w:val="21"/>
        </w:numPr>
        <w:rPr>
          <w:ins w:id="509" w:author="Marc Adrian  Jimenez" w:date="2017-08-15T11:26:00Z"/>
        </w:rPr>
        <w:pPrChange w:id="510" w:author="Marc Adrian  Jimenez" w:date="2017-08-15T11:23:00Z">
          <w:pPr>
            <w:ind w:left="1440"/>
          </w:pPr>
        </w:pPrChange>
      </w:pPr>
      <w:ins w:id="511" w:author="Marc Adrian  Jimenez" w:date="2017-08-15T11:26:00Z">
        <w:r>
          <w:t>The velocity of the first registered touch point.</w:t>
        </w:r>
      </w:ins>
      <w:ins w:id="512" w:author="Marc Adrian  Jimenez" w:date="2017-08-16T10:30:00Z">
        <w:r w:rsidR="001A4117">
          <w:t xml:space="preserve"> (Xv &amp; Yv)</w:t>
        </w:r>
      </w:ins>
    </w:p>
    <w:p w14:paraId="669380A6" w14:textId="48290CFA" w:rsidR="00CD39F5" w:rsidRDefault="00CD39F5">
      <w:pPr>
        <w:pStyle w:val="ListParagraph"/>
        <w:numPr>
          <w:ilvl w:val="0"/>
          <w:numId w:val="21"/>
        </w:numPr>
        <w:rPr>
          <w:ins w:id="513" w:author="Marc Adrian  Jimenez" w:date="2017-08-15T11:27:00Z"/>
        </w:rPr>
        <w:pPrChange w:id="514" w:author="Marc Adrian  Jimenez" w:date="2017-08-15T11:23:00Z">
          <w:pPr>
            <w:ind w:left="1440"/>
          </w:pPr>
        </w:pPrChange>
      </w:pPr>
      <w:ins w:id="515" w:author="Marc Adrian  Jimenez" w:date="2017-08-15T11:27:00Z">
        <w:r>
          <w:lastRenderedPageBreak/>
          <w:t>The pressure applied to the screen.</w:t>
        </w:r>
      </w:ins>
      <w:ins w:id="516" w:author="Marc Adrian  Jimenez" w:date="2017-08-16T10:30:00Z">
        <w:r w:rsidR="001A4117">
          <w:t xml:space="preserve"> (Prs)</w:t>
        </w:r>
      </w:ins>
    </w:p>
    <w:p w14:paraId="12E8F484" w14:textId="62F3EFA6" w:rsidR="00CD39F5" w:rsidRDefault="00CD39F5">
      <w:pPr>
        <w:pStyle w:val="ListParagraph"/>
        <w:numPr>
          <w:ilvl w:val="0"/>
          <w:numId w:val="21"/>
        </w:numPr>
        <w:rPr>
          <w:ins w:id="517" w:author="Marc Adrian  Jimenez" w:date="2017-08-15T11:27:00Z"/>
        </w:rPr>
        <w:pPrChange w:id="518" w:author="Marc Adrian  Jimenez" w:date="2017-08-15T11:23:00Z">
          <w:pPr>
            <w:ind w:left="1440"/>
          </w:pPr>
        </w:pPrChange>
      </w:pPr>
      <w:ins w:id="519" w:author="Marc Adrian  Jimenez" w:date="2017-08-15T11:27:00Z">
        <w:r>
          <w:t>The size of the touch point.</w:t>
        </w:r>
      </w:ins>
      <w:ins w:id="520" w:author="Marc Adrian  Jimenez" w:date="2017-08-16T10:30:00Z">
        <w:r w:rsidR="00AC00C1">
          <w:t xml:space="preserve"> (Siz</w:t>
        </w:r>
      </w:ins>
      <w:ins w:id="521" w:author="Marc Adrian  Jimenez" w:date="2017-08-16T11:25:00Z">
        <w:r w:rsidR="00CB5F75">
          <w:t>e</w:t>
        </w:r>
      </w:ins>
      <w:ins w:id="522" w:author="Marc Adrian  Jimenez" w:date="2017-08-16T10:30:00Z">
        <w:r w:rsidR="00AC00C1">
          <w:t>)</w:t>
        </w:r>
        <w:r w:rsidR="00AC00C1">
          <w:tab/>
        </w:r>
      </w:ins>
    </w:p>
    <w:p w14:paraId="234DBC43" w14:textId="5851D882" w:rsidR="00197832" w:rsidRDefault="009F67AD">
      <w:pPr>
        <w:pStyle w:val="ListParagraph"/>
        <w:numPr>
          <w:ilvl w:val="0"/>
          <w:numId w:val="21"/>
        </w:numPr>
        <w:rPr>
          <w:ins w:id="523" w:author="Marc Adrian  Jimenez" w:date="2017-08-15T11:29:00Z"/>
        </w:rPr>
        <w:pPrChange w:id="524" w:author="Marc Adrian  Jimenez" w:date="2017-08-16T08:21:00Z">
          <w:pPr>
            <w:ind w:left="1440"/>
          </w:pPr>
        </w:pPrChange>
      </w:pPr>
      <w:r>
        <w:rPr>
          <w:noProof/>
          <w:lang w:val="en-PH" w:eastAsia="en-PH"/>
        </w:rPr>
        <mc:AlternateContent>
          <mc:Choice Requires="wpg">
            <w:drawing>
              <wp:anchor distT="0" distB="0" distL="114300" distR="114300" simplePos="0" relativeHeight="251658243" behindDoc="0" locked="0" layoutInCell="1" allowOverlap="1" wp14:anchorId="7B7AD442" wp14:editId="1495EA8F">
                <wp:simplePos x="0" y="0"/>
                <wp:positionH relativeFrom="margin">
                  <wp:posOffset>1356360</wp:posOffset>
                </wp:positionH>
                <wp:positionV relativeFrom="paragraph">
                  <wp:posOffset>490220</wp:posOffset>
                </wp:positionV>
                <wp:extent cx="3284220" cy="4302760"/>
                <wp:effectExtent l="0" t="0" r="0" b="2540"/>
                <wp:wrapTopAndBottom/>
                <wp:docPr id="653926767" name="Group 653926767"/>
                <wp:cNvGraphicFramePr/>
                <a:graphic xmlns:a="http://schemas.openxmlformats.org/drawingml/2006/main">
                  <a:graphicData uri="http://schemas.microsoft.com/office/word/2010/wordprocessingGroup">
                    <wpg:wgp>
                      <wpg:cNvGrpSpPr/>
                      <wpg:grpSpPr>
                        <a:xfrm>
                          <a:off x="0" y="0"/>
                          <a:ext cx="3284220" cy="4302760"/>
                          <a:chOff x="0" y="798"/>
                          <a:chExt cx="3285900" cy="4304945"/>
                        </a:xfrm>
                      </wpg:grpSpPr>
                      <pic:pic xmlns:pic="http://schemas.openxmlformats.org/drawingml/2006/picture">
                        <pic:nvPicPr>
                          <pic:cNvPr id="653926753" name="Picture 65392675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1898" y="95693"/>
                            <a:ext cx="2367915" cy="4210050"/>
                          </a:xfrm>
                          <a:prstGeom prst="rect">
                            <a:avLst/>
                          </a:prstGeom>
                        </pic:spPr>
                      </pic:pic>
                      <wps:wsp>
                        <wps:cNvPr id="653926757" name="Rectangle 653926757"/>
                        <wps:cNvSpPr/>
                        <wps:spPr>
                          <a:xfrm>
                            <a:off x="0" y="74428"/>
                            <a:ext cx="2414362" cy="104008"/>
                          </a:xfrm>
                          <a:prstGeom prst="rect">
                            <a:avLst/>
                          </a:prstGeom>
                          <a:noFill/>
                          <a:ln w="19050"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58" name="Text Box 653926758"/>
                        <wps:cNvSpPr txBox="1"/>
                        <wps:spPr>
                          <a:xfrm>
                            <a:off x="2579187" y="798"/>
                            <a:ext cx="706713"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4183B" w14:textId="72693721" w:rsidR="00456FB5" w:rsidRPr="009C02DB" w:rsidRDefault="00456FB5">
                              <w:pPr>
                                <w:rPr>
                                  <w:color w:val="C45911" w:themeColor="accent2" w:themeShade="BF"/>
                                  <w:lang w:val="en-PH"/>
                                  <w:rPrChange w:id="525" w:author="Marc Adrian  Jimenez" w:date="2017-08-16T10:22:00Z">
                                    <w:rPr/>
                                  </w:rPrChange>
                                </w:rPr>
                              </w:pPr>
                              <w:ins w:id="526" w:author="Marc Adrian  Jimenez" w:date="2017-08-16T10:20:00Z">
                                <w:r w:rsidRPr="009C02DB">
                                  <w:rPr>
                                    <w:color w:val="C45911" w:themeColor="accent2" w:themeShade="BF"/>
                                    <w:lang w:val="en-PH"/>
                                    <w:rPrChange w:id="527" w:author="Marc Adrian  Jimenez" w:date="2017-08-16T10:22:00Z">
                                      <w:rPr>
                                        <w:lang w:val="en-PH"/>
                                      </w:rPr>
                                    </w:rPrChange>
                                  </w:rPr>
                                  <w:t>Statistics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0" name="Rectangle 653926760"/>
                        <wps:cNvSpPr/>
                        <wps:spPr>
                          <a:xfrm>
                            <a:off x="765544" y="2307265"/>
                            <a:ext cx="193328" cy="181263"/>
                          </a:xfrm>
                          <a:prstGeom prst="rect">
                            <a:avLst/>
                          </a:prstGeom>
                          <a:noFill/>
                          <a:ln w="19050"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61" name="Text Box 653926761"/>
                        <wps:cNvSpPr txBox="1"/>
                        <wps:spPr>
                          <a:xfrm>
                            <a:off x="148856" y="2658140"/>
                            <a:ext cx="752475"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5FF84D" w14:textId="6C5ACC87" w:rsidR="00456FB5" w:rsidRPr="009C02DB" w:rsidRDefault="00456FB5" w:rsidP="009C02DB">
                              <w:pPr>
                                <w:rPr>
                                  <w:color w:val="C45911" w:themeColor="accent2" w:themeShade="BF"/>
                                  <w:lang w:val="en-PH"/>
                                  <w:rPrChange w:id="528" w:author="Marc Adrian  Jimenez" w:date="2017-08-16T10:22:00Z">
                                    <w:rPr/>
                                  </w:rPrChange>
                                </w:rPr>
                              </w:pPr>
                              <w:ins w:id="529" w:author="Marc Adrian  Jimenez" w:date="2017-08-16T10:25:00Z">
                                <w:r>
                                  <w:rPr>
                                    <w:color w:val="C45911" w:themeColor="accent2" w:themeShade="BF"/>
                                    <w:lang w:val="en-PH"/>
                                  </w:rPr>
                                  <w:t>Crosshair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3" name="Straight Arrow Connector 653926763"/>
                        <wps:cNvCnPr/>
                        <wps:spPr>
                          <a:xfrm flipV="1">
                            <a:off x="520996" y="2519916"/>
                            <a:ext cx="203200" cy="1841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653926764" name="Oval 653926764"/>
                        <wps:cNvSpPr/>
                        <wps:spPr>
                          <a:xfrm rot="19786174">
                            <a:off x="871870" y="1850065"/>
                            <a:ext cx="1324045" cy="229025"/>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65" name="Text Box 653926765"/>
                        <wps:cNvSpPr txBox="1"/>
                        <wps:spPr>
                          <a:xfrm>
                            <a:off x="2360428" y="1467293"/>
                            <a:ext cx="872034"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082D8D" w14:textId="6267CFE6" w:rsidR="00456FB5" w:rsidRPr="009C02DB" w:rsidRDefault="00456FB5" w:rsidP="009C02DB">
                              <w:pPr>
                                <w:rPr>
                                  <w:color w:val="C45911" w:themeColor="accent2" w:themeShade="BF"/>
                                  <w:lang w:val="en-PH"/>
                                  <w:rPrChange w:id="530" w:author="Marc Adrian  Jimenez" w:date="2017-08-16T10:22:00Z">
                                    <w:rPr/>
                                  </w:rPrChange>
                                </w:rPr>
                              </w:pPr>
                              <w:ins w:id="531" w:author="Marc Adrian  Jimenez" w:date="2017-08-16T10:28:00Z">
                                <w:r>
                                  <w:rPr>
                                    <w:color w:val="C45911" w:themeColor="accent2" w:themeShade="BF"/>
                                    <w:lang w:val="en-PH"/>
                                  </w:rPr>
                                  <w:t>Touch Trail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6" name="Straight Arrow Connector 653926766"/>
                        <wps:cNvCnPr/>
                        <wps:spPr>
                          <a:xfrm flipH="1">
                            <a:off x="2137144" y="1605516"/>
                            <a:ext cx="310287"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7AD442" id="Group 653926767" o:spid="_x0000_s1026" style="position:absolute;left:0;text-align:left;margin-left:106.8pt;margin-top:38.6pt;width:258.6pt;height:338.8pt;z-index:251658243;mso-position-horizontal-relative:margin;mso-width-relative:margin;mso-height-relative:margin" coordorigin=",7" coordsize="32859,4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3926753" o:spid="_x0000_s1027" type="#_x0000_t75" style="position:absolute;left:318;top:956;width:23680;height:4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">
                  <v:imagedata r:id="rId34" o:title=""/>
                  <v:path arrowok="t"/>
                </v:shape>
                <v:rect id="Rectangle 653926757" o:spid="_x0000_s1028" style="position:absolute;top:744;width:24143;height:1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" filled="f" strokecolor="#c45911 [2405]" strokeweight="1.5pt">
                  <v:stroke joinstyle="round"/>
                </v:rect>
                <v:shapetype id="_x0000_t202" coordsize="21600,21600" o:spt="202" path="m,l,21600r21600,l21600,xe">
                  <v:stroke joinstyle="miter"/>
                  <v:path gradientshapeok="t" o:connecttype="rect"/>
                </v:shapetype>
                <v:shape id="Text Box 653926758" o:spid="_x0000_s1029" type="#_x0000_t202" style="position:absolute;left:25791;top:7;width:706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" filled="f" stroked="f">
                  <v:textbox>
                    <w:txbxContent>
                      <w:p w14:paraId="0724183B" w14:textId="72693721" w:rsidR="00456FB5" w:rsidRPr="009C02DB" w:rsidRDefault="00456FB5">
                        <w:pPr>
                          <w:rPr>
                            <w:color w:val="C45911" w:themeColor="accent2" w:themeShade="BF"/>
                            <w:lang w:val="en-PH"/>
                            <w:rPrChange w:id="532" w:author="Marc Adrian  Jimenez" w:date="2017-08-16T10:22:00Z">
                              <w:rPr/>
                            </w:rPrChange>
                          </w:rPr>
                        </w:pPr>
                        <w:ins w:id="533" w:author="Marc Adrian  Jimenez" w:date="2017-08-16T10:20:00Z">
                          <w:r w:rsidRPr="009C02DB">
                            <w:rPr>
                              <w:color w:val="C45911" w:themeColor="accent2" w:themeShade="BF"/>
                              <w:lang w:val="en-PH"/>
                              <w:rPrChange w:id="534" w:author="Marc Adrian  Jimenez" w:date="2017-08-16T10:22:00Z">
                                <w:rPr>
                                  <w:lang w:val="en-PH"/>
                                </w:rPr>
                              </w:rPrChange>
                            </w:rPr>
                            <w:t>Statistics</w:t>
                          </w:r>
                        </w:ins>
                      </w:p>
                    </w:txbxContent>
                  </v:textbox>
                </v:shape>
                <v:rect id="Rectangle 653926760" o:spid="_x0000_s1030" style="position:absolute;left:7655;top:23072;width:1933;height:1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" filled="f" strokecolor="#c45911 [2405]" strokeweight="1.5pt">
                  <v:stroke joinstyle="round"/>
                </v:rect>
                <v:shape id="Text Box 653926761" o:spid="_x0000_s1031" type="#_x0000_t202" style="position:absolute;left:1488;top:26581;width:7525;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" filled="f" stroked="f">
                  <v:textbox>
                    <w:txbxContent>
                      <w:p w14:paraId="185FF84D" w14:textId="6C5ACC87" w:rsidR="00456FB5" w:rsidRPr="009C02DB" w:rsidRDefault="00456FB5" w:rsidP="009C02DB">
                        <w:pPr>
                          <w:rPr>
                            <w:color w:val="C45911" w:themeColor="accent2" w:themeShade="BF"/>
                            <w:lang w:val="en-PH"/>
                            <w:rPrChange w:id="535" w:author="Marc Adrian  Jimenez" w:date="2017-08-16T10:22:00Z">
                              <w:rPr/>
                            </w:rPrChange>
                          </w:rPr>
                        </w:pPr>
                        <w:ins w:id="536" w:author="Marc Adrian  Jimenez" w:date="2017-08-16T10:25:00Z">
                          <w:r>
                            <w:rPr>
                              <w:color w:val="C45911" w:themeColor="accent2" w:themeShade="BF"/>
                              <w:lang w:val="en-PH"/>
                            </w:rPr>
                            <w:t>Crosshair</w:t>
                          </w:r>
                        </w:ins>
                      </w:p>
                    </w:txbxContent>
                  </v:textbox>
                </v:shape>
                <v:shapetype id="_x0000_t32" coordsize="21600,21600" o:spt="32" o:oned="t" path="m,l21600,21600e" filled="f">
                  <v:path arrowok="t" fillok="f" o:connecttype="none"/>
                  <o:lock v:ext="edit" shapetype="t"/>
                </v:shapetype>
                <v:shape id="Straight Arrow Connector 653926763" o:spid="_x0000_s1032" type="#_x0000_t32" style="position:absolute;left:5209;top:25199;width:2032;height:18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" strokecolor="#ed7d31 [3205]" strokeweight="1pt">
                  <v:stroke endarrow="block" joinstyle="miter"/>
                </v:shape>
                <v:oval id="Oval 653926764" o:spid="_x0000_s1033" style="position:absolute;left:8718;top:18500;width:13241;height:2290;rotation:-198118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" filled="f" strokecolor="#ed7d31 [3205]" strokeweight="1.5pt"/>
                <v:shape id="Text Box 653926765" o:spid="_x0000_s1034" type="#_x0000_t202" style="position:absolute;left:23604;top:14672;width:8720;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" filled="f" stroked="f">
                  <v:textbox>
                    <w:txbxContent>
                      <w:p w14:paraId="4B082D8D" w14:textId="6267CFE6" w:rsidR="00456FB5" w:rsidRPr="009C02DB" w:rsidRDefault="00456FB5" w:rsidP="009C02DB">
                        <w:pPr>
                          <w:rPr>
                            <w:color w:val="C45911" w:themeColor="accent2" w:themeShade="BF"/>
                            <w:lang w:val="en-PH"/>
                            <w:rPrChange w:id="537" w:author="Marc Adrian  Jimenez" w:date="2017-08-16T10:22:00Z">
                              <w:rPr/>
                            </w:rPrChange>
                          </w:rPr>
                        </w:pPr>
                        <w:ins w:id="538" w:author="Marc Adrian  Jimenez" w:date="2017-08-16T10:28:00Z">
                          <w:r>
                            <w:rPr>
                              <w:color w:val="C45911" w:themeColor="accent2" w:themeShade="BF"/>
                              <w:lang w:val="en-PH"/>
                            </w:rPr>
                            <w:t>Touch Trail</w:t>
                          </w:r>
                        </w:ins>
                      </w:p>
                    </w:txbxContent>
                  </v:textbox>
                </v:shape>
                <v:shape id="Straight Arrow Connector 653926766" o:spid="_x0000_s1035" type="#_x0000_t32" style="position:absolute;left:21371;top:16055;width:310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" strokecolor="#ed7d31 [3205]" strokeweight="1pt">
                  <v:stroke endarrow="block" joinstyle="miter"/>
                </v:shape>
                <w10:wrap type="topAndBottom" anchorx="margin"/>
              </v:group>
            </w:pict>
          </mc:Fallback>
        </mc:AlternateContent>
      </w:r>
      <w:ins w:id="539" w:author="Marc Adrian  Jimenez" w:date="2017-08-16T11:32:00Z">
        <w:r>
          <w:rPr>
            <w:noProof/>
            <w:lang w:val="en-PH" w:eastAsia="en-PH"/>
          </w:rPr>
          <mc:AlternateContent>
            <mc:Choice Requires="wps">
              <w:drawing>
                <wp:anchor distT="0" distB="0" distL="114300" distR="114300" simplePos="0" relativeHeight="251658244" behindDoc="0" locked="0" layoutInCell="1" allowOverlap="1" wp14:anchorId="7D9163E7" wp14:editId="56EBD83B">
                  <wp:simplePos x="0" y="0"/>
                  <wp:positionH relativeFrom="column">
                    <wp:posOffset>3770985</wp:posOffset>
                  </wp:positionH>
                  <wp:positionV relativeFrom="paragraph">
                    <wp:posOffset>622910</wp:posOffset>
                  </wp:positionV>
                  <wp:extent cx="241401" cy="0"/>
                  <wp:effectExtent l="38100" t="76200" r="0" b="95250"/>
                  <wp:wrapNone/>
                  <wp:docPr id="653926769" name="Straight Arrow Connector 653926769"/>
                  <wp:cNvGraphicFramePr/>
                  <a:graphic xmlns:a="http://schemas.openxmlformats.org/drawingml/2006/main">
                    <a:graphicData uri="http://schemas.microsoft.com/office/word/2010/wordprocessingShape">
                      <wps:wsp>
                        <wps:cNvCnPr/>
                        <wps:spPr>
                          <a:xfrm flipH="1">
                            <a:off x="0" y="0"/>
                            <a:ext cx="241401"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8906D" id="Straight Arrow Connector 653926769" o:spid="_x0000_s1026" type="#_x0000_t32" style="position:absolute;margin-left:296.95pt;margin-top:49.05pt;width:19pt;height:0;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" strokecolor="#ed7d31 [3205]" strokeweight="1pt">
                  <v:stroke endarrow="block" joinstyle="miter"/>
                </v:shape>
              </w:pict>
            </mc:Fallback>
          </mc:AlternateContent>
        </w:r>
      </w:ins>
      <w:ins w:id="540" w:author="Marc Adrian  Jimenez" w:date="2017-08-16T08:24:00Z">
        <w:r w:rsidR="009C02DB">
          <w:rPr>
            <w:noProof/>
            <w:lang w:val="en-PH" w:eastAsia="en-PH"/>
          </w:rPr>
          <mc:AlternateContent>
            <mc:Choice Requires="wps">
              <w:drawing>
                <wp:anchor distT="0" distB="0" distL="114300" distR="114300" simplePos="0" relativeHeight="251658241" behindDoc="0" locked="0" layoutInCell="1" allowOverlap="1" wp14:anchorId="79515861" wp14:editId="589FD232">
                  <wp:simplePos x="0" y="0"/>
                  <wp:positionH relativeFrom="column">
                    <wp:posOffset>1525905</wp:posOffset>
                  </wp:positionH>
                  <wp:positionV relativeFrom="paragraph">
                    <wp:posOffset>4842407</wp:posOffset>
                  </wp:positionV>
                  <wp:extent cx="2751455" cy="635"/>
                  <wp:effectExtent l="0" t="0" r="0" b="8255"/>
                  <wp:wrapTopAndBottom/>
                  <wp:docPr id="653926754" name="Text Box 653926754"/>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00CD0756" w14:textId="251C396B" w:rsidR="00456FB5" w:rsidRPr="00133EDE" w:rsidRDefault="00456FB5">
                              <w:pPr>
                                <w:pStyle w:val="Caption"/>
                                <w:jc w:val="center"/>
                                <w:pPrChange w:id="541" w:author="Marc Adrian  Jimenez" w:date="2017-08-16T08:24:00Z">
                                  <w:pPr>
                                    <w:pStyle w:val="ListParagraph"/>
                                    <w:numPr>
                                      <w:numId w:val="21"/>
                                    </w:numPr>
                                    <w:ind w:left="2160" w:hanging="360"/>
                                  </w:pPr>
                                </w:pPrChange>
                              </w:pPr>
                              <w:ins w:id="542" w:author="Marc Adrian  Jimenez" w:date="2017-08-16T08:24:00Z">
                                <w:r>
                                  <w:t xml:space="preserve">Figure </w:t>
                                </w:r>
                                <w:r>
                                  <w:fldChar w:fldCharType="begin"/>
                                </w:r>
                                <w:r>
                                  <w:instrText xml:space="preserve"> SEQ Figure \* ARABIC </w:instrText>
                                </w:r>
                              </w:ins>
                              <w:r>
                                <w:fldChar w:fldCharType="separate"/>
                              </w:r>
                              <w:ins w:id="543" w:author="Joey Bernadette Dela Cruz" w:date="2017-08-16T17:00:00Z">
                                <w:r w:rsidR="00DC426A">
                                  <w:rPr>
                                    <w:noProof/>
                                  </w:rPr>
                                  <w:t>1</w:t>
                                </w:r>
                              </w:ins>
                              <w:ins w:id="544" w:author="Marc Adrian  Jimenez" w:date="2017-08-16T08:24:00Z">
                                <w:r>
                                  <w:fldChar w:fldCharType="end"/>
                                </w:r>
                                <w:r>
                                  <w:t xml:space="preserve">. Pointer </w:t>
                                </w:r>
                              </w:ins>
                              <w:ins w:id="545" w:author="Marc Adrian  Jimenez" w:date="2017-08-16T08:25:00Z">
                                <w:r>
                                  <w:t>l</w:t>
                                </w:r>
                              </w:ins>
                              <w:ins w:id="546" w:author="Marc Adrian  Jimenez" w:date="2017-08-16T08:24:00Z">
                                <w:r>
                                  <w:t>ocation in</w:t>
                                </w:r>
                              </w:ins>
                              <w:ins w:id="547" w:author="Marc Adrian  Jimenez" w:date="2017-08-16T08:25:00Z">
                                <w:r>
                                  <w:t xml:space="preserve"> a</w:t>
                                </w:r>
                              </w:ins>
                              <w:ins w:id="548" w:author="Marc Adrian  Jimenez" w:date="2017-08-16T08:24:00Z">
                                <w:r>
                                  <w:t xml:space="preserve"> phone running Android</w:t>
                                </w:r>
                                <w:r>
                                  <w:rPr>
                                    <w:noProof/>
                                  </w:rPr>
                                  <w:t xml:space="preserve"> v7.0</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515861" id="Text Box 653926754" o:spid="_x0000_s1036" type="#_x0000_t202" style="position:absolute;left:0;text-align:left;margin-left:120.15pt;margin-top:381.3pt;width:216.65pt;height:.0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" stroked="f">
                  <v:textbox style="mso-fit-shape-to-text:t" inset="0,0,0,0">
                    <w:txbxContent>
                      <w:p w14:paraId="00CD0756" w14:textId="251C396B" w:rsidR="00456FB5" w:rsidRPr="00133EDE" w:rsidRDefault="00456FB5">
                        <w:pPr>
                          <w:pStyle w:val="Caption"/>
                          <w:jc w:val="center"/>
                          <w:pPrChange w:id="549" w:author="Marc Adrian  Jimenez" w:date="2017-08-16T08:24:00Z">
                            <w:pPr>
                              <w:pStyle w:val="ListParagraph"/>
                              <w:numPr>
                                <w:numId w:val="21"/>
                              </w:numPr>
                              <w:ind w:left="2160" w:hanging="360"/>
                            </w:pPr>
                          </w:pPrChange>
                        </w:pPr>
                        <w:ins w:id="550" w:author="Marc Adrian  Jimenez" w:date="2017-08-16T08:24:00Z">
                          <w:r>
                            <w:t xml:space="preserve">Figure </w:t>
                          </w:r>
                          <w:r>
                            <w:fldChar w:fldCharType="begin"/>
                          </w:r>
                          <w:r>
                            <w:instrText xml:space="preserve"> SEQ Figure \* ARABIC </w:instrText>
                          </w:r>
                        </w:ins>
                        <w:r>
                          <w:fldChar w:fldCharType="separate"/>
                        </w:r>
                        <w:ins w:id="551" w:author="Joey Bernadette Dela Cruz" w:date="2017-08-16T17:00:00Z">
                          <w:r w:rsidR="00DC426A">
                            <w:rPr>
                              <w:noProof/>
                            </w:rPr>
                            <w:t>1</w:t>
                          </w:r>
                        </w:ins>
                        <w:ins w:id="552" w:author="Marc Adrian  Jimenez" w:date="2017-08-16T08:24:00Z">
                          <w:r>
                            <w:fldChar w:fldCharType="end"/>
                          </w:r>
                          <w:r>
                            <w:t xml:space="preserve">. Pointer </w:t>
                          </w:r>
                        </w:ins>
                        <w:ins w:id="553" w:author="Marc Adrian  Jimenez" w:date="2017-08-16T08:25:00Z">
                          <w:r>
                            <w:t>l</w:t>
                          </w:r>
                        </w:ins>
                        <w:ins w:id="554" w:author="Marc Adrian  Jimenez" w:date="2017-08-16T08:24:00Z">
                          <w:r>
                            <w:t>ocation in</w:t>
                          </w:r>
                        </w:ins>
                        <w:ins w:id="555" w:author="Marc Adrian  Jimenez" w:date="2017-08-16T08:25:00Z">
                          <w:r>
                            <w:t xml:space="preserve"> a</w:t>
                          </w:r>
                        </w:ins>
                        <w:ins w:id="556" w:author="Marc Adrian  Jimenez" w:date="2017-08-16T08:24:00Z">
                          <w:r>
                            <w:t xml:space="preserve"> phone running Android</w:t>
                          </w:r>
                          <w:r>
                            <w:rPr>
                              <w:noProof/>
                            </w:rPr>
                            <w:t xml:space="preserve"> v7.0</w:t>
                          </w:r>
                        </w:ins>
                      </w:p>
                    </w:txbxContent>
                  </v:textbox>
                  <w10:wrap type="topAndBottom"/>
                </v:shape>
              </w:pict>
            </mc:Fallback>
          </mc:AlternateContent>
        </w:r>
      </w:ins>
      <w:ins w:id="557" w:author="Marc Adrian  Jimenez" w:date="2017-08-15T11:28:00Z">
        <w:r w:rsidR="00CD39F5">
          <w:t>The change in coordinates (horizontally and vertically) from the initial touch point coordinate up until the detachment point.</w:t>
        </w:r>
      </w:ins>
      <w:commentRangeEnd w:id="497"/>
      <w:ins w:id="558" w:author="Marc Adrian  Jimenez" w:date="2017-08-15T11:37:00Z">
        <w:r w:rsidR="00C51B52">
          <w:rPr>
            <w:rStyle w:val="CommentReference"/>
          </w:rPr>
          <w:commentReference w:id="497"/>
        </w:r>
      </w:ins>
      <w:ins w:id="559" w:author="Marc Adrian  Jimenez" w:date="2017-08-16T10:31:00Z">
        <w:r w:rsidR="00AC00C1">
          <w:t xml:space="preserve"> (dX &amp; dY)</w:t>
        </w:r>
      </w:ins>
    </w:p>
    <w:p w14:paraId="5659685C" w14:textId="504B0DED" w:rsidR="00693971" w:rsidRDefault="00693971" w:rsidP="00F13B33">
      <w:pPr>
        <w:ind w:left="1440"/>
      </w:pPr>
      <w:ins w:id="560" w:author="Marc Adrian  Jimenez" w:date="2017-08-15T11:29:00Z">
        <w:r>
          <w:t>These information resets, along with the visual trail of your latest, previous to</w:t>
        </w:r>
      </w:ins>
      <w:ins w:id="561" w:author="Marc Adrian  Jimenez" w:date="2017-08-15T11:30:00Z">
        <w:r>
          <w:t>uch register when the user touches the screen.</w:t>
        </w:r>
      </w:ins>
      <w:ins w:id="562" w:author="Marc Adrian  Jimenez" w:date="2017-08-15T11:31:00Z">
        <w:r w:rsidR="00B11582">
          <w:t xml:space="preserve"> </w:t>
        </w:r>
      </w:ins>
      <w:customXmlInsRangeStart w:id="563" w:author="Marc Adrian  Jimenez" w:date="2017-08-15T11:32:00Z"/>
      <w:sdt>
        <w:sdtPr>
          <w:id w:val="-1210027523"/>
          <w:citation/>
        </w:sdtPr>
        <w:sdtEndPr/>
        <w:sdtContent>
          <w:customXmlInsRangeEnd w:id="563"/>
          <w:ins w:id="564" w:author="Marc Adrian  Jimenez" w:date="2017-08-15T11:32:00Z">
            <w:r w:rsidR="00B11582">
              <w:fldChar w:fldCharType="begin"/>
            </w:r>
            <w:r w:rsidR="00B11582">
              <w:rPr>
                <w:lang w:val="en-PH"/>
              </w:rPr>
              <w:instrText xml:space="preserve"> CITATION Ruf16 \l 13321 </w:instrText>
            </w:r>
          </w:ins>
          <w:r w:rsidR="00B11582">
            <w:fldChar w:fldCharType="separate"/>
          </w:r>
          <w:r w:rsidR="00365EA5" w:rsidRPr="00365EA5">
            <w:rPr>
              <w:noProof/>
              <w:lang w:val="en-PH"/>
            </w:rPr>
            <w:t>(Ruffer, 2013-2016)</w:t>
          </w:r>
          <w:ins w:id="565" w:author="Marc Adrian  Jimenez" w:date="2017-08-15T11:32:00Z">
            <w:r w:rsidR="00B11582">
              <w:fldChar w:fldCharType="end"/>
            </w:r>
          </w:ins>
          <w:customXmlInsRangeStart w:id="566" w:author="Marc Adrian  Jimenez" w:date="2017-08-15T11:32:00Z"/>
        </w:sdtContent>
      </w:sdt>
      <w:customXmlInsRangeEnd w:id="566"/>
    </w:p>
    <w:p w14:paraId="2BC8005E" w14:textId="77777777" w:rsidR="00150F42" w:rsidRPr="003964E4" w:rsidRDefault="00150F42" w:rsidP="00150F42">
      <w:pPr>
        <w:rPr>
          <w:rStyle w:val="apple-converted-space"/>
          <w:rFonts w:eastAsiaTheme="minorEastAsia"/>
        </w:rPr>
      </w:pPr>
    </w:p>
    <w:p w14:paraId="32C2D7B6" w14:textId="2899685F" w:rsidR="00150F42" w:rsidDel="00084C92" w:rsidRDefault="0026699F" w:rsidP="00150F42">
      <w:pPr>
        <w:pStyle w:val="11"/>
        <w:rPr>
          <w:del w:id="567" w:author="Marc Adrian  Jimenez" w:date="2017-08-16T08:27:00Z"/>
        </w:rPr>
      </w:pPr>
      <w:bookmarkStart w:id="568" w:name="_Toc479371757"/>
      <w:bookmarkStart w:id="569" w:name="_Toc490593544"/>
      <w:ins w:id="570" w:author="Marc Adrian  Jimenez" w:date="2017-08-16T08:27:00Z">
        <w:r>
          <w:rPr>
            <w:b w:val="0"/>
            <w:lang w:val="en-PH"/>
          </w:rPr>
          <w:lastRenderedPageBreak/>
          <mc:AlternateContent>
            <mc:Choice Requires="wps">
              <w:drawing>
                <wp:anchor distT="0" distB="0" distL="114300" distR="114300" simplePos="0" relativeHeight="251658242" behindDoc="0" locked="0" layoutInCell="1" allowOverlap="1" wp14:anchorId="0D6FED72" wp14:editId="4218DA91">
                  <wp:simplePos x="0" y="0"/>
                  <wp:positionH relativeFrom="margin">
                    <wp:posOffset>2637155</wp:posOffset>
                  </wp:positionH>
                  <wp:positionV relativeFrom="paragraph">
                    <wp:posOffset>4430467</wp:posOffset>
                  </wp:positionV>
                  <wp:extent cx="1614805" cy="177800"/>
                  <wp:effectExtent l="0" t="0" r="4445" b="0"/>
                  <wp:wrapTopAndBottom/>
                  <wp:docPr id="33" name="Text Box 33"/>
                  <wp:cNvGraphicFramePr/>
                  <a:graphic xmlns:a="http://schemas.openxmlformats.org/drawingml/2006/main">
                    <a:graphicData uri="http://schemas.microsoft.com/office/word/2010/wordprocessingShape">
                      <wps:wsp>
                        <wps:cNvSpPr txBox="1"/>
                        <wps:spPr>
                          <a:xfrm>
                            <a:off x="0" y="0"/>
                            <a:ext cx="1614805" cy="177800"/>
                          </a:xfrm>
                          <a:prstGeom prst="rect">
                            <a:avLst/>
                          </a:prstGeom>
                          <a:solidFill>
                            <a:prstClr val="white"/>
                          </a:solidFill>
                          <a:ln>
                            <a:noFill/>
                          </a:ln>
                        </wps:spPr>
                        <wps:txbx>
                          <w:txbxContent>
                            <w:p w14:paraId="7C2EC06F" w14:textId="52DF5ED6" w:rsidR="00456FB5" w:rsidRPr="000C7575" w:rsidRDefault="00456FB5">
                              <w:pPr>
                                <w:pStyle w:val="Caption"/>
                                <w:pPrChange w:id="571" w:author="Marc Adrian  Jimenez" w:date="2017-08-16T08:27:00Z">
                                  <w:pPr>
                                    <w:pStyle w:val="11"/>
                                  </w:pPr>
                                </w:pPrChange>
                              </w:pPr>
                              <w:ins w:id="572" w:author="Marc Adrian  Jimenez" w:date="2017-08-16T08:27:00Z">
                                <w:r>
                                  <w:t xml:space="preserve">Figure </w:t>
                                </w:r>
                                <w:r>
                                  <w:fldChar w:fldCharType="begin"/>
                                </w:r>
                                <w:r>
                                  <w:instrText xml:space="preserve"> SEQ Figure \* ARABIC </w:instrText>
                                </w:r>
                              </w:ins>
                              <w:r>
                                <w:fldChar w:fldCharType="separate"/>
                              </w:r>
                              <w:ins w:id="573" w:author="Joey Bernadette Dela Cruz" w:date="2017-08-16T17:00:00Z">
                                <w:r w:rsidR="00DC426A">
                                  <w:rPr>
                                    <w:noProof/>
                                  </w:rPr>
                                  <w:t>2</w:t>
                                </w:r>
                              </w:ins>
                              <w:ins w:id="574" w:author="Marc Adrian  Jimenez" w:date="2017-08-16T08:27:00Z">
                                <w:r>
                                  <w:fldChar w:fldCharType="end"/>
                                </w:r>
                                <w:r>
                                  <w:t>. Conceptual Framework</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FED72" id="Text Box 33" o:spid="_x0000_s1037" type="#_x0000_t202" style="position:absolute;left:0;text-align:left;margin-left:207.65pt;margin-top:348.85pt;width:127.15pt;height:14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" stroked="f">
                  <v:textbox inset="0,0,0,0">
                    <w:txbxContent>
                      <w:p w14:paraId="7C2EC06F" w14:textId="52DF5ED6" w:rsidR="00456FB5" w:rsidRPr="000C7575" w:rsidRDefault="00456FB5">
                        <w:pPr>
                          <w:pStyle w:val="Caption"/>
                          <w:pPrChange w:id="575" w:author="Marc Adrian  Jimenez" w:date="2017-08-16T08:27:00Z">
                            <w:pPr>
                              <w:pStyle w:val="11"/>
                            </w:pPr>
                          </w:pPrChange>
                        </w:pPr>
                        <w:ins w:id="576" w:author="Marc Adrian  Jimenez" w:date="2017-08-16T08:27:00Z">
                          <w:r>
                            <w:t xml:space="preserve">Figure </w:t>
                          </w:r>
                          <w:r>
                            <w:fldChar w:fldCharType="begin"/>
                          </w:r>
                          <w:r>
                            <w:instrText xml:space="preserve"> SEQ Figure \* ARABIC </w:instrText>
                          </w:r>
                        </w:ins>
                        <w:r>
                          <w:fldChar w:fldCharType="separate"/>
                        </w:r>
                        <w:ins w:id="577" w:author="Joey Bernadette Dela Cruz" w:date="2017-08-16T17:00:00Z">
                          <w:r w:rsidR="00DC426A">
                            <w:rPr>
                              <w:noProof/>
                            </w:rPr>
                            <w:t>2</w:t>
                          </w:r>
                        </w:ins>
                        <w:ins w:id="578" w:author="Marc Adrian  Jimenez" w:date="2017-08-16T08:27:00Z">
                          <w:r>
                            <w:fldChar w:fldCharType="end"/>
                          </w:r>
                          <w:r>
                            <w:t>. Conceptual Framework</w:t>
                          </w:r>
                        </w:ins>
                      </w:p>
                    </w:txbxContent>
                  </v:textbox>
                  <w10:wrap type="topAndBottom" anchorx="margin"/>
                </v:shape>
              </w:pict>
            </mc:Fallback>
          </mc:AlternateContent>
        </w:r>
      </w:ins>
      <w:ins w:id="579" w:author="Marc Adrian  Jimenez" w:date="2017-08-16T08:26:00Z">
        <w:r w:rsidR="00141177">
          <w:rPr>
            <w:b w:val="0"/>
            <w:lang w:val="en-PH"/>
          </w:rPr>
          <w:drawing>
            <wp:anchor distT="0" distB="0" distL="114300" distR="114300" simplePos="0" relativeHeight="251658245" behindDoc="0" locked="0" layoutInCell="1" allowOverlap="1" wp14:anchorId="7409CC41" wp14:editId="40BFF0A7">
              <wp:simplePos x="0" y="0"/>
              <wp:positionH relativeFrom="column">
                <wp:posOffset>198120</wp:posOffset>
              </wp:positionH>
              <wp:positionV relativeFrom="paragraph">
                <wp:posOffset>270654</wp:posOffset>
              </wp:positionV>
              <wp:extent cx="5943600" cy="4124325"/>
              <wp:effectExtent l="0" t="0" r="0" b="9525"/>
              <wp:wrapTopAndBottom/>
              <wp:docPr id="653926755" name="Picture 65392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6755" name="Theoretical Framewor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14:sizeRelV relativeFrom="margin">
                <wp14:pctHeight>0</wp14:pctHeight>
              </wp14:sizeRelV>
            </wp:anchor>
          </w:drawing>
        </w:r>
      </w:ins>
      <w:ins w:id="580" w:author="Marc Adrian  Jimenez" w:date="2017-08-16T11:23:00Z">
        <w:r w:rsidR="00047F31">
          <w:t xml:space="preserve"> </w:t>
        </w:r>
        <w:r w:rsidR="00047F31">
          <w:tab/>
        </w:r>
      </w:ins>
      <w:r w:rsidR="00150F42" w:rsidRPr="00150D4E">
        <w:t>Conceptual Framework</w:t>
      </w:r>
      <w:bookmarkEnd w:id="568"/>
      <w:bookmarkEnd w:id="569"/>
    </w:p>
    <w:p w14:paraId="77DA387B" w14:textId="0333F724" w:rsidR="00150F42" w:rsidDel="00084C92" w:rsidRDefault="00150F42">
      <w:pPr>
        <w:pStyle w:val="11"/>
        <w:rPr>
          <w:del w:id="581" w:author="Marc Adrian  Jimenez" w:date="2017-08-16T08:26:00Z"/>
        </w:rPr>
        <w:pPrChange w:id="582" w:author="Marc Adrian  Jimenez" w:date="2017-08-16T08:27:00Z">
          <w:pPr>
            <w:ind w:left="792"/>
          </w:pPr>
        </w:pPrChange>
      </w:pPr>
      <w:del w:id="583" w:author="Marc Adrian  Jimenez" w:date="2017-08-16T08:27:00Z">
        <w:r w:rsidDel="00084C92">
          <w:tab/>
        </w:r>
      </w:del>
    </w:p>
    <w:p w14:paraId="09B5BEF2" w14:textId="545B0113" w:rsidR="00150F42" w:rsidRDefault="00C027D8">
      <w:pPr>
        <w:pStyle w:val="11"/>
        <w:pPrChange w:id="584" w:author="Marc Adrian  Jimenez" w:date="2017-08-16T08:27:00Z">
          <w:pPr>
            <w:ind w:left="792"/>
          </w:pPr>
        </w:pPrChange>
      </w:pPr>
      <w:del w:id="585" w:author="Marc Adrian  Jimenez" w:date="2017-08-16T08:25:00Z">
        <w:r w:rsidDel="00AB3117">
          <w:rPr>
            <w:lang w:val="en-PH"/>
          </w:rPr>
          <w:drawing>
            <wp:anchor distT="0" distB="0" distL="114300" distR="114300" simplePos="0" relativeHeight="251658240" behindDoc="0" locked="0" layoutInCell="1" allowOverlap="1" wp14:anchorId="301DFD22" wp14:editId="044D30D8">
              <wp:simplePos x="0" y="0"/>
              <wp:positionH relativeFrom="margin">
                <wp:align>center</wp:align>
              </wp:positionH>
              <wp:positionV relativeFrom="paragraph">
                <wp:posOffset>3810</wp:posOffset>
              </wp:positionV>
              <wp:extent cx="3079750" cy="2264410"/>
              <wp:effectExtent l="0" t="0" r="6350" b="2540"/>
              <wp:wrapTopAndBottom/>
              <wp:docPr id="5" name="Picture 5" descr="C:\Users\Marc\AppData\Local\Microsoft\Windows\INetCache\Content.Word\Theoretical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Theoretical Framewor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79750" cy="2264410"/>
                      </a:xfrm>
                      <a:prstGeom prst="rect">
                        <a:avLst/>
                      </a:prstGeom>
                      <a:noFill/>
                      <a:ln>
                        <a:noFill/>
                      </a:ln>
                    </pic:spPr>
                  </pic:pic>
                </a:graphicData>
              </a:graphic>
            </wp:anchor>
          </w:drawing>
        </w:r>
      </w:del>
    </w:p>
    <w:p w14:paraId="3C3A8E74" w14:textId="41FDD236" w:rsidR="00426E26" w:rsidRDefault="00647182" w:rsidP="00150F42">
      <w:pPr>
        <w:ind w:left="792"/>
        <w:rPr>
          <w:ins w:id="586" w:author="Marc Adrian  Jimenez" w:date="2017-08-16T10:37:00Z"/>
          <w:lang w:eastAsia="en-PH"/>
        </w:rPr>
      </w:pPr>
      <w:ins w:id="587" w:author="Marc Adrian  Jimenez" w:date="2017-08-16T10:34:00Z">
        <w:r>
          <w:rPr>
            <w:lang w:eastAsia="en-PH"/>
          </w:rPr>
          <w:t xml:space="preserve">The researchers </w:t>
        </w:r>
      </w:ins>
      <w:ins w:id="588" w:author="Marc Adrian  Jimenez" w:date="2017-08-16T10:37:00Z">
        <w:r w:rsidR="00426E26">
          <w:rPr>
            <w:lang w:eastAsia="en-PH"/>
          </w:rPr>
          <w:t>theorize</w:t>
        </w:r>
      </w:ins>
      <w:ins w:id="589" w:author="Marc Adrian  Jimenez" w:date="2017-08-16T10:34:00Z">
        <w:r>
          <w:rPr>
            <w:lang w:eastAsia="en-PH"/>
          </w:rPr>
          <w:t xml:space="preserve"> that</w:t>
        </w:r>
      </w:ins>
      <w:ins w:id="590" w:author="Marc Adrian  Jimenez" w:date="2017-08-16T11:20:00Z">
        <w:r w:rsidR="00D15EB7">
          <w:rPr>
            <w:lang w:eastAsia="en-PH"/>
          </w:rPr>
          <w:t xml:space="preserve"> </w:t>
        </w:r>
      </w:ins>
      <w:ins w:id="591" w:author="Marc Adrian  Jimenez" w:date="2017-08-16T15:36:00Z">
        <w:r w:rsidR="003112EA">
          <w:rPr>
            <w:lang w:eastAsia="en-PH"/>
          </w:rPr>
          <w:t xml:space="preserve">factors which </w:t>
        </w:r>
      </w:ins>
      <w:ins w:id="592" w:author="Marc Adrian  Jimenez" w:date="2017-08-16T11:20:00Z">
        <w:r w:rsidR="00D15EB7">
          <w:rPr>
            <w:lang w:eastAsia="en-PH"/>
          </w:rPr>
          <w:t xml:space="preserve">directly affect the user satisfaction when using a smartphone </w:t>
        </w:r>
      </w:ins>
      <w:ins w:id="593" w:author="Marc Adrian  Jimenez" w:date="2017-08-16T11:21:00Z">
        <w:r w:rsidR="00D15EB7">
          <w:rPr>
            <w:lang w:eastAsia="en-PH"/>
          </w:rPr>
          <w:t>are the software factors, which include virtual keyboards, and the operating system itself, along with the specific touch registering algorithm.</w:t>
        </w:r>
      </w:ins>
      <w:ins w:id="594" w:author="Marc Adrian  Jimenez" w:date="2017-08-16T11:22:00Z">
        <w:r w:rsidR="00D15EB7">
          <w:rPr>
            <w:lang w:eastAsia="en-PH"/>
          </w:rPr>
          <w:t xml:space="preserve"> Additional </w:t>
        </w:r>
      </w:ins>
      <w:ins w:id="595" w:author="Marc Adrian  Jimenez" w:date="2017-08-16T10:34:00Z">
        <w:r>
          <w:rPr>
            <w:lang w:eastAsia="en-PH"/>
          </w:rPr>
          <w:t>moderating variab</w:t>
        </w:r>
        <w:r w:rsidR="00D15EB7">
          <w:rPr>
            <w:lang w:eastAsia="en-PH"/>
          </w:rPr>
          <w:t>les</w:t>
        </w:r>
        <w:r>
          <w:rPr>
            <w:lang w:eastAsia="en-PH"/>
          </w:rPr>
          <w:t xml:space="preserve"> affect the user satisfaction of a smartphone user are its</w:t>
        </w:r>
      </w:ins>
      <w:ins w:id="596" w:author="Marc Adrian  Jimenez" w:date="2017-08-16T10:35:00Z">
        <w:r>
          <w:rPr>
            <w:lang w:eastAsia="en-PH"/>
          </w:rPr>
          <w:t xml:space="preserve"> biological attributes such as the users’</w:t>
        </w:r>
        <w:r w:rsidR="00D15EB7">
          <w:rPr>
            <w:lang w:eastAsia="en-PH"/>
          </w:rPr>
          <w:t xml:space="preserve"> hand size and gender, </w:t>
        </w:r>
      </w:ins>
      <w:ins w:id="597" w:author="Marc Adrian  Jimenez" w:date="2017-08-16T11:19:00Z">
        <w:r w:rsidR="00D15EB7">
          <w:rPr>
            <w:lang w:eastAsia="en-PH"/>
          </w:rPr>
          <w:t xml:space="preserve">along with </w:t>
        </w:r>
      </w:ins>
      <w:ins w:id="598" w:author="Marc Adrian  Jimenez" w:date="2017-08-16T10:35:00Z">
        <w:r>
          <w:rPr>
            <w:lang w:eastAsia="en-PH"/>
          </w:rPr>
          <w:t>hardware factors such as the smartphones RAM, touch screen res</w:t>
        </w:r>
        <w:r w:rsidR="00D15EB7">
          <w:rPr>
            <w:lang w:eastAsia="en-PH"/>
          </w:rPr>
          <w:t>olution, and display resolutio</w:t>
        </w:r>
      </w:ins>
      <w:ins w:id="599" w:author="Marc Adrian  Jimenez" w:date="2017-08-16T11:20:00Z">
        <w:r w:rsidR="00D15EB7">
          <w:rPr>
            <w:lang w:eastAsia="en-PH"/>
          </w:rPr>
          <w:t>n.</w:t>
        </w:r>
      </w:ins>
    </w:p>
    <w:p w14:paraId="278CD439" w14:textId="1F87EA77" w:rsidR="00D97288" w:rsidRPr="003964E4" w:rsidRDefault="00A02F43" w:rsidP="00150F42">
      <w:pPr>
        <w:ind w:left="792"/>
        <w:rPr>
          <w:lang w:eastAsia="en-PH"/>
        </w:rPr>
      </w:pPr>
      <w:del w:id="600" w:author="Marc Adrian  Jimenez" w:date="2017-08-16T10:36:00Z">
        <w:r w:rsidDel="00426E26">
          <w:rPr>
            <w:lang w:eastAsia="en-PH"/>
          </w:rPr>
          <w:delText>Virtual Keyboards, Algorithms, and Hardware are the independent variables that affect dependent variable, which is the user satisfaction, 2 moderating variables are introduced, the users’ thumb size and gender.</w:delText>
        </w:r>
      </w:del>
    </w:p>
    <w:p w14:paraId="1C6B11EC" w14:textId="77777777" w:rsidR="00150F42" w:rsidRDefault="00150F42" w:rsidP="00150F42">
      <w:pPr>
        <w:pStyle w:val="11"/>
      </w:pPr>
      <w:bookmarkStart w:id="601" w:name="_Toc479371758"/>
      <w:bookmarkStart w:id="602" w:name="_Toc490593545"/>
      <w:r w:rsidRPr="00150D4E">
        <w:t>Definition of Terms</w:t>
      </w:r>
      <w:bookmarkEnd w:id="601"/>
      <w:bookmarkEnd w:id="602"/>
    </w:p>
    <w:p w14:paraId="1BEF4FC0" w14:textId="77777777" w:rsidR="00BE7711" w:rsidRDefault="00CA4FEB" w:rsidP="00150F42">
      <w:pPr>
        <w:pStyle w:val="ListParagraph"/>
        <w:numPr>
          <w:ilvl w:val="0"/>
          <w:numId w:val="8"/>
        </w:numPr>
        <w:rPr>
          <w:ins w:id="603" w:author="Marc Adrian  Jimenez" w:date="2017-08-16T15:37:00Z"/>
        </w:rPr>
      </w:pPr>
      <w:r>
        <w:t xml:space="preserve">Virtual Keyboard – Software component that allows </w:t>
      </w:r>
      <w:ins w:id="604" w:author="Marc Adrian  Jimenez" w:date="2017-08-16T15:37:00Z">
        <w:r w:rsidR="00BE7711">
          <w:t>its</w:t>
        </w:r>
      </w:ins>
      <w:del w:id="605" w:author="Marc Adrian  Jimenez" w:date="2017-08-16T15:37:00Z">
        <w:r>
          <w:delText>the</w:delText>
        </w:r>
      </w:del>
      <w:r>
        <w:t xml:space="preserve"> user to enter text</w:t>
      </w:r>
      <w:ins w:id="606" w:author="Marc Adrian  Jimenez" w:date="2017-08-16T15:37:00Z">
        <w:r>
          <w:t xml:space="preserve"> </w:t>
        </w:r>
        <w:r w:rsidR="00BE7711">
          <w:t>into the system.</w:t>
        </w:r>
      </w:ins>
    </w:p>
    <w:p w14:paraId="529B5390" w14:textId="26DEFA7F" w:rsidR="00150F42" w:rsidRDefault="00CA4FEB">
      <w:pPr>
        <w:spacing w:line="259" w:lineRule="auto"/>
        <w:jc w:val="left"/>
        <w:rPr>
          <w:del w:id="607" w:author="Marc Adrian  Jimenez" w:date="2017-08-16T15:36:00Z"/>
          <w:lang w:eastAsia="en-PH"/>
        </w:rPr>
        <w:pPrChange w:id="608" w:author="Marc Adrian  Jimenez" w:date="2017-08-16T16:33:00Z">
          <w:pPr>
            <w:pStyle w:val="ListParagraph"/>
            <w:numPr>
              <w:numId w:val="8"/>
            </w:numPr>
            <w:ind w:left="1152" w:hanging="360"/>
          </w:pPr>
        </w:pPrChange>
      </w:pPr>
      <w:del w:id="609" w:author="Marc Adrian  Jimenez" w:date="2017-08-16T15:37:00Z">
        <w:r w:rsidDel="00BE7711">
          <w:delText xml:space="preserve"> </w:delText>
        </w:r>
      </w:del>
    </w:p>
    <w:p w14:paraId="2BE1AA6F" w14:textId="77777777" w:rsidR="00150F42" w:rsidRPr="00275869" w:rsidRDefault="00150F42" w:rsidP="00150F42">
      <w:pPr>
        <w:rPr>
          <w:rFonts w:asciiTheme="majorHAnsi" w:eastAsiaTheme="majorEastAsia" w:hAnsiTheme="majorHAnsi" w:cstheme="majorBidi"/>
          <w:color w:val="2F5496" w:themeColor="accent1" w:themeShade="BF"/>
          <w:sz w:val="26"/>
          <w:szCs w:val="26"/>
          <w:lang w:eastAsia="en-PH"/>
        </w:rPr>
      </w:pPr>
      <w:del w:id="610" w:author="Marc Adrian  Jimenez" w:date="2017-08-16T15:36:00Z">
        <w:r>
          <w:rPr>
            <w:lang w:eastAsia="en-PH"/>
          </w:rPr>
          <w:br w:type="page"/>
        </w:r>
      </w:del>
    </w:p>
    <w:p w14:paraId="0B54261D" w14:textId="77777777" w:rsidR="00150F42" w:rsidRDefault="00150F42" w:rsidP="00DF17DD">
      <w:pPr>
        <w:pStyle w:val="ChapterName"/>
        <w:numPr>
          <w:ilvl w:val="0"/>
          <w:numId w:val="6"/>
        </w:numPr>
        <w:jc w:val="left"/>
        <w:rPr>
          <w:noProof/>
          <w:lang w:eastAsia="en-PH"/>
        </w:rPr>
      </w:pPr>
      <w:bookmarkStart w:id="611" w:name="_Toc479371759"/>
      <w:bookmarkStart w:id="612" w:name="_Toc490593546"/>
      <w:r w:rsidRPr="00150D4E">
        <w:rPr>
          <w:noProof/>
          <w:lang w:eastAsia="en-PH"/>
        </w:rPr>
        <w:lastRenderedPageBreak/>
        <w:t>Design and Methodology</w:t>
      </w:r>
      <w:bookmarkStart w:id="613" w:name="_Toc479371674"/>
      <w:bookmarkStart w:id="614" w:name="_Toc479371709"/>
      <w:bookmarkStart w:id="615" w:name="_Toc479371760"/>
      <w:bookmarkStart w:id="616" w:name="_Toc479371832"/>
      <w:bookmarkStart w:id="617" w:name="_Toc479371910"/>
      <w:bookmarkStart w:id="618" w:name="_Toc479372153"/>
      <w:bookmarkStart w:id="619" w:name="_Toc479372685"/>
      <w:bookmarkStart w:id="620" w:name="_Toc479373783"/>
      <w:bookmarkEnd w:id="611"/>
      <w:bookmarkEnd w:id="613"/>
      <w:bookmarkEnd w:id="614"/>
      <w:bookmarkEnd w:id="615"/>
      <w:bookmarkEnd w:id="616"/>
      <w:bookmarkEnd w:id="617"/>
      <w:bookmarkEnd w:id="618"/>
      <w:bookmarkEnd w:id="619"/>
      <w:bookmarkEnd w:id="620"/>
      <w:bookmarkEnd w:id="612"/>
    </w:p>
    <w:p w14:paraId="3646EC72" w14:textId="77777777" w:rsidR="00150F42" w:rsidRPr="00275869" w:rsidRDefault="00150F42" w:rsidP="00150F42">
      <w:pPr>
        <w:pStyle w:val="ListParagraph"/>
        <w:keepNext/>
        <w:keepLines/>
        <w:numPr>
          <w:ilvl w:val="0"/>
          <w:numId w:val="1"/>
        </w:numPr>
        <w:spacing w:before="40" w:after="0"/>
        <w:contextualSpacing w:val="0"/>
        <w:outlineLvl w:val="1"/>
        <w:rPr>
          <w:rFonts w:eastAsia="Times New Roman" w:cs="Times New Roman"/>
          <w:b/>
          <w:noProof/>
          <w:vanish/>
          <w:sz w:val="24"/>
          <w:szCs w:val="26"/>
          <w:lang w:eastAsia="en-PH"/>
        </w:rPr>
      </w:pPr>
      <w:bookmarkStart w:id="621" w:name="_Toc479376299"/>
      <w:bookmarkStart w:id="622" w:name="_Toc479376338"/>
      <w:bookmarkStart w:id="623" w:name="_Toc479376396"/>
      <w:bookmarkStart w:id="624" w:name="_Toc479445041"/>
      <w:bookmarkStart w:id="625" w:name="_Toc489875023"/>
      <w:bookmarkStart w:id="626" w:name="_Toc490416371"/>
      <w:bookmarkStart w:id="627" w:name="_Toc490434793"/>
      <w:bookmarkStart w:id="628" w:name="_Toc490539417"/>
      <w:bookmarkStart w:id="629" w:name="_Toc490539558"/>
      <w:bookmarkStart w:id="630" w:name="_Toc490566132"/>
      <w:bookmarkStart w:id="631" w:name="_Toc490593547"/>
      <w:bookmarkStart w:id="632" w:name="_Toc479371761"/>
      <w:bookmarkEnd w:id="621"/>
      <w:bookmarkEnd w:id="622"/>
      <w:bookmarkEnd w:id="623"/>
      <w:bookmarkEnd w:id="624"/>
      <w:bookmarkEnd w:id="625"/>
      <w:bookmarkEnd w:id="626"/>
      <w:bookmarkEnd w:id="627"/>
      <w:bookmarkEnd w:id="628"/>
      <w:bookmarkEnd w:id="629"/>
      <w:bookmarkEnd w:id="630"/>
      <w:bookmarkEnd w:id="631"/>
    </w:p>
    <w:p w14:paraId="65DE82A1" w14:textId="77777777" w:rsidR="002860B5" w:rsidRDefault="002860B5" w:rsidP="002860B5">
      <w:pPr>
        <w:pStyle w:val="11"/>
        <w:rPr>
          <w:ins w:id="633" w:author="Joey Bernadette Dela Cruz" w:date="2017-08-16T16:52:00Z"/>
        </w:rPr>
      </w:pPr>
      <w:bookmarkStart w:id="634" w:name="_Toc490593548"/>
      <w:ins w:id="635" w:author="Joey Bernadette Dela Cruz" w:date="2017-08-16T16:52:00Z">
        <w:r>
          <w:t>Requirement Analysis</w:t>
        </w:r>
      </w:ins>
    </w:p>
    <w:p w14:paraId="24464C3B" w14:textId="77777777" w:rsidR="002860B5" w:rsidRDefault="002860B5" w:rsidP="002860B5">
      <w:pPr>
        <w:ind w:left="792"/>
        <w:rPr>
          <w:ins w:id="636" w:author="Joey Bernadette Dela Cruz" w:date="2017-08-16T16:52:00Z"/>
        </w:rPr>
      </w:pPr>
      <w:ins w:id="637" w:author="Joey Bernadette Dela Cruz" w:date="2017-08-16T16:52:00Z">
        <w:r>
          <w:tab/>
          <w:t>The researchers</w:t>
        </w:r>
        <w:r w:rsidRPr="003A04ED">
          <w:t xml:space="preserve"> are going to conduct a series of tests to gather data from the respondents. The first test contains an application where it displays an object randomly at a time, while the user's objective is to hit the objects as accurately, and efficiently as possible.  The second test is somehow similar to the first one but the object that the user must target is surrounded by multiple distractions. The third test is where the participants must repetitively hit the given targets which are randomly placed near the edges of the canvas. The fourth one is where the participants must select and move the target object by dragging it to another location of the canvas. The fifth test is where the participants must be as fast and accurate at using the keypad.  The last or sixth test contains a circle on the canvas which the participants must trace. These tests intend to obtain data such as the accuracy, speed, error ratio, and response time which are essential in defining the factors relevant to the History entity in the paper’s diagrams.</w:t>
        </w:r>
      </w:ins>
    </w:p>
    <w:p w14:paraId="37E742EF" w14:textId="77777777" w:rsidR="002860B5" w:rsidRPr="00556A03" w:rsidRDefault="002860B5" w:rsidP="002860B5">
      <w:pPr>
        <w:ind w:left="792"/>
        <w:rPr>
          <w:ins w:id="638" w:author="Joey Bernadette Dela Cruz" w:date="2017-08-16T16:52:00Z"/>
          <w:lang w:eastAsia="en-PH"/>
        </w:rPr>
      </w:pPr>
    </w:p>
    <w:p w14:paraId="539F31FC" w14:textId="3C095BCE" w:rsidR="002860B5" w:rsidRPr="00A86113" w:rsidRDefault="002860B5">
      <w:pPr>
        <w:pStyle w:val="11"/>
        <w:rPr>
          <w:ins w:id="639" w:author="Joey Bernadette Dela Cruz" w:date="2017-08-16T16:52:00Z"/>
        </w:rPr>
        <w:pPrChange w:id="640" w:author="Joey Bernadette Dela Cruz" w:date="2017-08-16T16:52:00Z">
          <w:pPr>
            <w:ind w:left="792"/>
          </w:pPr>
        </w:pPrChange>
      </w:pPr>
      <w:ins w:id="641" w:author="Joey Bernadette Dela Cruz" w:date="2017-08-16T16:52:00Z">
        <w:r>
          <w:t>Requirement Documentation</w:t>
        </w:r>
      </w:ins>
    </w:p>
    <w:p w14:paraId="1D4D75ED" w14:textId="77777777" w:rsidR="002860B5" w:rsidRDefault="002860B5" w:rsidP="002860B5">
      <w:pPr>
        <w:pStyle w:val="11"/>
        <w:rPr>
          <w:ins w:id="642" w:author="Joey Bernadette Dela Cruz" w:date="2017-08-16T16:52:00Z"/>
        </w:rPr>
      </w:pPr>
      <w:ins w:id="643" w:author="Joey Bernadette Dela Cruz" w:date="2017-08-16T16:52:00Z">
        <w:r>
          <w:t>Gap Analysis</w:t>
        </w:r>
      </w:ins>
    </w:p>
    <w:p w14:paraId="3FB1D5B9" w14:textId="77777777" w:rsidR="002860B5" w:rsidRPr="00F75C13" w:rsidRDefault="002860B5" w:rsidP="002860B5">
      <w:pPr>
        <w:ind w:left="792"/>
        <w:rPr>
          <w:ins w:id="644" w:author="Joey Bernadette Dela Cruz" w:date="2017-08-16T16:52:00Z"/>
          <w:lang w:eastAsia="en-PH"/>
        </w:rPr>
      </w:pPr>
      <w:ins w:id="645" w:author="Joey Bernadette Dela Cruz" w:date="2017-08-16T16:52:00Z">
        <w:r>
          <w:rPr>
            <w:lang w:eastAsia="en-PH"/>
          </w:rPr>
          <w:tab/>
        </w:r>
        <w:r w:rsidRPr="003A04ED">
          <w:rPr>
            <w:lang w:eastAsia="en-PH"/>
          </w:rPr>
          <w:t>The researchers’ current prototype working features are Perform Calibration and Report. Although these features are working, there are still missing parts of it. One of the missing parts that is supposed to be included in the system is a database for all the data to put into. Currently, the calibration tests being performed are not stored in a database, the calibration results are just shown on the screen.</w:t>
        </w:r>
      </w:ins>
    </w:p>
    <w:p w14:paraId="2460DEC5" w14:textId="77777777" w:rsidR="002860B5" w:rsidRDefault="002860B5" w:rsidP="002860B5">
      <w:pPr>
        <w:pStyle w:val="11"/>
        <w:rPr>
          <w:ins w:id="646" w:author="Joey Bernadette Dela Cruz" w:date="2017-08-16T16:52:00Z"/>
        </w:rPr>
      </w:pPr>
      <w:ins w:id="647" w:author="Joey Bernadette Dela Cruz" w:date="2017-08-16T16:52:00Z">
        <w:r>
          <w:lastRenderedPageBreak/>
          <w:t>Design of software, Systems, Products, and Processes</w:t>
        </w:r>
      </w:ins>
    </w:p>
    <w:p w14:paraId="334EE6C3" w14:textId="2B4BACC7" w:rsidR="002860B5" w:rsidRDefault="002860B5" w:rsidP="002860B5">
      <w:pPr>
        <w:keepNext/>
        <w:rPr>
          <w:ins w:id="648" w:author="Joey Bernadette Dela Cruz" w:date="2017-08-16T16:52:00Z"/>
        </w:rPr>
      </w:pPr>
      <w:ins w:id="649" w:author="Joey Bernadette Dela Cruz" w:date="2017-08-16T16:52:00Z">
        <w:r>
          <w:rPr>
            <w:lang w:eastAsia="en-PH"/>
          </w:rPr>
          <w:tab/>
        </w:r>
        <w:r>
          <w:rPr>
            <w:noProof/>
            <w:lang w:val="en-PH" w:eastAsia="en-PH"/>
          </w:rPr>
          <w:drawing>
            <wp:inline distT="0" distB="0" distL="0" distR="0" wp14:anchorId="590C7AAF" wp14:editId="4ECB718D">
              <wp:extent cx="1728000" cy="2941200"/>
              <wp:effectExtent l="0" t="0" r="5715" b="0"/>
              <wp:docPr id="44" name="Picture 44" descr="C:\Users\Jobie\AppData\Local\Microsoft\Windows\INetCache\Content.Word\Terms and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obie\AppData\Local\Microsoft\Windows\INetCache\Content.Word\Terms and Condition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8000" cy="2941200"/>
                      </a:xfrm>
                      <a:prstGeom prst="rect">
                        <a:avLst/>
                      </a:prstGeom>
                      <a:noFill/>
                      <a:ln>
                        <a:noFill/>
                      </a:ln>
                    </pic:spPr>
                  </pic:pic>
                </a:graphicData>
              </a:graphic>
            </wp:inline>
          </w:drawing>
        </w:r>
        <w:r>
          <w:rPr>
            <w:lang w:eastAsia="en-PH"/>
          </w:rPr>
          <w:t xml:space="preserve">             </w:t>
        </w:r>
      </w:ins>
    </w:p>
    <w:p w14:paraId="57F6663F" w14:textId="1DC886DE" w:rsidR="002860B5" w:rsidRDefault="002860B5">
      <w:pPr>
        <w:pStyle w:val="Caption"/>
        <w:rPr>
          <w:ins w:id="650" w:author="Joey Bernadette Dela Cruz" w:date="2017-08-16T16:54:00Z"/>
        </w:rPr>
        <w:pPrChange w:id="651" w:author="Joey Bernadette Dela Cruz" w:date="2017-08-16T16:53:00Z">
          <w:pPr>
            <w:keepNext/>
            <w:ind w:left="709"/>
          </w:pPr>
        </w:pPrChange>
      </w:pPr>
      <w:ins w:id="652" w:author="Joey Bernadette Dela Cruz" w:date="2017-08-16T16:54:00Z">
        <w:r>
          <w:t xml:space="preserve">                  </w:t>
        </w:r>
      </w:ins>
      <w:ins w:id="653" w:author="Joey Bernadette Dela Cruz" w:date="2017-08-16T16:53:00Z">
        <w:r>
          <w:t xml:space="preserve">Figure </w:t>
        </w:r>
        <w:r>
          <w:fldChar w:fldCharType="begin"/>
        </w:r>
        <w:r>
          <w:instrText xml:space="preserve"> SEQ Figure \* ARABIC </w:instrText>
        </w:r>
      </w:ins>
      <w:r>
        <w:fldChar w:fldCharType="separate"/>
      </w:r>
      <w:ins w:id="654" w:author="Joey Bernadette Dela Cruz" w:date="2017-08-16T17:00:00Z">
        <w:r w:rsidR="00DC426A">
          <w:rPr>
            <w:noProof/>
          </w:rPr>
          <w:t>3</w:t>
        </w:r>
      </w:ins>
      <w:ins w:id="655" w:author="Joey Bernadette Dela Cruz" w:date="2017-08-16T16:53:00Z">
        <w:r>
          <w:fldChar w:fldCharType="end"/>
        </w:r>
        <w:r>
          <w:t>: Terms and Conditions</w:t>
        </w:r>
      </w:ins>
    </w:p>
    <w:p w14:paraId="1F5932A8" w14:textId="77777777" w:rsidR="002860B5" w:rsidRDefault="002860B5">
      <w:pPr>
        <w:keepNext/>
        <w:ind w:firstLine="709"/>
        <w:rPr>
          <w:ins w:id="656" w:author="Joey Bernadette Dela Cruz" w:date="2017-08-16T16:54:00Z"/>
        </w:rPr>
        <w:pPrChange w:id="657" w:author="Joey Bernadette Dela Cruz" w:date="2017-08-16T16:54:00Z">
          <w:pPr/>
        </w:pPrChange>
      </w:pPr>
      <w:ins w:id="658" w:author="Joey Bernadette Dela Cruz" w:date="2017-08-16T16:54:00Z">
        <w:r>
          <w:rPr>
            <w:noProof/>
            <w:lang w:val="en-PH" w:eastAsia="en-PH"/>
          </w:rPr>
          <w:drawing>
            <wp:inline distT="0" distB="0" distL="0" distR="0" wp14:anchorId="5D07D3CA" wp14:editId="1054E1F3">
              <wp:extent cx="1735200" cy="2952000"/>
              <wp:effectExtent l="0" t="0" r="0" b="1270"/>
              <wp:docPr id="45" name="Picture 45" descr="C:\Users\Jobie\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obie\AppData\Local\Microsoft\Windows\INetCache\Content.Word\Homepag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5200" cy="2952000"/>
                      </a:xfrm>
                      <a:prstGeom prst="rect">
                        <a:avLst/>
                      </a:prstGeom>
                      <a:noFill/>
                      <a:ln>
                        <a:noFill/>
                      </a:ln>
                    </pic:spPr>
                  </pic:pic>
                </a:graphicData>
              </a:graphic>
            </wp:inline>
          </w:drawing>
        </w:r>
      </w:ins>
    </w:p>
    <w:p w14:paraId="11D7C682" w14:textId="480A6D52" w:rsidR="002860B5" w:rsidRDefault="002860B5">
      <w:pPr>
        <w:pStyle w:val="Caption"/>
        <w:rPr>
          <w:ins w:id="659" w:author="Joey Bernadette Dela Cruz" w:date="2017-08-16T16:55:00Z"/>
        </w:rPr>
        <w:pPrChange w:id="660" w:author="Joey Bernadette Dela Cruz" w:date="2017-08-16T16:54:00Z">
          <w:pPr>
            <w:keepNext/>
            <w:ind w:left="709"/>
          </w:pPr>
        </w:pPrChange>
      </w:pPr>
      <w:ins w:id="661" w:author="Joey Bernadette Dela Cruz" w:date="2017-08-16T16:54:00Z">
        <w:r>
          <w:t xml:space="preserve">                               Figure </w:t>
        </w:r>
        <w:r>
          <w:fldChar w:fldCharType="begin"/>
        </w:r>
        <w:r>
          <w:instrText xml:space="preserve"> SEQ Figure \* ARABIC </w:instrText>
        </w:r>
      </w:ins>
      <w:r>
        <w:fldChar w:fldCharType="separate"/>
      </w:r>
      <w:ins w:id="662" w:author="Joey Bernadette Dela Cruz" w:date="2017-08-16T17:00:00Z">
        <w:r w:rsidR="00DC426A">
          <w:rPr>
            <w:noProof/>
          </w:rPr>
          <w:t>4</w:t>
        </w:r>
      </w:ins>
      <w:ins w:id="663" w:author="Joey Bernadette Dela Cruz" w:date="2017-08-16T16:54:00Z">
        <w:r>
          <w:fldChar w:fldCharType="end"/>
        </w:r>
        <w:r>
          <w:t>: Homepage</w:t>
        </w:r>
      </w:ins>
    </w:p>
    <w:p w14:paraId="4EADE9AC" w14:textId="77777777" w:rsidR="002860B5" w:rsidRDefault="002860B5">
      <w:pPr>
        <w:keepNext/>
        <w:ind w:left="709"/>
        <w:rPr>
          <w:ins w:id="664" w:author="Joey Bernadette Dela Cruz" w:date="2017-08-16T16:57:00Z"/>
        </w:rPr>
        <w:pPrChange w:id="665" w:author="Joey Bernadette Dela Cruz" w:date="2017-08-16T16:57:00Z">
          <w:pPr>
            <w:ind w:left="709"/>
          </w:pPr>
        </w:pPrChange>
      </w:pPr>
      <w:ins w:id="666" w:author="Joey Bernadette Dela Cruz" w:date="2017-08-16T16:55:00Z">
        <w:r>
          <w:rPr>
            <w:noProof/>
            <w:lang w:val="en-PH" w:eastAsia="en-PH"/>
          </w:rPr>
          <w:lastRenderedPageBreak/>
          <w:drawing>
            <wp:inline distT="0" distB="0" distL="0" distR="0" wp14:anchorId="3A95AF8E" wp14:editId="68D84CD5">
              <wp:extent cx="1728000" cy="2948400"/>
              <wp:effectExtent l="0" t="0" r="5715" b="4445"/>
              <wp:docPr id="34" name="Picture 34" descr="C:\Users\Jobie\AppData\Local\Microsoft\Windows\INetCache\Content.Word\Make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Make Ges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8000" cy="2948400"/>
                      </a:xfrm>
                      <a:prstGeom prst="rect">
                        <a:avLst/>
                      </a:prstGeom>
                      <a:noFill/>
                      <a:ln>
                        <a:noFill/>
                      </a:ln>
                    </pic:spPr>
                  </pic:pic>
                </a:graphicData>
              </a:graphic>
            </wp:inline>
          </w:drawing>
        </w:r>
      </w:ins>
      <w:ins w:id="667" w:author="Joey Bernadette Dela Cruz" w:date="2017-08-16T16:56:00Z">
        <w:r w:rsidRPr="002860B5">
          <w:t xml:space="preserve"> </w:t>
        </w:r>
        <w:r>
          <w:rPr>
            <w:noProof/>
            <w:lang w:val="en-PH" w:eastAsia="en-PH"/>
          </w:rPr>
          <w:drawing>
            <wp:inline distT="0" distB="0" distL="0" distR="0" wp14:anchorId="1AABD250" wp14:editId="5542570F">
              <wp:extent cx="1738800" cy="2952000"/>
              <wp:effectExtent l="0" t="0" r="0" b="1270"/>
              <wp:docPr id="35" name="Picture 35" descr="C:\Users\Jobie\AppData\Local\Microsoft\Windows\INetCache\Content.Word\Fling Motion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Fling Motion Even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r w:rsidRPr="002860B5">
          <w:t xml:space="preserve"> </w:t>
        </w:r>
        <w:r>
          <w:rPr>
            <w:noProof/>
            <w:lang w:val="en-PH" w:eastAsia="en-PH"/>
          </w:rPr>
          <w:drawing>
            <wp:inline distT="0" distB="0" distL="0" distR="0" wp14:anchorId="0C34852F" wp14:editId="1B7C6E9B">
              <wp:extent cx="1738800" cy="2952000"/>
              <wp:effectExtent l="0" t="0" r="0" b="1270"/>
              <wp:docPr id="36" name="Picture 36" descr="C:\Users\Jobie\AppData\Local\Microsoft\Windows\INetCache\Content.Word\Double 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Double Ta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ins>
      <w:ins w:id="668" w:author="Joey Bernadette Dela Cruz" w:date="2017-08-16T16:57:00Z">
        <w:r w:rsidRPr="002860B5">
          <w:t xml:space="preserve"> </w:t>
        </w:r>
        <w:r>
          <w:rPr>
            <w:noProof/>
            <w:lang w:val="en-PH" w:eastAsia="en-PH"/>
          </w:rPr>
          <w:drawing>
            <wp:inline distT="0" distB="0" distL="0" distR="0" wp14:anchorId="619B2DB0" wp14:editId="7F8EE16F">
              <wp:extent cx="1717200" cy="2952000"/>
              <wp:effectExtent l="0" t="0" r="0" b="1270"/>
              <wp:docPr id="37" name="Picture 37" descr="C:\Users\Jobie\AppData\Local\Microsoft\Windows\INetCache\Content.Word\Scroll Motion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Scroll Motion Even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17200" cy="2952000"/>
                      </a:xfrm>
                      <a:prstGeom prst="rect">
                        <a:avLst/>
                      </a:prstGeom>
                      <a:noFill/>
                      <a:ln>
                        <a:noFill/>
                      </a:ln>
                    </pic:spPr>
                  </pic:pic>
                </a:graphicData>
              </a:graphic>
            </wp:inline>
          </w:drawing>
        </w:r>
        <w:r w:rsidRPr="002860B5">
          <w:t xml:space="preserve"> </w:t>
        </w:r>
        <w:r>
          <w:t xml:space="preserve">    </w:t>
        </w:r>
        <w:r>
          <w:rPr>
            <w:noProof/>
            <w:lang w:val="en-PH" w:eastAsia="en-PH"/>
          </w:rPr>
          <w:drawing>
            <wp:inline distT="0" distB="0" distL="0" distR="0" wp14:anchorId="27851AC0" wp14:editId="38600B98">
              <wp:extent cx="1731600" cy="2952000"/>
              <wp:effectExtent l="0" t="0" r="2540" b="1270"/>
              <wp:docPr id="38" name="Picture 38" descr="C:\Users\Jobie\AppData\Local\Microsoft\Windows\INetCache\Content.Word\Single 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Single Ta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1600" cy="2952000"/>
                      </a:xfrm>
                      <a:prstGeom prst="rect">
                        <a:avLst/>
                      </a:prstGeom>
                      <a:noFill/>
                      <a:ln>
                        <a:noFill/>
                      </a:ln>
                    </pic:spPr>
                  </pic:pic>
                </a:graphicData>
              </a:graphic>
            </wp:inline>
          </w:drawing>
        </w:r>
      </w:ins>
    </w:p>
    <w:p w14:paraId="1ECD50A5" w14:textId="59E1E6A7" w:rsidR="002860B5" w:rsidRDefault="002860B5">
      <w:pPr>
        <w:pStyle w:val="Caption"/>
        <w:rPr>
          <w:ins w:id="669" w:author="Joey Bernadette Dela Cruz" w:date="2017-08-16T16:59:00Z"/>
        </w:rPr>
        <w:pPrChange w:id="670" w:author="Joey Bernadette Dela Cruz" w:date="2017-08-16T16:57:00Z">
          <w:pPr>
            <w:keepNext/>
            <w:ind w:left="709"/>
          </w:pPr>
        </w:pPrChange>
      </w:pPr>
      <w:ins w:id="671" w:author="Joey Bernadette Dela Cruz" w:date="2017-08-16T16:58:00Z">
        <w:r>
          <w:t xml:space="preserve">                                                                                                     </w:t>
        </w:r>
      </w:ins>
      <w:ins w:id="672" w:author="Joey Bernadette Dela Cruz" w:date="2017-08-16T16:57:00Z">
        <w:r>
          <w:t xml:space="preserve">Figure </w:t>
        </w:r>
        <w:r>
          <w:fldChar w:fldCharType="begin"/>
        </w:r>
        <w:r>
          <w:instrText xml:space="preserve"> SEQ Figure \* ARABIC </w:instrText>
        </w:r>
      </w:ins>
      <w:r>
        <w:fldChar w:fldCharType="separate"/>
      </w:r>
      <w:ins w:id="673" w:author="Joey Bernadette Dela Cruz" w:date="2017-08-16T17:00:00Z">
        <w:r w:rsidR="00DC426A">
          <w:rPr>
            <w:noProof/>
          </w:rPr>
          <w:t>5</w:t>
        </w:r>
      </w:ins>
      <w:ins w:id="674" w:author="Joey Bernadette Dela Cruz" w:date="2017-08-16T16:57:00Z">
        <w:r>
          <w:fldChar w:fldCharType="end"/>
        </w:r>
        <w:r>
          <w:t>: Gestures</w:t>
        </w:r>
      </w:ins>
    </w:p>
    <w:p w14:paraId="17C62A90" w14:textId="77777777" w:rsidR="00DC426A" w:rsidRDefault="00DC426A">
      <w:pPr>
        <w:keepNext/>
        <w:ind w:firstLine="709"/>
        <w:rPr>
          <w:ins w:id="675" w:author="Joey Bernadette Dela Cruz" w:date="2017-08-16T16:59:00Z"/>
        </w:rPr>
        <w:pPrChange w:id="676" w:author="Joey Bernadette Dela Cruz" w:date="2017-08-16T16:59:00Z">
          <w:pPr/>
        </w:pPrChange>
      </w:pPr>
      <w:ins w:id="677" w:author="Joey Bernadette Dela Cruz" w:date="2017-08-16T16:59:00Z">
        <w:r>
          <w:rPr>
            <w:noProof/>
            <w:lang w:val="en-PH" w:eastAsia="en-PH"/>
          </w:rPr>
          <w:lastRenderedPageBreak/>
          <w:drawing>
            <wp:inline distT="0" distB="0" distL="0" distR="0" wp14:anchorId="769F0589" wp14:editId="214F2777">
              <wp:extent cx="1738800" cy="2952000"/>
              <wp:effectExtent l="0" t="0" r="0" b="1270"/>
              <wp:docPr id="39" name="Picture 39" descr="C:\Users\Jobie\AppData\Local\Microsoft\Windows\INetCache\Content.Word\Recur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Recurring.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ins>
    </w:p>
    <w:p w14:paraId="71F5E1C3" w14:textId="7DB241ED" w:rsidR="00DC426A" w:rsidRDefault="00DC426A">
      <w:pPr>
        <w:pStyle w:val="Caption"/>
        <w:rPr>
          <w:ins w:id="678" w:author="Joey Bernadette Dela Cruz" w:date="2017-08-16T17:00:00Z"/>
        </w:rPr>
        <w:pPrChange w:id="679" w:author="Joey Bernadette Dela Cruz" w:date="2017-08-16T16:59:00Z">
          <w:pPr>
            <w:keepNext/>
            <w:ind w:left="709"/>
          </w:pPr>
        </w:pPrChange>
      </w:pPr>
      <w:ins w:id="680" w:author="Joey Bernadette Dela Cruz" w:date="2017-08-16T16:59:00Z">
        <w:r>
          <w:t xml:space="preserve">    </w:t>
        </w:r>
      </w:ins>
      <w:ins w:id="681" w:author="Joey Bernadette Dela Cruz" w:date="2017-08-16T17:00:00Z">
        <w:r>
          <w:t xml:space="preserve">                       </w:t>
        </w:r>
      </w:ins>
      <w:ins w:id="682" w:author="Joey Bernadette Dela Cruz" w:date="2017-08-16T16:59:00Z">
        <w:r>
          <w:t xml:space="preserve">     Figure </w:t>
        </w:r>
        <w:r>
          <w:fldChar w:fldCharType="begin"/>
        </w:r>
        <w:r>
          <w:instrText xml:space="preserve"> SEQ Figure \* ARABIC </w:instrText>
        </w:r>
      </w:ins>
      <w:r>
        <w:fldChar w:fldCharType="separate"/>
      </w:r>
      <w:ins w:id="683" w:author="Joey Bernadette Dela Cruz" w:date="2017-08-16T17:00:00Z">
        <w:r>
          <w:rPr>
            <w:noProof/>
          </w:rPr>
          <w:t>6</w:t>
        </w:r>
      </w:ins>
      <w:ins w:id="684" w:author="Joey Bernadette Dela Cruz" w:date="2017-08-16T16:59:00Z">
        <w:r>
          <w:fldChar w:fldCharType="end"/>
        </w:r>
        <w:r>
          <w:t>: Recurring</w:t>
        </w:r>
      </w:ins>
      <w:ins w:id="685" w:author="Joey Bernadette Dela Cruz" w:date="2017-08-16T17:00:00Z">
        <w:r>
          <w:t xml:space="preserve"> </w:t>
        </w:r>
      </w:ins>
    </w:p>
    <w:p w14:paraId="5CFE8611" w14:textId="7755BB92" w:rsidR="00DC426A" w:rsidRDefault="00DC426A">
      <w:pPr>
        <w:keepNext/>
        <w:ind w:firstLine="709"/>
        <w:rPr>
          <w:ins w:id="686" w:author="Joey Bernadette Dela Cruz" w:date="2017-08-16T17:00:00Z"/>
        </w:rPr>
        <w:pPrChange w:id="687" w:author="Joey Bernadette Dela Cruz" w:date="2017-08-16T17:00:00Z">
          <w:pPr>
            <w:ind w:firstLine="709"/>
          </w:pPr>
        </w:pPrChange>
      </w:pPr>
      <w:ins w:id="688" w:author="Joey Bernadette Dela Cruz" w:date="2017-08-16T17:00:00Z">
        <w:r>
          <w:rPr>
            <w:noProof/>
            <w:lang w:val="en-PH" w:eastAsia="en-PH"/>
          </w:rPr>
          <w:drawing>
            <wp:inline distT="0" distB="0" distL="0" distR="0" wp14:anchorId="4FD83DC7" wp14:editId="66C437F5">
              <wp:extent cx="1738800" cy="2952000"/>
              <wp:effectExtent l="0" t="0" r="0" b="1270"/>
              <wp:docPr id="40" name="Picture 40" descr="C:\Users\Jobie\AppData\Local\Microsoft\Windows\INetCache\Content.Word\Send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bie\AppData\Local\Microsoft\Windows\INetCache\Content.Word\Send Feedback.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ins>
      <w:ins w:id="689" w:author="Joey Bernadette Dela Cruz" w:date="2017-08-16T17:01:00Z">
        <w:r>
          <w:t xml:space="preserve">  </w:t>
        </w:r>
        <w:r>
          <w:rPr>
            <w:noProof/>
            <w:lang w:val="en-PH" w:eastAsia="en-PH"/>
          </w:rPr>
          <w:drawing>
            <wp:inline distT="0" distB="0" distL="0" distR="0" wp14:anchorId="2A079664" wp14:editId="38382C44">
              <wp:extent cx="1728000" cy="2952000"/>
              <wp:effectExtent l="0" t="0" r="5715" b="1270"/>
              <wp:docPr id="41" name="Picture 41" descr="C:\Users\Jobie\AppData\Local\Microsoft\Windows\INetCache\Content.Word\Feedback Subm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bie\AppData\Local\Microsoft\Windows\INetCache\Content.Word\Feedback Submitt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28000" cy="2952000"/>
                      </a:xfrm>
                      <a:prstGeom prst="rect">
                        <a:avLst/>
                      </a:prstGeom>
                      <a:noFill/>
                      <a:ln>
                        <a:noFill/>
                      </a:ln>
                    </pic:spPr>
                  </pic:pic>
                </a:graphicData>
              </a:graphic>
            </wp:inline>
          </w:drawing>
        </w:r>
      </w:ins>
    </w:p>
    <w:p w14:paraId="755DC8A2" w14:textId="2586EE8B" w:rsidR="00DC426A" w:rsidRPr="002F6457" w:rsidRDefault="00DC426A">
      <w:pPr>
        <w:pStyle w:val="Caption"/>
        <w:rPr>
          <w:ins w:id="690" w:author="Joey Bernadette Dela Cruz" w:date="2017-08-16T16:59:00Z"/>
        </w:rPr>
        <w:pPrChange w:id="691" w:author="Joey Bernadette Dela Cruz" w:date="2017-08-16T17:00:00Z">
          <w:pPr>
            <w:keepNext/>
            <w:ind w:left="709"/>
          </w:pPr>
        </w:pPrChange>
      </w:pPr>
      <w:ins w:id="692" w:author="Joey Bernadette Dela Cruz" w:date="2017-08-16T17:00:00Z">
        <w:r>
          <w:t xml:space="preserve">                 </w:t>
        </w:r>
      </w:ins>
      <w:ins w:id="693" w:author="Joey Bernadette Dela Cruz" w:date="2017-08-16T17:01:00Z">
        <w:r>
          <w:t xml:space="preserve">                                    </w:t>
        </w:r>
      </w:ins>
      <w:ins w:id="694" w:author="Joey Bernadette Dela Cruz" w:date="2017-08-16T17:00:00Z">
        <w:r>
          <w:t xml:space="preserve">      Figure </w:t>
        </w:r>
        <w:r>
          <w:fldChar w:fldCharType="begin"/>
        </w:r>
        <w:r>
          <w:instrText xml:space="preserve"> SEQ Figure \* ARABIC </w:instrText>
        </w:r>
      </w:ins>
      <w:r>
        <w:fldChar w:fldCharType="separate"/>
      </w:r>
      <w:ins w:id="695" w:author="Joey Bernadette Dela Cruz" w:date="2017-08-16T17:00:00Z">
        <w:r>
          <w:rPr>
            <w:noProof/>
          </w:rPr>
          <w:t>7</w:t>
        </w:r>
        <w:r>
          <w:fldChar w:fldCharType="end"/>
        </w:r>
        <w:r>
          <w:t>: Send Feedback</w:t>
        </w:r>
      </w:ins>
    </w:p>
    <w:p w14:paraId="49E83046" w14:textId="77777777" w:rsidR="00DC426A" w:rsidRPr="002F6457" w:rsidRDefault="00DC426A">
      <w:pPr>
        <w:rPr>
          <w:ins w:id="696" w:author="Joey Bernadette Dela Cruz" w:date="2017-08-16T16:58:00Z"/>
        </w:rPr>
        <w:pPrChange w:id="697" w:author="Joey Bernadette Dela Cruz" w:date="2017-08-16T16:59:00Z">
          <w:pPr>
            <w:keepNext/>
            <w:ind w:left="709"/>
          </w:pPr>
        </w:pPrChange>
      </w:pPr>
    </w:p>
    <w:p w14:paraId="08C225A9" w14:textId="77777777" w:rsidR="00456FB5" w:rsidRPr="00A86113" w:rsidRDefault="00456FB5">
      <w:pPr>
        <w:rPr>
          <w:ins w:id="698" w:author="Joey Bernadette Dela Cruz" w:date="2017-08-16T16:54:00Z"/>
        </w:rPr>
        <w:pPrChange w:id="699" w:author="Joey Bernadette Dela Cruz" w:date="2017-08-16T16:58:00Z">
          <w:pPr>
            <w:keepNext/>
            <w:ind w:left="709"/>
          </w:pPr>
        </w:pPrChange>
      </w:pPr>
    </w:p>
    <w:p w14:paraId="3811E39C" w14:textId="77777777" w:rsidR="002860B5" w:rsidRPr="00A86113" w:rsidRDefault="002860B5">
      <w:pPr>
        <w:rPr>
          <w:ins w:id="700" w:author="Joey Bernadette Dela Cruz" w:date="2017-08-16T16:52:00Z"/>
        </w:rPr>
        <w:pPrChange w:id="701" w:author="Joey Bernadette Dela Cruz" w:date="2017-08-16T16:54:00Z">
          <w:pPr>
            <w:keepNext/>
            <w:ind w:left="709"/>
          </w:pPr>
        </w:pPrChange>
      </w:pPr>
    </w:p>
    <w:p w14:paraId="59E996F2" w14:textId="77777777" w:rsidR="00150F42" w:rsidDel="002860B5" w:rsidRDefault="00150F42" w:rsidP="00150F42">
      <w:pPr>
        <w:pStyle w:val="11"/>
        <w:rPr>
          <w:del w:id="702" w:author="Joey Bernadette Dela Cruz" w:date="2017-08-16T16:52:00Z"/>
        </w:rPr>
      </w:pPr>
      <w:del w:id="703" w:author="Joey Bernadette Dela Cruz" w:date="2017-08-16T16:52:00Z">
        <w:r w:rsidRPr="00150D4E" w:rsidDel="002860B5">
          <w:lastRenderedPageBreak/>
          <w:delText>Nature of Study</w:delText>
        </w:r>
        <w:bookmarkEnd w:id="632"/>
        <w:bookmarkEnd w:id="634"/>
      </w:del>
    </w:p>
    <w:p w14:paraId="7150B154" w14:textId="7368F7C2" w:rsidR="00150F42" w:rsidDel="002860B5" w:rsidRDefault="00150F42" w:rsidP="00150F42">
      <w:pPr>
        <w:ind w:left="792"/>
        <w:rPr>
          <w:ins w:id="704" w:author="Marc Adrian  Jimenez" w:date="2017-08-15T18:23:00Z"/>
          <w:del w:id="705" w:author="Joey Bernadette Dela Cruz" w:date="2017-08-16T16:52:00Z"/>
        </w:rPr>
      </w:pPr>
      <w:del w:id="706" w:author="Joey Bernadette Dela Cruz" w:date="2017-08-16T16:52:00Z">
        <w:r w:rsidDel="002860B5">
          <w:tab/>
        </w:r>
        <w:r w:rsidRPr="00F866AE" w:rsidDel="002860B5">
          <w:delText xml:space="preserve">The researchers </w:delText>
        </w:r>
        <w:r w:rsidDel="002860B5">
          <w:delText xml:space="preserve">are creating </w:delText>
        </w:r>
        <w:r w:rsidRPr="00F866AE" w:rsidDel="002860B5">
          <w:delText xml:space="preserve">a goal-oriented research, focusing on representation to understand the effects of Palmar Hyperhidrosis to the UX when using a smartphone deeply. Under goal-based research, there are two types, representation and generalization. The researchers </w:delText>
        </w:r>
        <w:r w:rsidDel="002860B5">
          <w:delText>are using</w:delText>
        </w:r>
        <w:r w:rsidRPr="00F866AE" w:rsidDel="002860B5">
          <w:delText xml:space="preserve"> representation, </w:delText>
        </w:r>
        <w:r w:rsidDel="002860B5">
          <w:delText>an</w:delText>
        </w:r>
        <w:r w:rsidRPr="00F866AE" w:rsidDel="002860B5">
          <w:delText xml:space="preserve"> in-depth understanding of a certain phenomenon, understanding how factors affect a situation, in our case, </w:delText>
        </w:r>
      </w:del>
    </w:p>
    <w:p w14:paraId="1CF5C298" w14:textId="77777777" w:rsidR="00D97288" w:rsidRPr="00556A03" w:rsidDel="002860B5" w:rsidRDefault="00D97288" w:rsidP="00150F42">
      <w:pPr>
        <w:ind w:left="792"/>
        <w:rPr>
          <w:del w:id="707" w:author="Joey Bernadette Dela Cruz" w:date="2017-08-16T16:52:00Z"/>
          <w:lang w:eastAsia="en-PH"/>
        </w:rPr>
      </w:pPr>
    </w:p>
    <w:p w14:paraId="3FAFE78A" w14:textId="77777777" w:rsidR="00150F42" w:rsidDel="002860B5" w:rsidRDefault="00150F42" w:rsidP="00150F42">
      <w:pPr>
        <w:pStyle w:val="11"/>
        <w:rPr>
          <w:del w:id="708" w:author="Joey Bernadette Dela Cruz" w:date="2017-08-16T16:52:00Z"/>
        </w:rPr>
      </w:pPr>
      <w:bookmarkStart w:id="709" w:name="_Toc479371762"/>
      <w:bookmarkStart w:id="710" w:name="_Toc490593549"/>
      <w:del w:id="711" w:author="Joey Bernadette Dela Cruz" w:date="2017-08-16T16:52:00Z">
        <w:r w:rsidRPr="00150D4E" w:rsidDel="002860B5">
          <w:delText>Sampling Technique</w:delText>
        </w:r>
        <w:bookmarkEnd w:id="709"/>
        <w:bookmarkEnd w:id="710"/>
      </w:del>
    </w:p>
    <w:p w14:paraId="5A527512" w14:textId="743FED6B" w:rsidR="00150F42" w:rsidDel="002860B5" w:rsidRDefault="00150F42" w:rsidP="00150F42">
      <w:pPr>
        <w:ind w:left="792"/>
        <w:rPr>
          <w:ins w:id="712" w:author="Marc Adrian  Jimenez" w:date="2017-08-15T18:23:00Z"/>
          <w:del w:id="713" w:author="Joey Bernadette Dela Cruz" w:date="2017-08-16T16:52:00Z"/>
          <w:rFonts w:asciiTheme="minorEastAsia" w:eastAsiaTheme="minorEastAsia" w:hAnsiTheme="minorEastAsia" w:cstheme="minorEastAsia"/>
        </w:rPr>
      </w:pPr>
      <w:del w:id="714" w:author="Joey Bernadette Dela Cruz" w:date="2017-08-16T16:52:00Z">
        <w:r w:rsidDel="002860B5">
          <w:rPr>
            <w:lang w:eastAsia="en-PH"/>
          </w:rPr>
          <w:tab/>
        </w:r>
      </w:del>
      <w:ins w:id="715" w:author="Jason Llantos" w:date="2017-08-16T00:52:00Z">
        <w:del w:id="716" w:author="Joey Bernadette Dela Cruz" w:date="2017-08-16T16:52:00Z">
          <w:r w:rsidDel="002860B5">
            <w:delText xml:space="preserve">The researchers are using </w:delText>
          </w:r>
          <w:r w:rsidR="008916EA" w:rsidDel="002860B5">
            <w:delText>stratified sampling to acquire the sample of the research under discussion. This method belongs to the category of random sampling technique, and works by dividing the population or participants into multiple groups from which are then sampled randomly.</w:delText>
          </w:r>
        </w:del>
      </w:ins>
      <w:del w:id="717" w:author="Joey Bernadette Dela Cruz" w:date="2017-08-16T16:52:00Z">
        <w:r w:rsidRPr="06626AAF" w:rsidDel="002860B5">
          <w:rPr>
            <w:rFonts w:asciiTheme="minorEastAsia" w:eastAsiaTheme="minorEastAsia" w:hAnsiTheme="minorEastAsia" w:cstheme="minorEastAsia"/>
          </w:rPr>
          <w:delText>The researchers are using snowball sampling to acquire the sample of the research under discussion. This method is also known as referral sampling, which belongs to the category of non-probability sampling technique, is where research participants refer several people who qualifies to take part for a study, or directly recruits them to ease data collection. (Steven Venette, 2013).</w:delText>
        </w:r>
      </w:del>
    </w:p>
    <w:p w14:paraId="12CB1A6E" w14:textId="77777777" w:rsidR="00D97288" w:rsidRPr="00D333B2" w:rsidDel="002860B5" w:rsidRDefault="00D97288" w:rsidP="00150F42">
      <w:pPr>
        <w:ind w:left="792"/>
        <w:rPr>
          <w:del w:id="718" w:author="Joey Bernadette Dela Cruz" w:date="2017-08-16T16:52:00Z"/>
          <w:lang w:eastAsia="en-PH"/>
        </w:rPr>
      </w:pPr>
    </w:p>
    <w:p w14:paraId="28620882" w14:textId="77777777" w:rsidR="00150F42" w:rsidDel="002860B5" w:rsidRDefault="00150F42" w:rsidP="00150F42">
      <w:pPr>
        <w:pStyle w:val="11"/>
        <w:rPr>
          <w:del w:id="719" w:author="Joey Bernadette Dela Cruz" w:date="2017-08-16T16:52:00Z"/>
        </w:rPr>
      </w:pPr>
      <w:bookmarkStart w:id="720" w:name="_Toc479371763"/>
      <w:bookmarkStart w:id="721" w:name="_Toc490593550"/>
      <w:del w:id="722" w:author="Joey Bernadette Dela Cruz" w:date="2017-08-16T16:52:00Z">
        <w:r w:rsidRPr="00150D4E" w:rsidDel="002860B5">
          <w:delText>Population and Sample</w:delText>
        </w:r>
        <w:bookmarkEnd w:id="720"/>
        <w:bookmarkEnd w:id="721"/>
      </w:del>
    </w:p>
    <w:p w14:paraId="53ED3C51" w14:textId="6D2BA0D3" w:rsidR="00150F42" w:rsidDel="002860B5" w:rsidRDefault="00150F42" w:rsidP="00150F42">
      <w:pPr>
        <w:ind w:left="792"/>
        <w:rPr>
          <w:ins w:id="723" w:author="Marc Adrian  Jimenez" w:date="2017-08-15T18:23:00Z"/>
          <w:del w:id="724" w:author="Joey Bernadette Dela Cruz" w:date="2017-08-16T16:52:00Z"/>
          <w:rFonts w:asciiTheme="minorEastAsia" w:eastAsiaTheme="minorEastAsia" w:hAnsiTheme="minorEastAsia" w:cstheme="minorEastAsia"/>
        </w:rPr>
      </w:pPr>
      <w:del w:id="725" w:author="Joey Bernadette Dela Cruz" w:date="2017-08-16T16:52:00Z">
        <w:r w:rsidDel="002860B5">
          <w:rPr>
            <w:lang w:eastAsia="en-PH"/>
          </w:rPr>
          <w:tab/>
        </w:r>
      </w:del>
      <w:ins w:id="726" w:author="Jason Llantos" w:date="2017-08-16T00:52:00Z">
        <w:del w:id="727" w:author="Joey Bernadette Dela Cruz" w:date="2017-08-16T16:52:00Z">
          <w:r w:rsidDel="002860B5">
            <w:delText xml:space="preserve">The population of interest for this study are </w:delText>
          </w:r>
          <w:r w:rsidR="008916EA" w:rsidDel="002860B5">
            <w:delText>the individuals residing in Metro Manila who have concerns or problems regarding touchscreen responsiveness.</w:delText>
          </w:r>
        </w:del>
      </w:ins>
      <w:del w:id="728" w:author="Joey Bernadette Dela Cruz" w:date="2017-08-16T16:52:00Z">
        <w:r w:rsidRPr="06626AAF" w:rsidDel="002860B5">
          <w:rPr>
            <w:rFonts w:asciiTheme="minorEastAsia" w:eastAsiaTheme="minorEastAsia" w:hAnsiTheme="minorEastAsia" w:cstheme="minorEastAsia"/>
          </w:rPr>
          <w:delText>The population of interest for this study are individuals residing in Metro Manila that owns a smartphone and experiences Palmar Hyperhidrosis.</w:delText>
        </w:r>
      </w:del>
    </w:p>
    <w:p w14:paraId="6DBC00FB" w14:textId="77777777" w:rsidR="00D97288" w:rsidRPr="00F75C13" w:rsidDel="002860B5" w:rsidRDefault="00D97288" w:rsidP="00150F42">
      <w:pPr>
        <w:ind w:left="792"/>
        <w:rPr>
          <w:del w:id="729" w:author="Joey Bernadette Dela Cruz" w:date="2017-08-16T16:52:00Z"/>
          <w:lang w:eastAsia="en-PH"/>
        </w:rPr>
      </w:pPr>
    </w:p>
    <w:p w14:paraId="4F2FC824" w14:textId="77777777" w:rsidR="00150F42" w:rsidDel="002860B5" w:rsidRDefault="00150F42" w:rsidP="00150F42">
      <w:pPr>
        <w:pStyle w:val="11"/>
        <w:rPr>
          <w:del w:id="730" w:author="Joey Bernadette Dela Cruz" w:date="2017-08-16T16:52:00Z"/>
        </w:rPr>
      </w:pPr>
      <w:bookmarkStart w:id="731" w:name="_Toc479371764"/>
      <w:bookmarkStart w:id="732" w:name="_Toc490593551"/>
      <w:del w:id="733" w:author="Joey Bernadette Dela Cruz" w:date="2017-08-16T16:52:00Z">
        <w:r w:rsidRPr="00150D4E" w:rsidDel="002860B5">
          <w:delText>Research Instruments</w:delText>
        </w:r>
        <w:bookmarkEnd w:id="731"/>
        <w:bookmarkEnd w:id="732"/>
      </w:del>
    </w:p>
    <w:p w14:paraId="771DE950" w14:textId="270B6B03" w:rsidR="00150F42" w:rsidRPr="00F866AE" w:rsidDel="002860B5" w:rsidRDefault="00150F42" w:rsidP="00150F42">
      <w:pPr>
        <w:ind w:left="792"/>
        <w:rPr>
          <w:del w:id="734" w:author="Joey Bernadette Dela Cruz" w:date="2017-08-16T16:52:00Z"/>
        </w:rPr>
      </w:pPr>
      <w:del w:id="735" w:author="Joey Bernadette Dela Cruz" w:date="2017-08-16T16:52:00Z">
        <w:r w:rsidDel="002860B5">
          <w:rPr>
            <w:lang w:eastAsia="en-PH"/>
          </w:rPr>
          <w:tab/>
        </w:r>
        <w:r w:rsidDel="002860B5">
          <w:delText>The researchers are</w:delText>
        </w:r>
      </w:del>
      <w:ins w:id="736" w:author="Jason Llantos" w:date="2017-08-16T00:57:00Z">
        <w:del w:id="737" w:author="Joey Bernadette Dela Cruz" w:date="2017-08-16T16:52:00Z">
          <w:r w:rsidR="00AE388D" w:rsidRPr="00712C7C" w:rsidDel="002860B5">
            <w:delText>The researches are going to conduct five tests to gather data from the respondents. The first test contains an application where it displays an object randomly at a time, while the user's objective is to hit the objects as accurately, and efficiently as possible.  The second test is somehow similar to the first one but the object that the user must target is surrounded by multiple distractions.</w:delText>
          </w:r>
          <w:r w:rsidR="00AE388D" w:rsidDel="002860B5">
            <w:delText xml:space="preserve"> </w:delText>
          </w:r>
        </w:del>
      </w:ins>
      <w:del w:id="738" w:author="Joey Bernadette Dela Cruz" w:date="2017-08-16T16:52:00Z">
        <w:r w:rsidDel="002860B5">
          <w:delText xml:space="preserve"> using</w:delText>
        </w:r>
        <w:r w:rsidRPr="00F866AE" w:rsidDel="002860B5">
          <w:delText xml:space="preserve"> questionnaires, </w:delText>
        </w:r>
      </w:del>
      <w:ins w:id="739" w:author="Jason Llantos" w:date="2017-08-16T00:57:00Z">
        <w:del w:id="740" w:author="Joey Bernadette Dela Cruz" w:date="2017-08-16T16:52:00Z">
          <w:r w:rsidR="00AE388D" w:rsidRPr="00712C7C" w:rsidDel="002860B5">
            <w:delText>The third test is where the participants must repetitively hit the given targets which are randomly placed near the edges of the canvas. The fourth one is where the users must select and move the target object by dragging it to another location of the canvas. The fifth test meanwhile is where the participants must be as</w:delText>
          </w:r>
        </w:del>
      </w:ins>
      <w:ins w:id="741" w:author="Jason Llantos" w:date="2017-08-16T00:58:00Z">
        <w:del w:id="742" w:author="Joey Bernadette Dela Cruz" w:date="2017-08-16T16:52:00Z">
          <w:r w:rsidR="00AE388D" w:rsidDel="002860B5">
            <w:delText xml:space="preserve"> </w:delText>
          </w:r>
          <w:r w:rsidR="00AE388D" w:rsidRPr="00712C7C" w:rsidDel="002860B5">
            <w:delText>fast and accurate at using the keypad.  The last or sixth test contains a circle on the canvas which the participants must trace. These tests intend to obtain data such as the accuracy, speed, and error ratio</w:delText>
          </w:r>
          <w:r w:rsidR="00AE388D" w:rsidDel="002860B5">
            <w:delText>.</w:delText>
          </w:r>
        </w:del>
      </w:ins>
      <w:del w:id="743" w:author="Joey Bernadette Dela Cruz" w:date="2017-08-16T16:52:00Z">
        <w:r w:rsidRPr="00F866AE" w:rsidDel="002860B5">
          <w:delText xml:space="preserve">semi-structured interviews, and Iodine-Starch test to gather data from the respondents. Two forms of questionnaire </w:delText>
        </w:r>
        <w:r w:rsidDel="002860B5">
          <w:delText xml:space="preserve">are </w:delText>
        </w:r>
        <w:r w:rsidRPr="00F866AE" w:rsidDel="002860B5">
          <w:delText>used, a written and an online-based via Googl</w:delText>
        </w:r>
        <w:r w:rsidDel="002860B5">
          <w:delText xml:space="preserve">e Forms. The questionnaires for </w:delText>
        </w:r>
        <w:r w:rsidRPr="00F866AE" w:rsidDel="002860B5">
          <w:delText>this study is intended to obtain information from several individuals in a short period and to quantify easily by either the researchers or through software packages. Also, semi-structured interviews will be used since they involve personal and direct contact between interviewers and interviewees. However, there are risks that the conversation might digress from the stated research aims and objective. (Gill &amp; Johnson, 2002). For the purposes of this research, Iodine-Starch test will be used to know the rate of sweating in certain areas of their hands.</w:delText>
        </w:r>
      </w:del>
    </w:p>
    <w:p w14:paraId="518C92E7" w14:textId="2B2FAEF3" w:rsidR="00150F42" w:rsidDel="002860B5" w:rsidRDefault="00150F42" w:rsidP="00150F42">
      <w:pPr>
        <w:ind w:left="792"/>
        <w:rPr>
          <w:ins w:id="744" w:author="Marc Adrian  Jimenez" w:date="2017-08-15T18:24:00Z"/>
          <w:del w:id="745" w:author="Joey Bernadette Dela Cruz" w:date="2017-08-16T16:52:00Z"/>
        </w:rPr>
      </w:pPr>
      <w:del w:id="746" w:author="Joey Bernadette Dela Cruz" w:date="2017-08-16T16:52:00Z">
        <w:r w:rsidRPr="00F75C13" w:rsidDel="002860B5">
          <w:tab/>
          <w:delText>To further support the statements of this research, other materials are used such as EBSCO Host and Google Scholar for factual references.</w:delText>
        </w:r>
      </w:del>
    </w:p>
    <w:p w14:paraId="5C9A598B" w14:textId="77777777" w:rsidR="00D97288" w:rsidRPr="00F75C13" w:rsidDel="002860B5" w:rsidRDefault="00D97288" w:rsidP="00150F42">
      <w:pPr>
        <w:ind w:left="792"/>
        <w:rPr>
          <w:del w:id="747" w:author="Joey Bernadette Dela Cruz" w:date="2017-08-16T16:52:00Z"/>
          <w:lang w:eastAsia="en-PH"/>
        </w:rPr>
      </w:pPr>
    </w:p>
    <w:p w14:paraId="18EC970A" w14:textId="77777777" w:rsidR="00150F42" w:rsidDel="002860B5" w:rsidRDefault="00150F42" w:rsidP="00150F42">
      <w:pPr>
        <w:pStyle w:val="11"/>
        <w:rPr>
          <w:del w:id="748" w:author="Joey Bernadette Dela Cruz" w:date="2017-08-16T16:52:00Z"/>
        </w:rPr>
      </w:pPr>
      <w:bookmarkStart w:id="749" w:name="_Toc479371765"/>
      <w:bookmarkStart w:id="750" w:name="_Toc490593552"/>
      <w:del w:id="751" w:author="Joey Bernadette Dela Cruz" w:date="2017-08-16T16:52:00Z">
        <w:r w:rsidRPr="00150D4E" w:rsidDel="002860B5">
          <w:delText>Gathering Procedures</w:delText>
        </w:r>
        <w:bookmarkEnd w:id="749"/>
        <w:bookmarkEnd w:id="750"/>
      </w:del>
    </w:p>
    <w:p w14:paraId="099D5E68" w14:textId="14348263" w:rsidR="0039596A" w:rsidRPr="00995040" w:rsidDel="002860B5" w:rsidRDefault="00150F42">
      <w:pPr>
        <w:ind w:left="792"/>
        <w:rPr>
          <w:ins w:id="752" w:author="Jason Llantos" w:date="2017-08-16T01:00:00Z"/>
          <w:del w:id="753" w:author="Joey Bernadette Dela Cruz" w:date="2017-08-16T16:52:00Z"/>
          <w:lang w:eastAsia="en-PH"/>
        </w:rPr>
        <w:pPrChange w:id="754" w:author="Marc Adrian  Jimenez" w:date="2017-08-16T13:26:00Z">
          <w:pPr>
            <w:ind w:left="792"/>
            <w:jc w:val="left"/>
          </w:pPr>
        </w:pPrChange>
      </w:pPr>
      <w:del w:id="755" w:author="Joey Bernadette Dela Cruz" w:date="2017-08-16T16:52:00Z">
        <w:r w:rsidDel="002860B5">
          <w:rPr>
            <w:lang w:eastAsia="en-PH"/>
          </w:rPr>
          <w:tab/>
        </w:r>
      </w:del>
      <w:ins w:id="756" w:author="Jason Llantos" w:date="2017-08-16T01:00:00Z">
        <w:del w:id="757" w:author="Joey Bernadette Dela Cruz" w:date="2017-08-16T16:52:00Z">
          <w:r w:rsidR="0039596A" w:rsidDel="002860B5">
            <w:rPr>
              <w:lang w:eastAsia="en-PH"/>
            </w:rPr>
            <w:delText>The researchers are providing six tests to the participants. The first test is there to determine which size is the most suitable for the object. The second test is similar to the first one but it determines also the proper size for the distraction objects. The third test meanwhile gets the optimal minimum distance of the object from the canvas. The fourth test gets the error ratio and average time for a typical task completion to give better insights to the usability of the touchscreen regarding drag and drop. The purpose of the fifth test is to get the best dimension and spacing values for a certain set of interactive controls. Lastly the sixth test is there to calculate the response time.</w:delText>
          </w:r>
        </w:del>
      </w:ins>
    </w:p>
    <w:p w14:paraId="476B1C6B" w14:textId="350624A0" w:rsidR="00150F42" w:rsidDel="002860B5" w:rsidRDefault="00150F42" w:rsidP="00150F42">
      <w:pPr>
        <w:ind w:left="792"/>
        <w:rPr>
          <w:ins w:id="758" w:author="Marc Adrian  Jimenez" w:date="2017-08-15T18:24:00Z"/>
          <w:del w:id="759" w:author="Joey Bernadette Dela Cruz" w:date="2017-08-16T16:52:00Z"/>
          <w:rFonts w:asciiTheme="minorEastAsia" w:eastAsiaTheme="minorEastAsia" w:hAnsiTheme="minorEastAsia" w:cstheme="minorEastAsia"/>
        </w:rPr>
      </w:pPr>
      <w:del w:id="760" w:author="Joey Bernadette Dela Cruz" w:date="2017-08-16T16:52:00Z">
        <w:r w:rsidRPr="06626AAF" w:rsidDel="002860B5">
          <w:rPr>
            <w:rFonts w:asciiTheme="minorEastAsia" w:eastAsiaTheme="minorEastAsia" w:hAnsiTheme="minorEastAsia" w:cstheme="minorEastAsia"/>
          </w:rPr>
          <w:delText>The researchers are providing two questionnaires to the participants, one for the diagnosis of palmar hyperhidrosis and another one for the user experience regarding their smartphone usage given their condition. The researchers are choosing a fraction to do the Iodine-Starch test to determine the severity of sweating in their hands. This procedure also enabled the researcher to conduct interview at the same time consecutively.</w:delText>
        </w:r>
      </w:del>
    </w:p>
    <w:p w14:paraId="5D531939" w14:textId="77777777" w:rsidR="00D97288" w:rsidRPr="00995040" w:rsidDel="002860B5" w:rsidRDefault="00D97288" w:rsidP="00150F42">
      <w:pPr>
        <w:ind w:left="792"/>
        <w:rPr>
          <w:del w:id="761" w:author="Joey Bernadette Dela Cruz" w:date="2017-08-16T16:52:00Z"/>
          <w:lang w:eastAsia="en-PH"/>
        </w:rPr>
      </w:pPr>
    </w:p>
    <w:p w14:paraId="732E2124" w14:textId="5E25CFD9" w:rsidR="00150F42" w:rsidRPr="00150D4E" w:rsidDel="002860B5" w:rsidRDefault="00150F42" w:rsidP="00150F42">
      <w:pPr>
        <w:pStyle w:val="11"/>
        <w:rPr>
          <w:del w:id="762" w:author="Joey Bernadette Dela Cruz" w:date="2017-08-16T16:52:00Z"/>
        </w:rPr>
      </w:pPr>
      <w:bookmarkStart w:id="763" w:name="_Toc479371766"/>
      <w:bookmarkStart w:id="764" w:name="_Toc490593553"/>
      <w:del w:id="765" w:author="Joey Bernadette Dela Cruz" w:date="2017-08-16T16:52:00Z">
        <w:r w:rsidRPr="00150D4E" w:rsidDel="002860B5">
          <w:delText xml:space="preserve">Data </w:delText>
        </w:r>
        <w:r w:rsidR="006E4191" w:rsidDel="002860B5">
          <w:delText>A</w:delText>
        </w:r>
        <w:r w:rsidRPr="00150D4E" w:rsidDel="002860B5">
          <w:delText>nalysis</w:delText>
        </w:r>
        <w:bookmarkEnd w:id="763"/>
        <w:bookmarkEnd w:id="764"/>
      </w:del>
    </w:p>
    <w:p w14:paraId="4BBA4DF9" w14:textId="6F7B03DC" w:rsidR="00150F42" w:rsidDel="002860B5" w:rsidRDefault="00B12AC6" w:rsidP="00150F42">
      <w:pPr>
        <w:ind w:left="792"/>
        <w:rPr>
          <w:del w:id="766" w:author="Joey Bernadette Dela Cruz" w:date="2017-08-16T16:52:00Z"/>
        </w:rPr>
      </w:pPr>
      <w:ins w:id="767" w:author="Jason Llantos" w:date="2017-08-16T01:03:00Z">
        <w:del w:id="768" w:author="Joey Bernadette Dela Cruz" w:date="2017-08-16T16:52:00Z">
          <w:r w:rsidDel="002860B5">
            <w:tab/>
          </w:r>
        </w:del>
      </w:ins>
      <w:commentRangeStart w:id="769"/>
      <w:del w:id="770" w:author="Joey Bernadette Dela Cruz" w:date="2017-08-16T16:52:00Z">
        <w:r w:rsidR="00150F42" w:rsidDel="002860B5">
          <w:delText>TOUCH PANNING LATENCY</w:delText>
        </w:r>
        <w:commentRangeEnd w:id="769"/>
        <w:r w:rsidR="00150F42" w:rsidDel="002860B5">
          <w:rPr>
            <w:rStyle w:val="CommentReference"/>
          </w:rPr>
          <w:commentReference w:id="769"/>
        </w:r>
        <w:r w:rsidR="00150F42" w:rsidDel="002860B5">
          <w:delText xml:space="preserve"> </w:delText>
        </w:r>
        <w:r w:rsidR="00150F42" w:rsidDel="002860B5">
          <w:tab/>
        </w:r>
      </w:del>
    </w:p>
    <w:p w14:paraId="454E38E0" w14:textId="77777777" w:rsidR="00150F42" w:rsidDel="002860B5" w:rsidRDefault="00150F42" w:rsidP="00150F42">
      <w:pPr>
        <w:ind w:left="792"/>
        <w:rPr>
          <w:del w:id="771" w:author="Joey Bernadette Dela Cruz" w:date="2017-08-16T16:52:00Z"/>
        </w:rPr>
      </w:pPr>
    </w:p>
    <w:p w14:paraId="72CE781A" w14:textId="77777777" w:rsidR="00150F42" w:rsidRPr="00F866AE" w:rsidDel="002860B5" w:rsidRDefault="00150F42">
      <w:pPr>
        <w:ind w:left="792"/>
        <w:rPr>
          <w:del w:id="772" w:author="Joey Bernadette Dela Cruz" w:date="2017-08-16T16:52:00Z"/>
        </w:rPr>
      </w:pPr>
      <w:del w:id="773" w:author="Joey Bernadette Dela Cruz">
        <w:r w:rsidDel="00A86113">
          <w:delText>The formula</w:delText>
        </w:r>
      </w:del>
      <w:del w:id="774" w:author="Joey Bernadette Dela Cruz" w:date="2017-08-16T16:52:00Z">
        <w:r w:rsidDel="002860B5">
          <w:delText>s that the researchers are using are</w:delText>
        </w:r>
        <w:r w:rsidRPr="00F866AE" w:rsidDel="002860B5">
          <w:delText xml:space="preserve"> </w:delText>
        </w:r>
      </w:del>
      <w:ins w:id="775" w:author="Jason Llantos" w:date="2017-08-16T01:24:00Z">
        <w:del w:id="776" w:author="Joey Bernadette Dela Cruz" w:date="2017-08-16T16:52:00Z">
          <w:r w:rsidR="00291F0A" w:rsidDel="002860B5">
            <w:delText xml:space="preserve">is </w:delText>
          </w:r>
        </w:del>
      </w:ins>
      <w:del w:id="777" w:author="Joey Bernadette Dela Cruz" w:date="2017-08-16T16:52:00Z">
        <w:r w:rsidRPr="00F866AE" w:rsidDel="002860B5">
          <w:delText xml:space="preserve">based </w:delText>
        </w:r>
      </w:del>
      <w:ins w:id="778" w:author="Jason Llantos" w:date="2017-08-16T01:11:00Z">
        <w:del w:id="779" w:author="Joey Bernadette Dela Cruz" w:date="2017-08-16T16:52:00Z">
          <w:r w:rsidR="00B769BF" w:rsidDel="002860B5">
            <w:delText>from</w:delText>
          </w:r>
        </w:del>
      </w:ins>
      <w:ins w:id="780" w:author="Jason Llantos" w:date="2017-08-16T01:12:00Z">
        <w:del w:id="781" w:author="Joey Bernadette Dela Cruz" w:date="2017-08-16T16:52:00Z">
          <w:r w:rsidR="00B769BF" w:rsidDel="002860B5">
            <w:delText xml:space="preserve"> Google Android’s touch resampling algorithm</w:delText>
          </w:r>
        </w:del>
      </w:ins>
      <w:ins w:id="782" w:author="Jason Llantos" w:date="2017-08-16T01:11:00Z">
        <w:del w:id="783" w:author="Joey Bernadette Dela Cruz" w:date="2017-08-16T16:52:00Z">
          <w:r w:rsidR="00B769BF" w:rsidDel="002860B5">
            <w:delText>.</w:delText>
          </w:r>
        </w:del>
      </w:ins>
      <w:ins w:id="784" w:author="Jason Llantos" w:date="2017-08-16T01:12:00Z">
        <w:del w:id="785" w:author="Joey Bernadette Dela Cruz" w:date="2017-08-16T16:52:00Z">
          <w:r w:rsidRPr="00F866AE" w:rsidDel="002860B5">
            <w:delText xml:space="preserve"> </w:delText>
          </w:r>
        </w:del>
      </w:ins>
      <w:del w:id="786" w:author="Joey Bernadette Dela Cruz" w:date="2017-08-16T16:52:00Z">
        <w:r w:rsidRPr="00F866AE" w:rsidDel="002860B5">
          <w:delText xml:space="preserve">on the study of Steven M. Keller, et al. entitled "Diagnosis of palmar hyperhidrosis via questionnaire without physical examination". Formulas that are included in the study for analyzing data are the Mean, Standard Deviation of the Mean, and the Standard Error of the Mean. Mean is to average the number of people with severe cases of Palmar Hyperhidrosis. The Standard Deviation of the mean and Standard Error of the mean are for the accuracy of the data. Standard Deviation is used to see </w:delText>
        </w:r>
      </w:del>
      <w:ins w:id="787" w:author="Jason Llantos" w:date="2017-08-16T01:19:00Z">
        <w:del w:id="788" w:author="Joey Bernadette Dela Cruz" w:date="2017-08-16T16:52:00Z">
          <w:r w:rsidR="00291F0A" w:rsidDel="002860B5">
            <w:delText>This formula gives</w:delText>
          </w:r>
        </w:del>
      </w:ins>
      <w:ins w:id="789" w:author="Jason Llantos" w:date="2017-08-16T01:27:00Z">
        <w:del w:id="790" w:author="Joey Bernadette Dela Cruz" w:date="2017-08-16T16:52:00Z">
          <w:r w:rsidR="00291F0A" w:rsidDel="002860B5">
            <w:delText xml:space="preserve"> </w:delText>
          </w:r>
        </w:del>
      </w:ins>
      <w:ins w:id="791" w:author="Jason Llantos" w:date="2017-08-16T01:19:00Z">
        <w:del w:id="792" w:author="Joey Bernadette Dela Cruz" w:date="2017-08-16T16:52:00Z">
          <w:r w:rsidR="00291F0A" w:rsidDel="002860B5">
            <w:delText>value</w:delText>
          </w:r>
        </w:del>
      </w:ins>
      <w:ins w:id="793" w:author="Jason Llantos" w:date="2017-08-16T01:26:00Z">
        <w:del w:id="794" w:author="Joey Bernadette Dela Cruz" w:date="2017-08-16T16:52:00Z">
          <w:r w:rsidR="00291F0A" w:rsidDel="002860B5">
            <w:delText>s t</w:delText>
          </w:r>
        </w:del>
      </w:ins>
      <w:ins w:id="795" w:author="Jason Llantos" w:date="2017-08-16T01:27:00Z">
        <w:del w:id="796" w:author="Joey Bernadette Dela Cruz" w:date="2017-08-16T16:52:00Z">
          <w:r w:rsidR="00291F0A" w:rsidDel="002860B5">
            <w:delText>hat</w:delText>
          </w:r>
        </w:del>
      </w:ins>
      <w:ins w:id="797" w:author="Jason Llantos" w:date="2017-08-16T01:26:00Z">
        <w:del w:id="798" w:author="Joey Bernadette Dela Cruz" w:date="2017-08-16T16:52:00Z">
          <w:r w:rsidR="00291F0A" w:rsidDel="002860B5">
            <w:delText xml:space="preserve"> can be compared in order to show that changes do happen</w:delText>
          </w:r>
          <w:r w:rsidRPr="00F866AE" w:rsidDel="002860B5">
            <w:delText xml:space="preserve"> </w:delText>
          </w:r>
        </w:del>
      </w:ins>
      <w:del w:id="799" w:author="Joey Bernadette Dela Cruz" w:date="2017-08-16T16:52:00Z">
        <w:r w:rsidRPr="00F866AE" w:rsidDel="002860B5">
          <w:delText xml:space="preserve">how far the values are from one another, while the Standard Error is the standard deviation of the sampling distribution of a statistic. </w:delText>
        </w:r>
      </w:del>
    </w:p>
    <w:p w14:paraId="5128800E" w14:textId="6BB49AE3" w:rsidR="00150F42" w:rsidRPr="00F866AE" w:rsidRDefault="00150F42">
      <w:pPr>
        <w:ind w:left="792"/>
        <w:pPrChange w:id="800" w:author="Joey Bernadette Dela Cruz" w:date="2017-08-16T16:58:00Z">
          <w:pPr>
            <w:ind w:left="792"/>
            <w:jc w:val="center"/>
          </w:pPr>
        </w:pPrChange>
      </w:pPr>
      <w:del w:id="801" w:author="Jason Llantos" w:date="2017-08-16T01:14:00Z">
        <w:r>
          <w:rPr>
            <w:noProof/>
            <w:lang w:val="en-PH" w:eastAsia="en-PH"/>
          </w:rPr>
          <w:drawing>
            <wp:inline distT="0" distB="0" distL="0" distR="0" wp14:anchorId="1FB23CA1" wp14:editId="13CCB04D">
              <wp:extent cx="4086225" cy="2562225"/>
              <wp:effectExtent l="0" t="0" r="0" b="0"/>
              <wp:docPr id="6539267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086225" cy="2562225"/>
                      </a:xfrm>
                      <a:prstGeom prst="rect">
                        <a:avLst/>
                      </a:prstGeom>
                    </pic:spPr>
                  </pic:pic>
                </a:graphicData>
              </a:graphic>
            </wp:inline>
          </w:drawing>
        </w:r>
      </w:del>
      <w:ins w:id="802" w:author="Jason Llantos" w:date="2017-08-16T01:14:00Z">
        <w:del w:id="803" w:author="Joey Bernadette Dela Cruz" w:date="2017-08-16T16:52:00Z">
          <w:r w:rsidR="00B769BF" w:rsidDel="002860B5">
            <w:rPr>
              <w:noProof/>
              <w:lang w:val="en-PH" w:eastAsia="en-PH"/>
            </w:rPr>
            <w:drawing>
              <wp:inline distT="0" distB="0" distL="0" distR="0" wp14:anchorId="0AA6EDFB" wp14:editId="4EF6A8C3">
                <wp:extent cx="5715798" cy="25149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8">
                          <a:extLst>
                            <a:ext uri="{28A0092B-C50C-407E-A947-70E740481C1C}">
                              <a14:useLocalDpi xmlns:a14="http://schemas.microsoft.com/office/drawing/2010/main" val="0"/>
                            </a:ext>
                          </a:extLst>
                        </a:blip>
                        <a:stretch>
                          <a:fillRect/>
                        </a:stretch>
                      </pic:blipFill>
                      <pic:spPr>
                        <a:xfrm>
                          <a:off x="0" y="0"/>
                          <a:ext cx="5715798" cy="2514951"/>
                        </a:xfrm>
                        <a:prstGeom prst="rect">
                          <a:avLst/>
                        </a:prstGeom>
                      </pic:spPr>
                    </pic:pic>
                  </a:graphicData>
                </a:graphic>
              </wp:inline>
            </w:drawing>
          </w:r>
        </w:del>
      </w:ins>
    </w:p>
    <w:p w14:paraId="19C5867C" w14:textId="77777777" w:rsidR="00150F42" w:rsidRDefault="00150F42" w:rsidP="00150F42">
      <w:pPr>
        <w:ind w:left="792"/>
        <w:jc w:val="center"/>
      </w:pPr>
      <w:bookmarkStart w:id="804" w:name="_GoBack"/>
      <w:bookmarkEnd w:id="804"/>
    </w:p>
    <w:p w14:paraId="49C4FE04" w14:textId="77777777" w:rsidR="00150F42" w:rsidRDefault="00150F42" w:rsidP="00150F42">
      <w:pPr>
        <w:spacing w:line="259" w:lineRule="auto"/>
        <w:jc w:val="left"/>
      </w:pPr>
      <w:r>
        <w:br w:type="page"/>
      </w:r>
    </w:p>
    <w:p w14:paraId="2551B76C" w14:textId="77777777" w:rsidR="00150F42" w:rsidRPr="008D1738" w:rsidRDefault="00150F42" w:rsidP="00150F42">
      <w:pPr>
        <w:pStyle w:val="ChapterName"/>
        <w:numPr>
          <w:ilvl w:val="0"/>
          <w:numId w:val="6"/>
        </w:numPr>
        <w:rPr>
          <w:noProof/>
          <w:lang w:eastAsia="en-PH"/>
        </w:rPr>
      </w:pPr>
      <w:bookmarkStart w:id="805" w:name="_Toc490593554"/>
      <w:r>
        <w:rPr>
          <w:noProof/>
          <w:lang w:eastAsia="en-PH"/>
        </w:rPr>
        <w:lastRenderedPageBreak/>
        <w:t>UML Diagrams</w:t>
      </w:r>
      <w:bookmarkEnd w:id="805"/>
      <w:r w:rsidRPr="008D1738">
        <w:rPr>
          <w:noProof/>
          <w:vanish/>
          <w:sz w:val="24"/>
          <w:szCs w:val="26"/>
          <w:lang w:eastAsia="en-PH"/>
        </w:rPr>
        <w:t>\</w:t>
      </w:r>
    </w:p>
    <w:p w14:paraId="4AF66727" w14:textId="77777777" w:rsidR="00150F42" w:rsidRPr="008D1738" w:rsidRDefault="00150F42" w:rsidP="00150F42">
      <w:pPr>
        <w:pStyle w:val="ListParagraph"/>
        <w:keepNext/>
        <w:keepLines/>
        <w:numPr>
          <w:ilvl w:val="0"/>
          <w:numId w:val="10"/>
        </w:numPr>
        <w:spacing w:before="40" w:after="0"/>
        <w:contextualSpacing w:val="0"/>
        <w:outlineLvl w:val="1"/>
        <w:rPr>
          <w:rFonts w:eastAsia="Times New Roman" w:cs="Times New Roman"/>
          <w:b/>
          <w:noProof/>
          <w:vanish/>
          <w:sz w:val="24"/>
          <w:szCs w:val="26"/>
          <w:lang w:eastAsia="en-PH"/>
        </w:rPr>
      </w:pPr>
      <w:bookmarkStart w:id="806" w:name="_Toc490416379"/>
      <w:bookmarkStart w:id="807" w:name="_Toc490434801"/>
      <w:bookmarkStart w:id="808" w:name="_Toc490539425"/>
      <w:bookmarkStart w:id="809" w:name="_Toc490539566"/>
      <w:bookmarkStart w:id="810" w:name="_Toc490566140"/>
      <w:bookmarkStart w:id="811" w:name="_Toc490593555"/>
      <w:bookmarkEnd w:id="806"/>
      <w:bookmarkEnd w:id="807"/>
      <w:bookmarkEnd w:id="808"/>
      <w:bookmarkEnd w:id="809"/>
      <w:bookmarkEnd w:id="810"/>
      <w:bookmarkEnd w:id="811"/>
    </w:p>
    <w:p w14:paraId="69E0107E" w14:textId="0321541E" w:rsidR="00150F42" w:rsidRDefault="00150F42" w:rsidP="00150F42">
      <w:pPr>
        <w:pStyle w:val="11"/>
        <w:numPr>
          <w:ilvl w:val="1"/>
          <w:numId w:val="10"/>
        </w:numPr>
      </w:pPr>
      <w:bookmarkStart w:id="812" w:name="_Toc490593556"/>
      <w:r>
        <w:t>Use Case Full Description</w:t>
      </w:r>
      <w:bookmarkEnd w:id="812"/>
    </w:p>
    <w:p w14:paraId="30A4C390" w14:textId="3858D779" w:rsidR="005B3AA8" w:rsidRDefault="005B3AA8" w:rsidP="005B3AA8">
      <w:pPr>
        <w:pStyle w:val="111"/>
        <w:rPr>
          <w:lang w:eastAsia="en-PH"/>
        </w:rPr>
      </w:pPr>
      <w:bookmarkStart w:id="813" w:name="_Toc490593557"/>
      <w:r>
        <w:rPr>
          <w:lang w:eastAsia="en-PH"/>
        </w:rPr>
        <w:t>Accept Terms and Conditions</w:t>
      </w:r>
      <w:bookmarkEnd w:id="813"/>
    </w:p>
    <w:tbl>
      <w:tblPr>
        <w:tblpPr w:leftFromText="180" w:rightFromText="180" w:vertAnchor="text" w:tblpY="14"/>
        <w:tblW w:w="10548" w:type="dxa"/>
        <w:tblLook w:val="04A0" w:firstRow="1" w:lastRow="0" w:firstColumn="1" w:lastColumn="0" w:noHBand="0" w:noVBand="1"/>
      </w:tblPr>
      <w:tblGrid>
        <w:gridCol w:w="2707"/>
        <w:gridCol w:w="3044"/>
        <w:gridCol w:w="4797"/>
      </w:tblGrid>
      <w:tr w:rsidR="005B3AA8" w14:paraId="12CF4F77" w14:textId="77777777" w:rsidTr="005B3AA8">
        <w:trPr>
          <w:trHeight w:val="92"/>
        </w:trPr>
        <w:tc>
          <w:tcPr>
            <w:tcW w:w="2707" w:type="dxa"/>
            <w:tcBorders>
              <w:top w:val="single" w:sz="4" w:space="0" w:color="auto"/>
              <w:left w:val="single" w:sz="4" w:space="0" w:color="auto"/>
              <w:bottom w:val="single" w:sz="4" w:space="0" w:color="auto"/>
              <w:right w:val="single" w:sz="4" w:space="0" w:color="auto"/>
            </w:tcBorders>
            <w:noWrap/>
            <w:vAlign w:val="center"/>
            <w:hideMark/>
          </w:tcPr>
          <w:p w14:paraId="62078315" w14:textId="77777777" w:rsidR="005B3AA8" w:rsidRDefault="005B3AA8" w:rsidP="005B3AA8">
            <w:pPr>
              <w:spacing w:line="240" w:lineRule="auto"/>
              <w:jc w:val="left"/>
              <w:rPr>
                <w:lang w:eastAsia="en-PH"/>
              </w:rPr>
            </w:pPr>
            <w:r w:rsidRPr="59A1790A">
              <w:rPr>
                <w:lang w:eastAsia="en-PH"/>
              </w:rPr>
              <w:t>Use Case</w:t>
            </w:r>
          </w:p>
        </w:tc>
        <w:tc>
          <w:tcPr>
            <w:tcW w:w="7841" w:type="dxa"/>
            <w:gridSpan w:val="2"/>
            <w:tcBorders>
              <w:top w:val="single" w:sz="4" w:space="0" w:color="auto"/>
              <w:left w:val="nil"/>
              <w:bottom w:val="single" w:sz="4" w:space="0" w:color="auto"/>
              <w:right w:val="single" w:sz="4" w:space="0" w:color="auto"/>
            </w:tcBorders>
            <w:noWrap/>
            <w:vAlign w:val="center"/>
            <w:hideMark/>
          </w:tcPr>
          <w:p w14:paraId="553CA694" w14:textId="77777777" w:rsidR="005B3AA8" w:rsidRDefault="005B3AA8" w:rsidP="005B3AA8">
            <w:pPr>
              <w:spacing w:line="240" w:lineRule="auto"/>
              <w:jc w:val="left"/>
              <w:rPr>
                <w:lang w:eastAsia="en-PH"/>
              </w:rPr>
            </w:pPr>
            <w:r w:rsidRPr="59A1790A">
              <w:rPr>
                <w:lang w:eastAsia="en-PH"/>
              </w:rPr>
              <w:t xml:space="preserve">Accept terms and Conditions </w:t>
            </w:r>
          </w:p>
        </w:tc>
      </w:tr>
      <w:tr w:rsidR="005B3AA8" w14:paraId="736A4EFF"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36283796" w14:textId="77777777" w:rsidR="005B3AA8" w:rsidRDefault="005B3AA8" w:rsidP="005B3AA8">
            <w:pPr>
              <w:spacing w:line="240" w:lineRule="auto"/>
              <w:jc w:val="left"/>
              <w:rPr>
                <w:lang w:eastAsia="en-PH"/>
              </w:rPr>
            </w:pPr>
            <w:r w:rsidRPr="59A1790A">
              <w:rPr>
                <w:lang w:eastAsia="en-PH"/>
              </w:rPr>
              <w:t>Scenario</w:t>
            </w:r>
          </w:p>
        </w:tc>
        <w:tc>
          <w:tcPr>
            <w:tcW w:w="7841" w:type="dxa"/>
            <w:gridSpan w:val="2"/>
            <w:tcBorders>
              <w:top w:val="single" w:sz="4" w:space="0" w:color="auto"/>
              <w:left w:val="nil"/>
              <w:bottom w:val="single" w:sz="4" w:space="0" w:color="auto"/>
              <w:right w:val="single" w:sz="4" w:space="0" w:color="auto"/>
            </w:tcBorders>
            <w:noWrap/>
            <w:vAlign w:val="center"/>
            <w:hideMark/>
          </w:tcPr>
          <w:p w14:paraId="3FE9478A" w14:textId="77777777" w:rsidR="005B3AA8" w:rsidRDefault="005B3AA8" w:rsidP="005B3AA8">
            <w:pPr>
              <w:spacing w:line="240" w:lineRule="auto"/>
              <w:jc w:val="left"/>
              <w:rPr>
                <w:lang w:eastAsia="en-PH"/>
              </w:rPr>
            </w:pPr>
            <w:r w:rsidRPr="59A1790A">
              <w:rPr>
                <w:lang w:eastAsia="en-PH"/>
              </w:rPr>
              <w:t>User accept terms and conditions of the application</w:t>
            </w:r>
          </w:p>
        </w:tc>
      </w:tr>
      <w:tr w:rsidR="005B3AA8" w14:paraId="0884A797"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506592FC" w14:textId="77777777" w:rsidR="005B3AA8" w:rsidRDefault="005B3AA8" w:rsidP="005B3AA8">
            <w:pPr>
              <w:spacing w:line="240" w:lineRule="auto"/>
              <w:jc w:val="left"/>
              <w:rPr>
                <w:lang w:eastAsia="en-PH"/>
              </w:rPr>
            </w:pPr>
            <w:r w:rsidRPr="59A1790A">
              <w:rPr>
                <w:lang w:eastAsia="en-PH"/>
              </w:rPr>
              <w:t>Triggering Event</w:t>
            </w:r>
          </w:p>
        </w:tc>
        <w:tc>
          <w:tcPr>
            <w:tcW w:w="7841" w:type="dxa"/>
            <w:gridSpan w:val="2"/>
            <w:tcBorders>
              <w:top w:val="single" w:sz="4" w:space="0" w:color="auto"/>
              <w:left w:val="nil"/>
              <w:bottom w:val="single" w:sz="4" w:space="0" w:color="auto"/>
              <w:right w:val="single" w:sz="4" w:space="0" w:color="auto"/>
            </w:tcBorders>
            <w:noWrap/>
            <w:vAlign w:val="center"/>
            <w:hideMark/>
          </w:tcPr>
          <w:p w14:paraId="63C49B3F" w14:textId="77777777" w:rsidR="005B3AA8" w:rsidRDefault="005B3AA8" w:rsidP="005B3AA8">
            <w:pPr>
              <w:spacing w:line="240" w:lineRule="auto"/>
              <w:jc w:val="left"/>
              <w:rPr>
                <w:color w:val="000000"/>
                <w:lang w:eastAsia="en-PH"/>
              </w:rPr>
            </w:pPr>
          </w:p>
        </w:tc>
      </w:tr>
      <w:tr w:rsidR="005B3AA8" w14:paraId="675181BE"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641E0E51" w14:textId="77777777" w:rsidR="005B3AA8" w:rsidRDefault="005B3AA8" w:rsidP="005B3AA8">
            <w:pPr>
              <w:spacing w:line="240" w:lineRule="auto"/>
              <w:jc w:val="left"/>
              <w:rPr>
                <w:lang w:eastAsia="en-PH"/>
              </w:rPr>
            </w:pPr>
            <w:r w:rsidRPr="59A1790A">
              <w:rPr>
                <w:lang w:eastAsia="en-PH"/>
              </w:rPr>
              <w:t>Brief Description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701817AF" w14:textId="77777777" w:rsidR="005B3AA8" w:rsidRDefault="005B3AA8" w:rsidP="005B3AA8">
            <w:pPr>
              <w:spacing w:line="240" w:lineRule="auto"/>
              <w:jc w:val="left"/>
              <w:rPr>
                <w:lang w:eastAsia="en-PH"/>
              </w:rPr>
            </w:pPr>
            <w:r w:rsidRPr="59A1790A">
              <w:rPr>
                <w:lang w:eastAsia="en-PH"/>
              </w:rPr>
              <w:t xml:space="preserve">User accept or reject to terms and condition of the application </w:t>
            </w:r>
          </w:p>
        </w:tc>
      </w:tr>
      <w:tr w:rsidR="005B3AA8" w14:paraId="339471E0"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3CEB48E4" w14:textId="77777777" w:rsidR="005B3AA8" w:rsidRDefault="005B3AA8" w:rsidP="005B3AA8">
            <w:pPr>
              <w:spacing w:line="240" w:lineRule="auto"/>
              <w:jc w:val="left"/>
              <w:rPr>
                <w:lang w:eastAsia="en-PH"/>
              </w:rPr>
            </w:pPr>
            <w:r w:rsidRPr="59A1790A">
              <w:rPr>
                <w:lang w:eastAsia="en-PH"/>
              </w:rPr>
              <w:t>Actor</w:t>
            </w:r>
          </w:p>
        </w:tc>
        <w:tc>
          <w:tcPr>
            <w:tcW w:w="7841" w:type="dxa"/>
            <w:gridSpan w:val="2"/>
            <w:tcBorders>
              <w:top w:val="single" w:sz="4" w:space="0" w:color="auto"/>
              <w:left w:val="nil"/>
              <w:bottom w:val="single" w:sz="4" w:space="0" w:color="auto"/>
              <w:right w:val="single" w:sz="4" w:space="0" w:color="auto"/>
            </w:tcBorders>
            <w:noWrap/>
            <w:vAlign w:val="center"/>
            <w:hideMark/>
          </w:tcPr>
          <w:p w14:paraId="295817C4" w14:textId="77777777" w:rsidR="005B3AA8" w:rsidRDefault="005B3AA8" w:rsidP="005B3AA8">
            <w:pPr>
              <w:spacing w:line="240" w:lineRule="auto"/>
              <w:jc w:val="left"/>
              <w:rPr>
                <w:lang w:eastAsia="en-PH"/>
              </w:rPr>
            </w:pPr>
            <w:r w:rsidRPr="59A1790A">
              <w:rPr>
                <w:lang w:eastAsia="en-PH"/>
              </w:rPr>
              <w:t xml:space="preserve">User </w:t>
            </w:r>
          </w:p>
        </w:tc>
      </w:tr>
      <w:tr w:rsidR="005B3AA8" w14:paraId="14DEDB5B"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60E176A4" w14:textId="77777777" w:rsidR="005B3AA8" w:rsidRDefault="005B3AA8" w:rsidP="005B3AA8">
            <w:pPr>
              <w:spacing w:line="240" w:lineRule="auto"/>
              <w:jc w:val="left"/>
              <w:rPr>
                <w:lang w:eastAsia="en-PH"/>
              </w:rPr>
            </w:pPr>
            <w:r w:rsidRPr="59A1790A">
              <w:rPr>
                <w:lang w:eastAsia="en-PH"/>
              </w:rPr>
              <w:t>Related Use Cases</w:t>
            </w:r>
          </w:p>
        </w:tc>
        <w:tc>
          <w:tcPr>
            <w:tcW w:w="7841" w:type="dxa"/>
            <w:gridSpan w:val="2"/>
            <w:tcBorders>
              <w:top w:val="single" w:sz="4" w:space="0" w:color="auto"/>
              <w:left w:val="nil"/>
              <w:bottom w:val="single" w:sz="4" w:space="0" w:color="auto"/>
              <w:right w:val="single" w:sz="4" w:space="0" w:color="auto"/>
            </w:tcBorders>
            <w:noWrap/>
            <w:vAlign w:val="center"/>
            <w:hideMark/>
          </w:tcPr>
          <w:p w14:paraId="44914A5E" w14:textId="77777777" w:rsidR="005B3AA8" w:rsidRDefault="005B3AA8" w:rsidP="005B3AA8">
            <w:pPr>
              <w:spacing w:line="240" w:lineRule="auto"/>
              <w:jc w:val="left"/>
              <w:rPr>
                <w:lang w:eastAsia="en-PH"/>
              </w:rPr>
            </w:pPr>
            <w:r w:rsidRPr="59A1790A">
              <w:rPr>
                <w:lang w:eastAsia="en-PH"/>
              </w:rPr>
              <w:t>N/A</w:t>
            </w:r>
          </w:p>
        </w:tc>
      </w:tr>
      <w:tr w:rsidR="005B3AA8" w14:paraId="5E5F26E3"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4491F86B" w14:textId="77777777" w:rsidR="005B3AA8" w:rsidRDefault="005B3AA8" w:rsidP="005B3AA8">
            <w:pPr>
              <w:spacing w:line="240" w:lineRule="auto"/>
              <w:jc w:val="left"/>
              <w:rPr>
                <w:lang w:eastAsia="en-PH"/>
              </w:rPr>
            </w:pPr>
            <w:r w:rsidRPr="59A1790A">
              <w:rPr>
                <w:lang w:eastAsia="en-PH"/>
              </w:rPr>
              <w:t>Stakeholder</w:t>
            </w:r>
          </w:p>
        </w:tc>
        <w:tc>
          <w:tcPr>
            <w:tcW w:w="7841" w:type="dxa"/>
            <w:gridSpan w:val="2"/>
            <w:tcBorders>
              <w:top w:val="single" w:sz="4" w:space="0" w:color="auto"/>
              <w:left w:val="nil"/>
              <w:bottom w:val="single" w:sz="4" w:space="0" w:color="auto"/>
              <w:right w:val="single" w:sz="4" w:space="0" w:color="auto"/>
            </w:tcBorders>
            <w:noWrap/>
            <w:vAlign w:val="center"/>
            <w:hideMark/>
          </w:tcPr>
          <w:p w14:paraId="2EF3E9DA" w14:textId="77777777" w:rsidR="005B3AA8" w:rsidRDefault="005B3AA8" w:rsidP="005B3AA8">
            <w:pPr>
              <w:spacing w:line="240" w:lineRule="auto"/>
              <w:jc w:val="left"/>
              <w:rPr>
                <w:lang w:eastAsia="en-PH"/>
              </w:rPr>
            </w:pPr>
            <w:r w:rsidRPr="59A1790A">
              <w:rPr>
                <w:lang w:eastAsia="en-PH"/>
              </w:rPr>
              <w:t>User</w:t>
            </w:r>
          </w:p>
        </w:tc>
      </w:tr>
      <w:tr w:rsidR="005B3AA8" w14:paraId="0DC5ED43"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0363B261" w14:textId="77777777" w:rsidR="005B3AA8" w:rsidRDefault="005B3AA8" w:rsidP="005B3AA8">
            <w:pPr>
              <w:spacing w:line="240" w:lineRule="auto"/>
              <w:jc w:val="left"/>
              <w:rPr>
                <w:lang w:eastAsia="en-PH"/>
              </w:rPr>
            </w:pPr>
            <w:r w:rsidRPr="59A1790A">
              <w:rPr>
                <w:lang w:eastAsia="en-PH"/>
              </w:rPr>
              <w:t>Pre-Condition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22BED389" w14:textId="77777777" w:rsidR="005B3AA8" w:rsidRDefault="005B3AA8" w:rsidP="005B3AA8">
            <w:pPr>
              <w:spacing w:line="240" w:lineRule="auto"/>
              <w:jc w:val="left"/>
              <w:rPr>
                <w:lang w:eastAsia="en-PH"/>
              </w:rPr>
            </w:pPr>
            <w:r w:rsidRPr="59A1790A">
              <w:rPr>
                <w:lang w:eastAsia="en-PH"/>
              </w:rPr>
              <w:t>n/a</w:t>
            </w:r>
          </w:p>
        </w:tc>
      </w:tr>
      <w:tr w:rsidR="005B3AA8" w14:paraId="068AECA4"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7D2BE98B" w14:textId="77777777" w:rsidR="005B3AA8" w:rsidRDefault="005B3AA8" w:rsidP="005B3AA8">
            <w:pPr>
              <w:spacing w:line="240" w:lineRule="auto"/>
              <w:jc w:val="left"/>
              <w:rPr>
                <w:lang w:eastAsia="en-PH"/>
              </w:rPr>
            </w:pPr>
            <w:r w:rsidRPr="59A1790A">
              <w:rPr>
                <w:lang w:eastAsia="en-PH"/>
              </w:rPr>
              <w:t>Post-Condition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18AB8145" w14:textId="77777777" w:rsidR="005B3AA8" w:rsidRDefault="005B3AA8" w:rsidP="005B3AA8">
            <w:pPr>
              <w:spacing w:line="240" w:lineRule="auto"/>
              <w:jc w:val="left"/>
              <w:rPr>
                <w:lang w:eastAsia="en-PH"/>
              </w:rPr>
            </w:pPr>
            <w:r w:rsidRPr="59A1790A">
              <w:rPr>
                <w:lang w:eastAsia="en-PH"/>
              </w:rPr>
              <w:t xml:space="preserve">Agreed or Disagreed to terms and condition </w:t>
            </w:r>
          </w:p>
        </w:tc>
      </w:tr>
      <w:tr w:rsidR="005B3AA8" w14:paraId="5C7D7945" w14:textId="77777777" w:rsidTr="005B3AA8">
        <w:trPr>
          <w:trHeight w:val="92"/>
        </w:trPr>
        <w:tc>
          <w:tcPr>
            <w:tcW w:w="2707" w:type="dxa"/>
            <w:vMerge w:val="restart"/>
            <w:tcBorders>
              <w:top w:val="nil"/>
              <w:left w:val="single" w:sz="4" w:space="0" w:color="auto"/>
              <w:right w:val="single" w:sz="4" w:space="0" w:color="auto"/>
            </w:tcBorders>
            <w:noWrap/>
            <w:vAlign w:val="center"/>
            <w:hideMark/>
          </w:tcPr>
          <w:p w14:paraId="1AA50860" w14:textId="77777777" w:rsidR="005B3AA8" w:rsidRDefault="005B3AA8" w:rsidP="005B3AA8">
            <w:pPr>
              <w:spacing w:line="240" w:lineRule="auto"/>
              <w:jc w:val="left"/>
              <w:rPr>
                <w:lang w:eastAsia="en-PH"/>
              </w:rPr>
            </w:pPr>
            <w:r w:rsidRPr="59A1790A">
              <w:rPr>
                <w:lang w:eastAsia="en-PH"/>
              </w:rPr>
              <w:t>Flow of Activities</w:t>
            </w:r>
          </w:p>
        </w:tc>
        <w:tc>
          <w:tcPr>
            <w:tcW w:w="3044" w:type="dxa"/>
            <w:tcBorders>
              <w:top w:val="nil"/>
              <w:left w:val="nil"/>
              <w:bottom w:val="single" w:sz="4" w:space="0" w:color="auto"/>
              <w:right w:val="single" w:sz="4" w:space="0" w:color="auto"/>
            </w:tcBorders>
            <w:noWrap/>
            <w:vAlign w:val="center"/>
            <w:hideMark/>
          </w:tcPr>
          <w:p w14:paraId="483F1893" w14:textId="77777777" w:rsidR="005B3AA8" w:rsidRDefault="005B3AA8" w:rsidP="005B3AA8">
            <w:pPr>
              <w:spacing w:line="240" w:lineRule="auto"/>
              <w:jc w:val="left"/>
              <w:rPr>
                <w:lang w:eastAsia="en-PH"/>
              </w:rPr>
            </w:pPr>
            <w:r w:rsidRPr="59A1790A">
              <w:rPr>
                <w:lang w:eastAsia="en-PH"/>
              </w:rPr>
              <w:t>Actor</w:t>
            </w:r>
          </w:p>
        </w:tc>
        <w:tc>
          <w:tcPr>
            <w:tcW w:w="4797" w:type="dxa"/>
            <w:tcBorders>
              <w:top w:val="nil"/>
              <w:left w:val="nil"/>
              <w:bottom w:val="single" w:sz="4" w:space="0" w:color="auto"/>
              <w:right w:val="single" w:sz="4" w:space="0" w:color="auto"/>
            </w:tcBorders>
            <w:noWrap/>
            <w:vAlign w:val="center"/>
            <w:hideMark/>
          </w:tcPr>
          <w:p w14:paraId="379EA71B" w14:textId="77777777" w:rsidR="005B3AA8" w:rsidRDefault="005B3AA8" w:rsidP="005B3AA8">
            <w:pPr>
              <w:spacing w:line="240" w:lineRule="auto"/>
              <w:jc w:val="left"/>
              <w:rPr>
                <w:lang w:eastAsia="en-PH"/>
              </w:rPr>
            </w:pPr>
            <w:r w:rsidRPr="59A1790A">
              <w:rPr>
                <w:lang w:eastAsia="en-PH"/>
              </w:rPr>
              <w:t>System</w:t>
            </w:r>
          </w:p>
        </w:tc>
      </w:tr>
      <w:tr w:rsidR="005B3AA8" w14:paraId="0BC3B519" w14:textId="77777777" w:rsidTr="005B3AA8">
        <w:trPr>
          <w:trHeight w:val="277"/>
        </w:trPr>
        <w:tc>
          <w:tcPr>
            <w:tcW w:w="2707" w:type="dxa"/>
            <w:vMerge/>
            <w:tcBorders>
              <w:left w:val="single" w:sz="4" w:space="0" w:color="auto"/>
              <w:right w:val="single" w:sz="4" w:space="0" w:color="auto"/>
            </w:tcBorders>
            <w:noWrap/>
            <w:vAlign w:val="center"/>
            <w:hideMark/>
          </w:tcPr>
          <w:p w14:paraId="54A22A53"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hideMark/>
          </w:tcPr>
          <w:p w14:paraId="6C3E9F52" w14:textId="5C3550D7" w:rsidR="005B3AA8" w:rsidRPr="001D2F74" w:rsidRDefault="00BA61B1" w:rsidP="005B3AA8">
            <w:pPr>
              <w:spacing w:line="240" w:lineRule="auto"/>
              <w:jc w:val="left"/>
              <w:rPr>
                <w:lang w:eastAsia="en-PH"/>
              </w:rPr>
            </w:pPr>
            <w:r>
              <w:rPr>
                <w:lang w:eastAsia="en-PH"/>
              </w:rPr>
              <w:t xml:space="preserve">1. </w:t>
            </w:r>
            <w:r w:rsidR="005B3AA8" w:rsidRPr="59A1790A">
              <w:rPr>
                <w:lang w:eastAsia="en-PH"/>
              </w:rPr>
              <w:t xml:space="preserve">User accept or reject to terms and conditions </w:t>
            </w:r>
          </w:p>
        </w:tc>
        <w:tc>
          <w:tcPr>
            <w:tcW w:w="4797" w:type="dxa"/>
            <w:tcBorders>
              <w:top w:val="nil"/>
              <w:left w:val="nil"/>
              <w:bottom w:val="single" w:sz="4" w:space="0" w:color="auto"/>
              <w:right w:val="single" w:sz="4" w:space="0" w:color="auto"/>
            </w:tcBorders>
            <w:vAlign w:val="center"/>
            <w:hideMark/>
          </w:tcPr>
          <w:p w14:paraId="3972FF94" w14:textId="77777777" w:rsidR="005B3AA8" w:rsidRDefault="005B3AA8" w:rsidP="005B3AA8">
            <w:pPr>
              <w:spacing w:line="240" w:lineRule="auto"/>
              <w:jc w:val="left"/>
              <w:rPr>
                <w:lang w:eastAsia="en-PH"/>
              </w:rPr>
            </w:pPr>
            <w:r w:rsidRPr="59A1790A">
              <w:rPr>
                <w:lang w:eastAsia="en-PH"/>
              </w:rPr>
              <w:t>1.1 System will proceed to homepage if the user accepted</w:t>
            </w:r>
          </w:p>
        </w:tc>
      </w:tr>
      <w:tr w:rsidR="005B3AA8" w14:paraId="3D8F9BC5" w14:textId="77777777" w:rsidTr="005B3AA8">
        <w:trPr>
          <w:trHeight w:val="92"/>
        </w:trPr>
        <w:tc>
          <w:tcPr>
            <w:tcW w:w="2707" w:type="dxa"/>
            <w:vMerge/>
            <w:tcBorders>
              <w:left w:val="single" w:sz="4" w:space="0" w:color="auto"/>
              <w:right w:val="single" w:sz="4" w:space="0" w:color="auto"/>
            </w:tcBorders>
            <w:noWrap/>
            <w:vAlign w:val="center"/>
            <w:hideMark/>
          </w:tcPr>
          <w:p w14:paraId="6E073BDF"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hideMark/>
          </w:tcPr>
          <w:p w14:paraId="2690D845" w14:textId="77777777" w:rsidR="005B3AA8" w:rsidRDefault="005B3AA8" w:rsidP="005B3AA8">
            <w:pPr>
              <w:spacing w:line="240" w:lineRule="auto"/>
              <w:jc w:val="left"/>
              <w:rPr>
                <w:color w:val="000000"/>
                <w:lang w:eastAsia="en-PH"/>
              </w:rPr>
            </w:pPr>
          </w:p>
        </w:tc>
        <w:tc>
          <w:tcPr>
            <w:tcW w:w="4797" w:type="dxa"/>
            <w:tcBorders>
              <w:top w:val="nil"/>
              <w:left w:val="nil"/>
              <w:bottom w:val="single" w:sz="4" w:space="0" w:color="auto"/>
              <w:right w:val="single" w:sz="4" w:space="0" w:color="auto"/>
            </w:tcBorders>
            <w:noWrap/>
            <w:vAlign w:val="center"/>
            <w:hideMark/>
          </w:tcPr>
          <w:p w14:paraId="1DC58518" w14:textId="77777777" w:rsidR="005B3AA8" w:rsidRDefault="005B3AA8" w:rsidP="005B3AA8">
            <w:pPr>
              <w:spacing w:line="240" w:lineRule="auto"/>
              <w:jc w:val="left"/>
              <w:rPr>
                <w:lang w:eastAsia="en-PH"/>
              </w:rPr>
            </w:pPr>
            <w:r w:rsidRPr="59A1790A">
              <w:rPr>
                <w:lang w:eastAsia="en-PH"/>
              </w:rPr>
              <w:t xml:space="preserve">1.2 System will end if the user rejected </w:t>
            </w:r>
          </w:p>
        </w:tc>
      </w:tr>
      <w:tr w:rsidR="005B3AA8" w14:paraId="1C22C682" w14:textId="77777777" w:rsidTr="005B3AA8">
        <w:trPr>
          <w:trHeight w:val="185"/>
        </w:trPr>
        <w:tc>
          <w:tcPr>
            <w:tcW w:w="2707" w:type="dxa"/>
            <w:vMerge/>
            <w:tcBorders>
              <w:left w:val="single" w:sz="4" w:space="0" w:color="auto"/>
              <w:bottom w:val="single" w:sz="4" w:space="0" w:color="auto"/>
              <w:right w:val="single" w:sz="4" w:space="0" w:color="auto"/>
            </w:tcBorders>
            <w:noWrap/>
            <w:vAlign w:val="center"/>
            <w:hideMark/>
          </w:tcPr>
          <w:p w14:paraId="4957BB4B"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tcPr>
          <w:p w14:paraId="45B90736" w14:textId="77777777" w:rsidR="005B3AA8" w:rsidRDefault="005B3AA8" w:rsidP="005B3AA8">
            <w:pPr>
              <w:spacing w:line="240" w:lineRule="auto"/>
              <w:jc w:val="left"/>
              <w:rPr>
                <w:color w:val="000000"/>
                <w:lang w:eastAsia="en-PH"/>
              </w:rPr>
            </w:pPr>
          </w:p>
        </w:tc>
        <w:tc>
          <w:tcPr>
            <w:tcW w:w="4797" w:type="dxa"/>
            <w:tcBorders>
              <w:top w:val="nil"/>
              <w:left w:val="nil"/>
              <w:bottom w:val="single" w:sz="4" w:space="0" w:color="auto"/>
              <w:right w:val="single" w:sz="4" w:space="0" w:color="auto"/>
            </w:tcBorders>
            <w:vAlign w:val="center"/>
          </w:tcPr>
          <w:p w14:paraId="665669B9" w14:textId="77777777" w:rsidR="005B3AA8" w:rsidRDefault="005B3AA8" w:rsidP="005B3AA8">
            <w:pPr>
              <w:spacing w:line="240" w:lineRule="auto"/>
              <w:jc w:val="left"/>
              <w:rPr>
                <w:color w:val="000000"/>
                <w:lang w:eastAsia="en-PH"/>
              </w:rPr>
            </w:pPr>
          </w:p>
        </w:tc>
      </w:tr>
      <w:tr w:rsidR="005B3AA8" w14:paraId="4110AB1E"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7D263D11" w14:textId="77777777" w:rsidR="005B3AA8" w:rsidRDefault="005B3AA8" w:rsidP="005B3AA8">
            <w:pPr>
              <w:spacing w:line="240" w:lineRule="auto"/>
              <w:jc w:val="left"/>
              <w:rPr>
                <w:lang w:eastAsia="en-PH"/>
              </w:rPr>
            </w:pPr>
            <w:r w:rsidRPr="59A1790A">
              <w:rPr>
                <w:lang w:eastAsia="en-PH"/>
              </w:rPr>
              <w:t>Exception Conditions</w:t>
            </w:r>
          </w:p>
        </w:tc>
        <w:tc>
          <w:tcPr>
            <w:tcW w:w="7841" w:type="dxa"/>
            <w:gridSpan w:val="2"/>
            <w:tcBorders>
              <w:top w:val="single" w:sz="4" w:space="0" w:color="auto"/>
              <w:left w:val="nil"/>
              <w:bottom w:val="single" w:sz="4" w:space="0" w:color="auto"/>
              <w:right w:val="single" w:sz="4" w:space="0" w:color="auto"/>
            </w:tcBorders>
            <w:noWrap/>
            <w:vAlign w:val="center"/>
            <w:hideMark/>
          </w:tcPr>
          <w:p w14:paraId="3F01BF32" w14:textId="77777777" w:rsidR="005B3AA8" w:rsidRDefault="005B3AA8" w:rsidP="005B3AA8">
            <w:pPr>
              <w:spacing w:line="240" w:lineRule="auto"/>
              <w:jc w:val="left"/>
              <w:rPr>
                <w:lang w:eastAsia="en-PH"/>
              </w:rPr>
            </w:pPr>
            <w:r w:rsidRPr="59A1790A">
              <w:rPr>
                <w:lang w:eastAsia="en-PH"/>
              </w:rPr>
              <w:t> The application will not proceed</w:t>
            </w:r>
          </w:p>
        </w:tc>
      </w:tr>
    </w:tbl>
    <w:p w14:paraId="562B7A9D" w14:textId="77777777" w:rsidR="005B3AA8" w:rsidRPr="005B3AA8" w:rsidRDefault="005B3AA8" w:rsidP="005B3AA8">
      <w:pPr>
        <w:pStyle w:val="ListParagraph"/>
        <w:keepNext/>
        <w:keepLines/>
        <w:spacing w:before="40" w:after="0"/>
        <w:ind w:left="1224"/>
        <w:contextualSpacing w:val="0"/>
        <w:outlineLvl w:val="1"/>
        <w:rPr>
          <w:rFonts w:eastAsia="Times New Roman" w:cs="Times New Roman"/>
          <w:b/>
          <w:vanish/>
          <w:sz w:val="24"/>
          <w:szCs w:val="26"/>
          <w:lang w:val="en-PH"/>
        </w:rPr>
      </w:pPr>
    </w:p>
    <w:p w14:paraId="1895B2A2" w14:textId="7C5B507B" w:rsidR="00A3080A" w:rsidRPr="005B3AA8" w:rsidRDefault="00A3080A" w:rsidP="0058359A">
      <w:pPr>
        <w:pStyle w:val="111"/>
      </w:pPr>
      <w:r w:rsidRPr="005B3AA8">
        <w:rPr>
          <w:lang w:val="en-PH"/>
        </w:rPr>
        <w:br w:type="page"/>
      </w:r>
      <w:bookmarkStart w:id="814" w:name="_Toc490593558"/>
      <w:r w:rsidR="005B3AA8">
        <w:lastRenderedPageBreak/>
        <w:t>Calibrate</w:t>
      </w:r>
      <w:bookmarkEnd w:id="814"/>
    </w:p>
    <w:tbl>
      <w:tblPr>
        <w:tblW w:w="9946" w:type="dxa"/>
        <w:tblInd w:w="-95" w:type="dxa"/>
        <w:tblLook w:val="04A0" w:firstRow="1" w:lastRow="0" w:firstColumn="1" w:lastColumn="0" w:noHBand="0" w:noVBand="1"/>
      </w:tblPr>
      <w:tblGrid>
        <w:gridCol w:w="2700"/>
        <w:gridCol w:w="3600"/>
        <w:gridCol w:w="3646"/>
      </w:tblGrid>
      <w:tr w:rsidR="00A3080A" w14:paraId="24F9902D" w14:textId="77777777" w:rsidTr="00A3080A">
        <w:trPr>
          <w:trHeight w:val="92"/>
        </w:trPr>
        <w:tc>
          <w:tcPr>
            <w:tcW w:w="2700" w:type="dxa"/>
            <w:tcBorders>
              <w:top w:val="single" w:sz="4" w:space="0" w:color="auto"/>
              <w:left w:val="single" w:sz="4" w:space="0" w:color="auto"/>
              <w:bottom w:val="single" w:sz="4" w:space="0" w:color="auto"/>
              <w:right w:val="single" w:sz="4" w:space="0" w:color="auto"/>
            </w:tcBorders>
            <w:noWrap/>
            <w:vAlign w:val="bottom"/>
            <w:hideMark/>
          </w:tcPr>
          <w:p w14:paraId="1131D95E" w14:textId="77777777" w:rsidR="00A3080A" w:rsidRPr="007608B7" w:rsidRDefault="00A3080A" w:rsidP="00A3080A">
            <w:pPr>
              <w:spacing w:line="240" w:lineRule="auto"/>
              <w:rPr>
                <w:b/>
                <w:lang w:eastAsia="en-PH"/>
              </w:rPr>
            </w:pPr>
            <w:r w:rsidRPr="007608B7">
              <w:rPr>
                <w:b/>
                <w:lang w:eastAsia="en-PH"/>
              </w:rPr>
              <w:t>Use Case</w:t>
            </w:r>
          </w:p>
        </w:tc>
        <w:tc>
          <w:tcPr>
            <w:tcW w:w="7246" w:type="dxa"/>
            <w:gridSpan w:val="2"/>
            <w:tcBorders>
              <w:top w:val="single" w:sz="4" w:space="0" w:color="auto"/>
              <w:left w:val="nil"/>
              <w:bottom w:val="single" w:sz="4" w:space="0" w:color="auto"/>
              <w:right w:val="single" w:sz="4" w:space="0" w:color="auto"/>
            </w:tcBorders>
            <w:noWrap/>
            <w:vAlign w:val="bottom"/>
            <w:hideMark/>
          </w:tcPr>
          <w:p w14:paraId="406CB21B" w14:textId="77777777" w:rsidR="00A3080A" w:rsidRDefault="00A3080A" w:rsidP="00A3080A">
            <w:pPr>
              <w:spacing w:line="240" w:lineRule="auto"/>
              <w:rPr>
                <w:lang w:eastAsia="en-PH"/>
              </w:rPr>
            </w:pPr>
            <w:r w:rsidRPr="59A1790A">
              <w:rPr>
                <w:lang w:eastAsia="en-PH"/>
              </w:rPr>
              <w:t xml:space="preserve">Calibrate </w:t>
            </w:r>
          </w:p>
        </w:tc>
      </w:tr>
      <w:tr w:rsidR="00A3080A" w14:paraId="4C2EEB43"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51CC413" w14:textId="77777777" w:rsidR="00A3080A" w:rsidRPr="007608B7" w:rsidRDefault="00A3080A" w:rsidP="00A3080A">
            <w:pPr>
              <w:spacing w:line="240" w:lineRule="auto"/>
              <w:rPr>
                <w:b/>
                <w:lang w:eastAsia="en-PH"/>
              </w:rPr>
            </w:pPr>
            <w:r w:rsidRPr="007608B7">
              <w:rPr>
                <w:b/>
                <w:lang w:eastAsia="en-PH"/>
              </w:rPr>
              <w:t>Scenario</w:t>
            </w:r>
          </w:p>
        </w:tc>
        <w:tc>
          <w:tcPr>
            <w:tcW w:w="7246" w:type="dxa"/>
            <w:gridSpan w:val="2"/>
            <w:tcBorders>
              <w:top w:val="single" w:sz="4" w:space="0" w:color="auto"/>
              <w:left w:val="nil"/>
              <w:bottom w:val="single" w:sz="4" w:space="0" w:color="auto"/>
              <w:right w:val="single" w:sz="4" w:space="0" w:color="auto"/>
            </w:tcBorders>
            <w:noWrap/>
            <w:vAlign w:val="bottom"/>
            <w:hideMark/>
          </w:tcPr>
          <w:p w14:paraId="0B9AC973" w14:textId="77777777" w:rsidR="00A3080A" w:rsidRDefault="00A3080A" w:rsidP="00A3080A">
            <w:pPr>
              <w:spacing w:line="240" w:lineRule="auto"/>
              <w:rPr>
                <w:lang w:eastAsia="en-PH"/>
              </w:rPr>
            </w:pPr>
            <w:r w:rsidRPr="59A1790A">
              <w:rPr>
                <w:lang w:eastAsia="en-PH"/>
              </w:rPr>
              <w:t xml:space="preserve">User performs series of gestures </w:t>
            </w:r>
          </w:p>
        </w:tc>
      </w:tr>
      <w:tr w:rsidR="00A3080A" w14:paraId="53B83089"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3F0442CE" w14:textId="77777777" w:rsidR="00A3080A" w:rsidRPr="007608B7" w:rsidRDefault="00A3080A" w:rsidP="00A3080A">
            <w:pPr>
              <w:spacing w:line="240" w:lineRule="auto"/>
              <w:rPr>
                <w:b/>
                <w:lang w:eastAsia="en-PH"/>
              </w:rPr>
            </w:pPr>
            <w:r w:rsidRPr="007608B7">
              <w:rPr>
                <w:b/>
                <w:lang w:eastAsia="en-PH"/>
              </w:rPr>
              <w:t>Triggering Event</w:t>
            </w:r>
          </w:p>
        </w:tc>
        <w:tc>
          <w:tcPr>
            <w:tcW w:w="7246" w:type="dxa"/>
            <w:gridSpan w:val="2"/>
            <w:tcBorders>
              <w:top w:val="single" w:sz="4" w:space="0" w:color="auto"/>
              <w:left w:val="nil"/>
              <w:bottom w:val="single" w:sz="4" w:space="0" w:color="auto"/>
              <w:right w:val="single" w:sz="4" w:space="0" w:color="auto"/>
            </w:tcBorders>
            <w:noWrap/>
            <w:vAlign w:val="bottom"/>
            <w:hideMark/>
          </w:tcPr>
          <w:p w14:paraId="2183AE08" w14:textId="77777777" w:rsidR="00A3080A" w:rsidRDefault="00A3080A" w:rsidP="00A3080A">
            <w:pPr>
              <w:spacing w:line="240" w:lineRule="auto"/>
              <w:rPr>
                <w:color w:val="000000"/>
                <w:lang w:eastAsia="en-PH"/>
              </w:rPr>
            </w:pPr>
          </w:p>
        </w:tc>
      </w:tr>
      <w:tr w:rsidR="00A3080A" w14:paraId="42E8A00F"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5C2AEA7C" w14:textId="77777777" w:rsidR="00A3080A" w:rsidRPr="007608B7" w:rsidRDefault="00A3080A" w:rsidP="00A3080A">
            <w:pPr>
              <w:spacing w:line="240" w:lineRule="auto"/>
              <w:rPr>
                <w:b/>
                <w:lang w:eastAsia="en-PH"/>
              </w:rPr>
            </w:pPr>
            <w:r w:rsidRPr="007608B7">
              <w:rPr>
                <w:b/>
                <w:lang w:eastAsia="en-PH"/>
              </w:rPr>
              <w:t>Brief Description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75727468" w14:textId="77777777" w:rsidR="00A3080A" w:rsidRDefault="00A3080A" w:rsidP="00A3080A">
            <w:pPr>
              <w:spacing w:line="240" w:lineRule="auto"/>
              <w:rPr>
                <w:lang w:eastAsia="en-PH"/>
              </w:rPr>
            </w:pPr>
            <w:r w:rsidRPr="59A1790A">
              <w:rPr>
                <w:lang w:eastAsia="en-PH"/>
              </w:rPr>
              <w:t xml:space="preserve">User performs series of gestures to be computed for the change of calibration </w:t>
            </w:r>
          </w:p>
        </w:tc>
      </w:tr>
      <w:tr w:rsidR="00A3080A" w14:paraId="09DBC142"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151370A" w14:textId="77777777" w:rsidR="00A3080A" w:rsidRPr="007608B7" w:rsidRDefault="00A3080A" w:rsidP="00A3080A">
            <w:pPr>
              <w:spacing w:line="240" w:lineRule="auto"/>
              <w:rPr>
                <w:b/>
                <w:lang w:eastAsia="en-PH"/>
              </w:rPr>
            </w:pPr>
            <w:r w:rsidRPr="007608B7">
              <w:rPr>
                <w:b/>
                <w:lang w:eastAsia="en-PH"/>
              </w:rPr>
              <w:t>Actor</w:t>
            </w:r>
          </w:p>
        </w:tc>
        <w:tc>
          <w:tcPr>
            <w:tcW w:w="7246" w:type="dxa"/>
            <w:gridSpan w:val="2"/>
            <w:tcBorders>
              <w:top w:val="single" w:sz="4" w:space="0" w:color="auto"/>
              <w:left w:val="nil"/>
              <w:bottom w:val="single" w:sz="4" w:space="0" w:color="auto"/>
              <w:right w:val="single" w:sz="4" w:space="0" w:color="auto"/>
            </w:tcBorders>
            <w:noWrap/>
            <w:vAlign w:val="bottom"/>
            <w:hideMark/>
          </w:tcPr>
          <w:p w14:paraId="53B9616F" w14:textId="77777777" w:rsidR="00A3080A" w:rsidRDefault="00A3080A" w:rsidP="00A3080A">
            <w:pPr>
              <w:spacing w:line="240" w:lineRule="auto"/>
              <w:rPr>
                <w:lang w:eastAsia="en-PH"/>
              </w:rPr>
            </w:pPr>
            <w:r w:rsidRPr="59A1790A">
              <w:rPr>
                <w:lang w:eastAsia="en-PH"/>
              </w:rPr>
              <w:t xml:space="preserve">User </w:t>
            </w:r>
          </w:p>
        </w:tc>
      </w:tr>
      <w:tr w:rsidR="00A3080A" w14:paraId="29F07F52"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E91C3F6" w14:textId="77777777" w:rsidR="00A3080A" w:rsidRPr="007608B7" w:rsidRDefault="00A3080A" w:rsidP="00A3080A">
            <w:pPr>
              <w:spacing w:line="240" w:lineRule="auto"/>
              <w:rPr>
                <w:b/>
                <w:lang w:eastAsia="en-PH"/>
              </w:rPr>
            </w:pPr>
            <w:r w:rsidRPr="007608B7">
              <w:rPr>
                <w:b/>
                <w:lang w:eastAsia="en-PH"/>
              </w:rPr>
              <w:t>Related Use Cases</w:t>
            </w:r>
          </w:p>
        </w:tc>
        <w:tc>
          <w:tcPr>
            <w:tcW w:w="7246" w:type="dxa"/>
            <w:gridSpan w:val="2"/>
            <w:tcBorders>
              <w:top w:val="single" w:sz="4" w:space="0" w:color="auto"/>
              <w:left w:val="nil"/>
              <w:bottom w:val="single" w:sz="4" w:space="0" w:color="auto"/>
              <w:right w:val="single" w:sz="4" w:space="0" w:color="auto"/>
            </w:tcBorders>
            <w:noWrap/>
            <w:vAlign w:val="bottom"/>
            <w:hideMark/>
          </w:tcPr>
          <w:p w14:paraId="49179D0B" w14:textId="77777777" w:rsidR="00A3080A" w:rsidRDefault="00A3080A" w:rsidP="00A3080A">
            <w:pPr>
              <w:spacing w:line="240" w:lineRule="auto"/>
              <w:rPr>
                <w:lang w:eastAsia="en-PH"/>
              </w:rPr>
            </w:pPr>
            <w:r w:rsidRPr="59A1790A">
              <w:rPr>
                <w:lang w:eastAsia="en-PH"/>
              </w:rPr>
              <w:t>N/A</w:t>
            </w:r>
          </w:p>
        </w:tc>
      </w:tr>
      <w:tr w:rsidR="00A3080A" w14:paraId="404D4E07"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0A513BD8" w14:textId="77777777" w:rsidR="00A3080A" w:rsidRPr="007608B7" w:rsidRDefault="00A3080A" w:rsidP="00A3080A">
            <w:pPr>
              <w:spacing w:line="240" w:lineRule="auto"/>
              <w:rPr>
                <w:b/>
                <w:lang w:eastAsia="en-PH"/>
              </w:rPr>
            </w:pPr>
            <w:r w:rsidRPr="007608B7">
              <w:rPr>
                <w:b/>
                <w:lang w:eastAsia="en-PH"/>
              </w:rPr>
              <w:t>Stakeholder</w:t>
            </w:r>
          </w:p>
        </w:tc>
        <w:tc>
          <w:tcPr>
            <w:tcW w:w="7246" w:type="dxa"/>
            <w:gridSpan w:val="2"/>
            <w:tcBorders>
              <w:top w:val="single" w:sz="4" w:space="0" w:color="auto"/>
              <w:left w:val="nil"/>
              <w:bottom w:val="single" w:sz="4" w:space="0" w:color="auto"/>
              <w:right w:val="single" w:sz="4" w:space="0" w:color="auto"/>
            </w:tcBorders>
            <w:noWrap/>
            <w:vAlign w:val="bottom"/>
            <w:hideMark/>
          </w:tcPr>
          <w:p w14:paraId="697172C8" w14:textId="77777777" w:rsidR="00A3080A" w:rsidRDefault="00A3080A" w:rsidP="00A3080A">
            <w:pPr>
              <w:spacing w:line="240" w:lineRule="auto"/>
              <w:rPr>
                <w:lang w:eastAsia="en-PH"/>
              </w:rPr>
            </w:pPr>
            <w:r w:rsidRPr="59A1790A">
              <w:rPr>
                <w:lang w:eastAsia="en-PH"/>
              </w:rPr>
              <w:t>User</w:t>
            </w:r>
          </w:p>
        </w:tc>
      </w:tr>
      <w:tr w:rsidR="00A3080A" w14:paraId="4360F19A"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0B7478B" w14:textId="77777777" w:rsidR="00A3080A" w:rsidRPr="007608B7" w:rsidRDefault="00A3080A" w:rsidP="00A3080A">
            <w:pPr>
              <w:spacing w:line="240" w:lineRule="auto"/>
              <w:rPr>
                <w:b/>
                <w:lang w:eastAsia="en-PH"/>
              </w:rPr>
            </w:pPr>
            <w:r w:rsidRPr="007608B7">
              <w:rPr>
                <w:b/>
                <w:lang w:eastAsia="en-PH"/>
              </w:rPr>
              <w:t>Pre-Condition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42409A01" w14:textId="77777777" w:rsidR="00A3080A" w:rsidRDefault="00A3080A" w:rsidP="00A3080A">
            <w:pPr>
              <w:spacing w:line="240" w:lineRule="auto"/>
              <w:rPr>
                <w:lang w:eastAsia="en-PH"/>
              </w:rPr>
            </w:pPr>
            <w:r w:rsidRPr="59A1790A">
              <w:rPr>
                <w:lang w:eastAsia="en-PH"/>
              </w:rPr>
              <w:t>Accept Permission</w:t>
            </w:r>
          </w:p>
        </w:tc>
      </w:tr>
      <w:tr w:rsidR="00A3080A" w14:paraId="5AC41511"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9218798" w14:textId="77777777" w:rsidR="00A3080A" w:rsidRPr="007608B7" w:rsidRDefault="00A3080A" w:rsidP="00A3080A">
            <w:pPr>
              <w:spacing w:line="240" w:lineRule="auto"/>
              <w:rPr>
                <w:b/>
                <w:lang w:eastAsia="en-PH"/>
              </w:rPr>
            </w:pPr>
            <w:r w:rsidRPr="007608B7">
              <w:rPr>
                <w:b/>
                <w:lang w:eastAsia="en-PH"/>
              </w:rPr>
              <w:t>Post-Condition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165BCC94" w14:textId="77777777" w:rsidR="00A3080A" w:rsidRDefault="00A3080A" w:rsidP="00A3080A">
            <w:pPr>
              <w:spacing w:line="240" w:lineRule="auto"/>
              <w:rPr>
                <w:lang w:eastAsia="en-PH"/>
              </w:rPr>
            </w:pPr>
            <w:r w:rsidRPr="59A1790A">
              <w:rPr>
                <w:lang w:eastAsia="en-PH"/>
              </w:rPr>
              <w:t xml:space="preserve">Configure touch algorithms </w:t>
            </w:r>
          </w:p>
        </w:tc>
      </w:tr>
      <w:tr w:rsidR="00485413" w14:paraId="67C587CE" w14:textId="77777777" w:rsidTr="00485413">
        <w:trPr>
          <w:trHeight w:val="92"/>
        </w:trPr>
        <w:tc>
          <w:tcPr>
            <w:tcW w:w="2700" w:type="dxa"/>
            <w:vMerge w:val="restart"/>
            <w:tcBorders>
              <w:top w:val="nil"/>
              <w:left w:val="single" w:sz="4" w:space="0" w:color="auto"/>
              <w:right w:val="single" w:sz="4" w:space="0" w:color="auto"/>
            </w:tcBorders>
            <w:noWrap/>
            <w:vAlign w:val="center"/>
            <w:hideMark/>
          </w:tcPr>
          <w:p w14:paraId="2F691C12" w14:textId="76768E89" w:rsidR="00485413" w:rsidRPr="007608B7" w:rsidRDefault="00485413" w:rsidP="00485413">
            <w:pPr>
              <w:spacing w:line="240" w:lineRule="auto"/>
              <w:jc w:val="left"/>
              <w:rPr>
                <w:b/>
                <w:lang w:eastAsia="en-PH"/>
              </w:rPr>
            </w:pPr>
            <w:r w:rsidRPr="007608B7">
              <w:rPr>
                <w:b/>
                <w:lang w:eastAsia="en-PH"/>
              </w:rPr>
              <w:t>Flow of Activities </w:t>
            </w:r>
          </w:p>
        </w:tc>
        <w:tc>
          <w:tcPr>
            <w:tcW w:w="3600" w:type="dxa"/>
            <w:tcBorders>
              <w:top w:val="nil"/>
              <w:left w:val="nil"/>
              <w:bottom w:val="single" w:sz="4" w:space="0" w:color="auto"/>
              <w:right w:val="single" w:sz="4" w:space="0" w:color="auto"/>
            </w:tcBorders>
            <w:noWrap/>
            <w:vAlign w:val="bottom"/>
            <w:hideMark/>
          </w:tcPr>
          <w:p w14:paraId="6E66B1C8" w14:textId="77777777" w:rsidR="00485413" w:rsidRDefault="00485413" w:rsidP="00A3080A">
            <w:pPr>
              <w:spacing w:line="240" w:lineRule="auto"/>
              <w:rPr>
                <w:lang w:eastAsia="en-PH"/>
              </w:rPr>
            </w:pPr>
            <w:r w:rsidRPr="59A1790A">
              <w:rPr>
                <w:lang w:eastAsia="en-PH"/>
              </w:rPr>
              <w:t>Actor</w:t>
            </w:r>
          </w:p>
        </w:tc>
        <w:tc>
          <w:tcPr>
            <w:tcW w:w="3646" w:type="dxa"/>
            <w:tcBorders>
              <w:top w:val="nil"/>
              <w:left w:val="nil"/>
              <w:bottom w:val="single" w:sz="4" w:space="0" w:color="auto"/>
              <w:right w:val="single" w:sz="4" w:space="0" w:color="auto"/>
            </w:tcBorders>
            <w:noWrap/>
            <w:vAlign w:val="bottom"/>
            <w:hideMark/>
          </w:tcPr>
          <w:p w14:paraId="74BF3E4A" w14:textId="77777777" w:rsidR="00485413" w:rsidRDefault="00485413" w:rsidP="00A3080A">
            <w:pPr>
              <w:spacing w:line="240" w:lineRule="auto"/>
              <w:rPr>
                <w:lang w:eastAsia="en-PH"/>
              </w:rPr>
            </w:pPr>
            <w:r w:rsidRPr="59A1790A">
              <w:rPr>
                <w:lang w:eastAsia="en-PH"/>
              </w:rPr>
              <w:t>System</w:t>
            </w:r>
          </w:p>
        </w:tc>
      </w:tr>
      <w:tr w:rsidR="00485413" w14:paraId="417ACB12" w14:textId="77777777" w:rsidTr="00D418C2">
        <w:trPr>
          <w:trHeight w:val="277"/>
        </w:trPr>
        <w:tc>
          <w:tcPr>
            <w:tcW w:w="2700" w:type="dxa"/>
            <w:vMerge/>
            <w:tcBorders>
              <w:left w:val="single" w:sz="4" w:space="0" w:color="auto"/>
              <w:right w:val="single" w:sz="4" w:space="0" w:color="auto"/>
            </w:tcBorders>
            <w:noWrap/>
            <w:vAlign w:val="bottom"/>
            <w:hideMark/>
          </w:tcPr>
          <w:p w14:paraId="1FF7CB78" w14:textId="1528B398"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00458813" w14:textId="20381A7D" w:rsidR="00485413" w:rsidRPr="001D2F74" w:rsidRDefault="00BA61B1" w:rsidP="00A3080A">
            <w:pPr>
              <w:spacing w:line="240" w:lineRule="auto"/>
              <w:rPr>
                <w:lang w:eastAsia="en-PH"/>
              </w:rPr>
            </w:pPr>
            <w:r>
              <w:rPr>
                <w:lang w:eastAsia="en-PH"/>
              </w:rPr>
              <w:t xml:space="preserve">1. </w:t>
            </w:r>
            <w:r w:rsidR="00485413" w:rsidRPr="59A1790A">
              <w:rPr>
                <w:lang w:eastAsia="en-PH"/>
              </w:rPr>
              <w:t xml:space="preserve">User perform Gesture: Tap </w:t>
            </w:r>
          </w:p>
        </w:tc>
        <w:tc>
          <w:tcPr>
            <w:tcW w:w="3646" w:type="dxa"/>
            <w:tcBorders>
              <w:top w:val="nil"/>
              <w:left w:val="nil"/>
              <w:bottom w:val="single" w:sz="4" w:space="0" w:color="auto"/>
              <w:right w:val="single" w:sz="4" w:space="0" w:color="auto"/>
            </w:tcBorders>
            <w:vAlign w:val="bottom"/>
            <w:hideMark/>
          </w:tcPr>
          <w:p w14:paraId="0681ED57" w14:textId="77777777" w:rsidR="00485413" w:rsidRDefault="00485413" w:rsidP="00A3080A">
            <w:pPr>
              <w:spacing w:line="240" w:lineRule="auto"/>
              <w:rPr>
                <w:lang w:eastAsia="en-PH"/>
              </w:rPr>
            </w:pPr>
            <w:r w:rsidRPr="59A1790A">
              <w:rPr>
                <w:lang w:eastAsia="en-PH"/>
              </w:rPr>
              <w:t>1.1 System will calculate results</w:t>
            </w:r>
          </w:p>
        </w:tc>
      </w:tr>
      <w:tr w:rsidR="00485413" w14:paraId="696083D1" w14:textId="77777777" w:rsidTr="00D418C2">
        <w:trPr>
          <w:trHeight w:val="92"/>
        </w:trPr>
        <w:tc>
          <w:tcPr>
            <w:tcW w:w="2700" w:type="dxa"/>
            <w:vMerge/>
            <w:tcBorders>
              <w:left w:val="single" w:sz="4" w:space="0" w:color="auto"/>
              <w:right w:val="single" w:sz="4" w:space="0" w:color="auto"/>
            </w:tcBorders>
            <w:noWrap/>
            <w:vAlign w:val="bottom"/>
            <w:hideMark/>
          </w:tcPr>
          <w:p w14:paraId="1ECD36B0" w14:textId="406C71F7"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41B7B3A9" w14:textId="77496D49" w:rsidR="00485413" w:rsidRPr="001D2F74" w:rsidRDefault="00BA61B1" w:rsidP="00A3080A">
            <w:pPr>
              <w:spacing w:line="240" w:lineRule="auto"/>
              <w:rPr>
                <w:lang w:eastAsia="en-PH"/>
              </w:rPr>
            </w:pPr>
            <w:r>
              <w:rPr>
                <w:lang w:eastAsia="en-PH"/>
              </w:rPr>
              <w:t xml:space="preserve">2. </w:t>
            </w:r>
            <w:r w:rsidR="00485413" w:rsidRPr="59A1790A">
              <w:rPr>
                <w:lang w:eastAsia="en-PH"/>
              </w:rPr>
              <w:t>User perform Gesture: Double Tap</w:t>
            </w:r>
          </w:p>
        </w:tc>
        <w:tc>
          <w:tcPr>
            <w:tcW w:w="3646" w:type="dxa"/>
            <w:tcBorders>
              <w:top w:val="nil"/>
              <w:left w:val="nil"/>
              <w:bottom w:val="single" w:sz="4" w:space="0" w:color="auto"/>
              <w:right w:val="single" w:sz="4" w:space="0" w:color="auto"/>
            </w:tcBorders>
            <w:noWrap/>
            <w:vAlign w:val="bottom"/>
            <w:hideMark/>
          </w:tcPr>
          <w:p w14:paraId="3F743D4D" w14:textId="77777777" w:rsidR="00485413" w:rsidRDefault="00485413" w:rsidP="00A3080A">
            <w:pPr>
              <w:spacing w:line="240" w:lineRule="auto"/>
              <w:rPr>
                <w:lang w:eastAsia="en-PH"/>
              </w:rPr>
            </w:pPr>
            <w:r w:rsidRPr="59A1790A">
              <w:rPr>
                <w:lang w:eastAsia="en-PH"/>
              </w:rPr>
              <w:t>2.1 System will calculate results</w:t>
            </w:r>
          </w:p>
        </w:tc>
      </w:tr>
      <w:tr w:rsidR="00485413" w14:paraId="676A003B" w14:textId="77777777" w:rsidTr="00D418C2">
        <w:trPr>
          <w:trHeight w:val="92"/>
        </w:trPr>
        <w:tc>
          <w:tcPr>
            <w:tcW w:w="2700" w:type="dxa"/>
            <w:vMerge/>
            <w:tcBorders>
              <w:left w:val="single" w:sz="4" w:space="0" w:color="auto"/>
              <w:right w:val="single" w:sz="4" w:space="0" w:color="auto"/>
            </w:tcBorders>
            <w:noWrap/>
            <w:vAlign w:val="bottom"/>
          </w:tcPr>
          <w:p w14:paraId="36ADE8C1" w14:textId="06270B8C" w:rsidR="00485413" w:rsidRPr="007608B7" w:rsidRDefault="00485413" w:rsidP="00A3080A">
            <w:pPr>
              <w:spacing w:line="240" w:lineRule="auto"/>
              <w:rPr>
                <w:b/>
                <w:color w:val="000000"/>
                <w:lang w:eastAsia="en-PH"/>
              </w:rPr>
            </w:pPr>
          </w:p>
        </w:tc>
        <w:tc>
          <w:tcPr>
            <w:tcW w:w="3600" w:type="dxa"/>
            <w:tcBorders>
              <w:top w:val="nil"/>
              <w:left w:val="nil"/>
              <w:bottom w:val="single" w:sz="4" w:space="0" w:color="auto"/>
              <w:right w:val="single" w:sz="4" w:space="0" w:color="auto"/>
            </w:tcBorders>
            <w:noWrap/>
            <w:vAlign w:val="bottom"/>
          </w:tcPr>
          <w:p w14:paraId="48C7094E" w14:textId="0847038E" w:rsidR="00485413" w:rsidRDefault="00BA61B1" w:rsidP="00A3080A">
            <w:pPr>
              <w:spacing w:line="240" w:lineRule="auto"/>
              <w:rPr>
                <w:lang w:eastAsia="en-PH"/>
              </w:rPr>
            </w:pPr>
            <w:r>
              <w:rPr>
                <w:lang w:eastAsia="en-PH"/>
              </w:rPr>
              <w:t xml:space="preserve">3. </w:t>
            </w:r>
            <w:r w:rsidR="00485413" w:rsidRPr="59A1790A">
              <w:rPr>
                <w:lang w:eastAsia="en-PH"/>
              </w:rPr>
              <w:t>User perform Gesture: Press</w:t>
            </w:r>
          </w:p>
        </w:tc>
        <w:tc>
          <w:tcPr>
            <w:tcW w:w="3646" w:type="dxa"/>
            <w:tcBorders>
              <w:top w:val="nil"/>
              <w:left w:val="nil"/>
              <w:bottom w:val="single" w:sz="4" w:space="0" w:color="auto"/>
              <w:right w:val="single" w:sz="4" w:space="0" w:color="auto"/>
            </w:tcBorders>
            <w:noWrap/>
            <w:vAlign w:val="bottom"/>
          </w:tcPr>
          <w:p w14:paraId="16BCE355" w14:textId="77777777" w:rsidR="00485413" w:rsidRDefault="00485413" w:rsidP="00A3080A">
            <w:pPr>
              <w:spacing w:line="240" w:lineRule="auto"/>
              <w:rPr>
                <w:lang w:eastAsia="en-PH"/>
              </w:rPr>
            </w:pPr>
            <w:r w:rsidRPr="59A1790A">
              <w:rPr>
                <w:lang w:eastAsia="en-PH"/>
              </w:rPr>
              <w:t>3.1 System will calculate results</w:t>
            </w:r>
          </w:p>
        </w:tc>
      </w:tr>
      <w:tr w:rsidR="00485413" w14:paraId="63571B7F" w14:textId="77777777" w:rsidTr="00D418C2">
        <w:trPr>
          <w:trHeight w:val="92"/>
        </w:trPr>
        <w:tc>
          <w:tcPr>
            <w:tcW w:w="2700" w:type="dxa"/>
            <w:vMerge/>
            <w:tcBorders>
              <w:left w:val="single" w:sz="4" w:space="0" w:color="auto"/>
              <w:right w:val="single" w:sz="4" w:space="0" w:color="auto"/>
            </w:tcBorders>
            <w:noWrap/>
            <w:vAlign w:val="bottom"/>
          </w:tcPr>
          <w:p w14:paraId="6897B4CB" w14:textId="09302D53" w:rsidR="00485413" w:rsidRPr="007608B7" w:rsidRDefault="00485413" w:rsidP="00A3080A">
            <w:pPr>
              <w:spacing w:line="240" w:lineRule="auto"/>
              <w:rPr>
                <w:b/>
                <w:color w:val="000000"/>
                <w:lang w:eastAsia="en-PH"/>
              </w:rPr>
            </w:pPr>
          </w:p>
        </w:tc>
        <w:tc>
          <w:tcPr>
            <w:tcW w:w="3600" w:type="dxa"/>
            <w:tcBorders>
              <w:top w:val="nil"/>
              <w:left w:val="nil"/>
              <w:bottom w:val="single" w:sz="4" w:space="0" w:color="auto"/>
              <w:right w:val="single" w:sz="4" w:space="0" w:color="auto"/>
            </w:tcBorders>
            <w:noWrap/>
            <w:vAlign w:val="bottom"/>
          </w:tcPr>
          <w:p w14:paraId="1EFFB607" w14:textId="5D9E1CCA" w:rsidR="00485413" w:rsidRDefault="00BA61B1" w:rsidP="00A3080A">
            <w:pPr>
              <w:spacing w:line="240" w:lineRule="auto"/>
              <w:rPr>
                <w:lang w:eastAsia="en-PH"/>
              </w:rPr>
            </w:pPr>
            <w:r>
              <w:rPr>
                <w:lang w:eastAsia="en-PH"/>
              </w:rPr>
              <w:t xml:space="preserve">4. </w:t>
            </w:r>
            <w:r w:rsidR="00485413" w:rsidRPr="59A1790A">
              <w:rPr>
                <w:lang w:eastAsia="en-PH"/>
              </w:rPr>
              <w:t>User perform Gesture: Press and tap</w:t>
            </w:r>
          </w:p>
        </w:tc>
        <w:tc>
          <w:tcPr>
            <w:tcW w:w="3646" w:type="dxa"/>
            <w:tcBorders>
              <w:top w:val="nil"/>
              <w:left w:val="nil"/>
              <w:bottom w:val="single" w:sz="4" w:space="0" w:color="auto"/>
              <w:right w:val="single" w:sz="4" w:space="0" w:color="auto"/>
            </w:tcBorders>
            <w:noWrap/>
            <w:vAlign w:val="bottom"/>
          </w:tcPr>
          <w:p w14:paraId="52F6DBB2" w14:textId="77777777" w:rsidR="00485413" w:rsidRDefault="00485413" w:rsidP="00A3080A">
            <w:pPr>
              <w:spacing w:line="240" w:lineRule="auto"/>
              <w:rPr>
                <w:lang w:eastAsia="en-PH"/>
              </w:rPr>
            </w:pPr>
            <w:r w:rsidRPr="59A1790A">
              <w:rPr>
                <w:lang w:eastAsia="en-PH"/>
              </w:rPr>
              <w:t>4.1 System will calculate results</w:t>
            </w:r>
          </w:p>
        </w:tc>
      </w:tr>
      <w:tr w:rsidR="00485413" w14:paraId="5EF71188" w14:textId="77777777" w:rsidTr="00D418C2">
        <w:trPr>
          <w:trHeight w:val="185"/>
        </w:trPr>
        <w:tc>
          <w:tcPr>
            <w:tcW w:w="2700" w:type="dxa"/>
            <w:vMerge/>
            <w:tcBorders>
              <w:left w:val="single" w:sz="4" w:space="0" w:color="auto"/>
              <w:bottom w:val="single" w:sz="4" w:space="0" w:color="auto"/>
              <w:right w:val="single" w:sz="4" w:space="0" w:color="auto"/>
            </w:tcBorders>
            <w:noWrap/>
            <w:vAlign w:val="bottom"/>
            <w:hideMark/>
          </w:tcPr>
          <w:p w14:paraId="1FC6BD31" w14:textId="0205946A"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2654C36A" w14:textId="15832565" w:rsidR="00485413" w:rsidRPr="001D2F74" w:rsidRDefault="00BA61B1" w:rsidP="00A3080A">
            <w:pPr>
              <w:spacing w:line="240" w:lineRule="auto"/>
              <w:rPr>
                <w:lang w:eastAsia="en-PH"/>
              </w:rPr>
            </w:pPr>
            <w:r>
              <w:rPr>
                <w:lang w:eastAsia="en-PH"/>
              </w:rPr>
              <w:t xml:space="preserve">5. </w:t>
            </w:r>
            <w:r w:rsidR="00485413" w:rsidRPr="59A1790A">
              <w:rPr>
                <w:lang w:eastAsia="en-PH"/>
              </w:rPr>
              <w:t>User perform Gesture: Pinch</w:t>
            </w:r>
          </w:p>
        </w:tc>
        <w:tc>
          <w:tcPr>
            <w:tcW w:w="3646" w:type="dxa"/>
            <w:tcBorders>
              <w:top w:val="nil"/>
              <w:left w:val="nil"/>
              <w:bottom w:val="single" w:sz="4" w:space="0" w:color="auto"/>
              <w:right w:val="single" w:sz="4" w:space="0" w:color="auto"/>
            </w:tcBorders>
            <w:vAlign w:val="bottom"/>
            <w:hideMark/>
          </w:tcPr>
          <w:p w14:paraId="1CD97F58" w14:textId="77777777" w:rsidR="00485413" w:rsidRPr="001311BD" w:rsidRDefault="00485413" w:rsidP="00A3080A">
            <w:pPr>
              <w:spacing w:line="240" w:lineRule="auto"/>
              <w:rPr>
                <w:lang w:eastAsia="en-PH"/>
              </w:rPr>
            </w:pPr>
            <w:r w:rsidRPr="59A1790A">
              <w:rPr>
                <w:lang w:eastAsia="en-PH"/>
              </w:rPr>
              <w:t>5.1 System will calculate results</w:t>
            </w:r>
          </w:p>
        </w:tc>
      </w:tr>
      <w:tr w:rsidR="00A3080A" w14:paraId="3E1DC9D6"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76881F2" w14:textId="77777777" w:rsidR="00A3080A" w:rsidRPr="007608B7" w:rsidRDefault="00A3080A" w:rsidP="00A3080A">
            <w:pPr>
              <w:spacing w:line="240" w:lineRule="auto"/>
              <w:rPr>
                <w:b/>
                <w:lang w:eastAsia="en-PH"/>
              </w:rPr>
            </w:pPr>
            <w:r w:rsidRPr="007608B7">
              <w:rPr>
                <w:b/>
                <w:lang w:eastAsia="en-PH"/>
              </w:rPr>
              <w:t>Exception Conditions</w:t>
            </w:r>
          </w:p>
        </w:tc>
        <w:tc>
          <w:tcPr>
            <w:tcW w:w="7246" w:type="dxa"/>
            <w:gridSpan w:val="2"/>
            <w:tcBorders>
              <w:top w:val="single" w:sz="4" w:space="0" w:color="auto"/>
              <w:left w:val="nil"/>
              <w:bottom w:val="single" w:sz="4" w:space="0" w:color="auto"/>
              <w:right w:val="single" w:sz="4" w:space="0" w:color="auto"/>
            </w:tcBorders>
            <w:noWrap/>
            <w:vAlign w:val="center"/>
            <w:hideMark/>
          </w:tcPr>
          <w:p w14:paraId="0F4DFE34" w14:textId="77777777" w:rsidR="00A3080A" w:rsidRDefault="00A3080A" w:rsidP="00A3080A">
            <w:pPr>
              <w:spacing w:line="240" w:lineRule="auto"/>
              <w:rPr>
                <w:lang w:eastAsia="en-PH"/>
              </w:rPr>
            </w:pPr>
            <w:r w:rsidRPr="59A1790A">
              <w:rPr>
                <w:lang w:eastAsia="en-PH"/>
              </w:rPr>
              <w:t xml:space="preserve">The algorithm of the calibration application will not change. </w:t>
            </w:r>
          </w:p>
        </w:tc>
      </w:tr>
    </w:tbl>
    <w:p w14:paraId="040849A5" w14:textId="77777777" w:rsidR="005B3AA8" w:rsidRDefault="005B3AA8">
      <w:pPr>
        <w:spacing w:line="259" w:lineRule="auto"/>
        <w:jc w:val="left"/>
        <w:rPr>
          <w:rFonts w:eastAsia="Times New Roman" w:cs="Times New Roman"/>
          <w:b/>
          <w:sz w:val="24"/>
          <w:szCs w:val="26"/>
          <w:lang w:eastAsia="en-PH"/>
        </w:rPr>
      </w:pPr>
      <w:r>
        <w:rPr>
          <w:lang w:eastAsia="en-PH"/>
        </w:rPr>
        <w:br w:type="page"/>
      </w:r>
    </w:p>
    <w:p w14:paraId="29B0EFEA" w14:textId="05617F6A" w:rsidR="00A3080A" w:rsidRPr="005B3AA8" w:rsidRDefault="005B3AA8" w:rsidP="005B3AA8">
      <w:pPr>
        <w:pStyle w:val="111"/>
        <w:rPr>
          <w:lang w:eastAsia="en-PH"/>
        </w:rPr>
      </w:pPr>
      <w:bookmarkStart w:id="815" w:name="_Toc490593559"/>
      <w:r>
        <w:rPr>
          <w:lang w:eastAsia="en-PH"/>
        </w:rPr>
        <w:lastRenderedPageBreak/>
        <w:t>Save Configuration</w:t>
      </w:r>
      <w:bookmarkEnd w:id="815"/>
    </w:p>
    <w:tbl>
      <w:tblPr>
        <w:tblW w:w="9946" w:type="dxa"/>
        <w:tblInd w:w="-95" w:type="dxa"/>
        <w:tblLook w:val="04A0" w:firstRow="1" w:lastRow="0" w:firstColumn="1" w:lastColumn="0" w:noHBand="0" w:noVBand="1"/>
      </w:tblPr>
      <w:tblGrid>
        <w:gridCol w:w="2700"/>
        <w:gridCol w:w="2790"/>
        <w:gridCol w:w="4456"/>
      </w:tblGrid>
      <w:tr w:rsidR="00A3080A" w14:paraId="0D94A60D" w14:textId="77777777" w:rsidTr="00A3080A">
        <w:trPr>
          <w:trHeight w:val="92"/>
        </w:trPr>
        <w:tc>
          <w:tcPr>
            <w:tcW w:w="2700" w:type="dxa"/>
            <w:tcBorders>
              <w:top w:val="single" w:sz="4" w:space="0" w:color="auto"/>
              <w:left w:val="single" w:sz="4" w:space="0" w:color="auto"/>
              <w:bottom w:val="single" w:sz="4" w:space="0" w:color="auto"/>
              <w:right w:val="single" w:sz="4" w:space="0" w:color="auto"/>
            </w:tcBorders>
            <w:noWrap/>
            <w:vAlign w:val="bottom"/>
            <w:hideMark/>
          </w:tcPr>
          <w:p w14:paraId="5F86299F" w14:textId="77777777" w:rsidR="00A3080A" w:rsidRPr="007608B7" w:rsidRDefault="00A3080A" w:rsidP="00A3080A">
            <w:pPr>
              <w:spacing w:line="240" w:lineRule="auto"/>
              <w:rPr>
                <w:b/>
                <w:lang w:eastAsia="en-PH"/>
              </w:rPr>
            </w:pPr>
            <w:r w:rsidRPr="007608B7">
              <w:rPr>
                <w:b/>
                <w:lang w:eastAsia="en-PH"/>
              </w:rPr>
              <w:t>Use Case</w:t>
            </w:r>
          </w:p>
        </w:tc>
        <w:tc>
          <w:tcPr>
            <w:tcW w:w="7246" w:type="dxa"/>
            <w:gridSpan w:val="2"/>
            <w:tcBorders>
              <w:top w:val="single" w:sz="4" w:space="0" w:color="auto"/>
              <w:left w:val="nil"/>
              <w:bottom w:val="single" w:sz="4" w:space="0" w:color="auto"/>
              <w:right w:val="single" w:sz="4" w:space="0" w:color="auto"/>
            </w:tcBorders>
            <w:noWrap/>
            <w:vAlign w:val="bottom"/>
            <w:hideMark/>
          </w:tcPr>
          <w:p w14:paraId="38F79825" w14:textId="77777777" w:rsidR="00A3080A" w:rsidRDefault="00A3080A" w:rsidP="00A3080A">
            <w:pPr>
              <w:spacing w:line="240" w:lineRule="auto"/>
              <w:rPr>
                <w:lang w:eastAsia="en-PH"/>
              </w:rPr>
            </w:pPr>
            <w:r w:rsidRPr="59A1790A">
              <w:rPr>
                <w:lang w:eastAsia="en-PH"/>
              </w:rPr>
              <w:t xml:space="preserve">Save Configuration </w:t>
            </w:r>
          </w:p>
        </w:tc>
      </w:tr>
      <w:tr w:rsidR="00A3080A" w14:paraId="392D35BB"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AB2F5B3" w14:textId="77777777" w:rsidR="00A3080A" w:rsidRPr="007608B7" w:rsidRDefault="00A3080A" w:rsidP="00A3080A">
            <w:pPr>
              <w:spacing w:line="240" w:lineRule="auto"/>
              <w:rPr>
                <w:b/>
                <w:lang w:eastAsia="en-PH"/>
              </w:rPr>
            </w:pPr>
            <w:r w:rsidRPr="007608B7">
              <w:rPr>
                <w:b/>
                <w:lang w:eastAsia="en-PH"/>
              </w:rPr>
              <w:t>Scenario</w:t>
            </w:r>
          </w:p>
        </w:tc>
        <w:tc>
          <w:tcPr>
            <w:tcW w:w="7246" w:type="dxa"/>
            <w:gridSpan w:val="2"/>
            <w:tcBorders>
              <w:top w:val="single" w:sz="4" w:space="0" w:color="auto"/>
              <w:left w:val="nil"/>
              <w:bottom w:val="single" w:sz="4" w:space="0" w:color="auto"/>
              <w:right w:val="single" w:sz="4" w:space="0" w:color="auto"/>
            </w:tcBorders>
            <w:noWrap/>
            <w:vAlign w:val="bottom"/>
            <w:hideMark/>
          </w:tcPr>
          <w:p w14:paraId="5E88979C" w14:textId="77777777" w:rsidR="00A3080A" w:rsidRDefault="00A3080A" w:rsidP="00A3080A">
            <w:pPr>
              <w:spacing w:line="240" w:lineRule="auto"/>
              <w:rPr>
                <w:lang w:eastAsia="en-PH"/>
              </w:rPr>
            </w:pPr>
            <w:r w:rsidRPr="59A1790A">
              <w:rPr>
                <w:lang w:eastAsia="en-PH"/>
              </w:rPr>
              <w:t>User saves his configuration</w:t>
            </w:r>
          </w:p>
        </w:tc>
      </w:tr>
      <w:tr w:rsidR="00A3080A" w14:paraId="1604B65A"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6731CA8" w14:textId="77777777" w:rsidR="00A3080A" w:rsidRPr="007608B7" w:rsidRDefault="00A3080A" w:rsidP="00A3080A">
            <w:pPr>
              <w:spacing w:line="240" w:lineRule="auto"/>
              <w:rPr>
                <w:b/>
                <w:lang w:eastAsia="en-PH"/>
              </w:rPr>
            </w:pPr>
            <w:r w:rsidRPr="007608B7">
              <w:rPr>
                <w:b/>
                <w:lang w:eastAsia="en-PH"/>
              </w:rPr>
              <w:t>Triggering Event</w:t>
            </w:r>
          </w:p>
        </w:tc>
        <w:tc>
          <w:tcPr>
            <w:tcW w:w="7246" w:type="dxa"/>
            <w:gridSpan w:val="2"/>
            <w:tcBorders>
              <w:top w:val="single" w:sz="4" w:space="0" w:color="auto"/>
              <w:left w:val="nil"/>
              <w:bottom w:val="single" w:sz="4" w:space="0" w:color="auto"/>
              <w:right w:val="single" w:sz="4" w:space="0" w:color="auto"/>
            </w:tcBorders>
            <w:noWrap/>
            <w:vAlign w:val="bottom"/>
            <w:hideMark/>
          </w:tcPr>
          <w:p w14:paraId="591F04B7" w14:textId="1E6568F0" w:rsidR="00A3080A" w:rsidRDefault="00A13FE9" w:rsidP="00A3080A">
            <w:pPr>
              <w:spacing w:line="240" w:lineRule="auto"/>
              <w:rPr>
                <w:color w:val="000000"/>
                <w:lang w:eastAsia="en-PH"/>
              </w:rPr>
            </w:pPr>
            <w:r>
              <w:rPr>
                <w:color w:val="000000"/>
                <w:lang w:eastAsia="en-PH"/>
              </w:rPr>
              <w:t>Calibrate</w:t>
            </w:r>
          </w:p>
        </w:tc>
      </w:tr>
      <w:tr w:rsidR="00A3080A" w14:paraId="309E5475"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DD45451" w14:textId="77777777" w:rsidR="00A3080A" w:rsidRPr="007608B7" w:rsidRDefault="00A3080A" w:rsidP="00A3080A">
            <w:pPr>
              <w:spacing w:line="240" w:lineRule="auto"/>
              <w:rPr>
                <w:b/>
                <w:lang w:eastAsia="en-PH"/>
              </w:rPr>
            </w:pPr>
            <w:r w:rsidRPr="007608B7">
              <w:rPr>
                <w:b/>
                <w:lang w:eastAsia="en-PH"/>
              </w:rPr>
              <w:t>Brief Description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65B3750D" w14:textId="77777777" w:rsidR="00A3080A" w:rsidRDefault="00A3080A" w:rsidP="00A3080A">
            <w:pPr>
              <w:spacing w:line="240" w:lineRule="auto"/>
              <w:rPr>
                <w:lang w:eastAsia="en-PH"/>
              </w:rPr>
            </w:pPr>
            <w:r w:rsidRPr="59A1790A">
              <w:rPr>
                <w:lang w:eastAsia="en-PH"/>
              </w:rPr>
              <w:t xml:space="preserve">User saves his calibration and apply to phone </w:t>
            </w:r>
          </w:p>
        </w:tc>
      </w:tr>
      <w:tr w:rsidR="00A3080A" w14:paraId="52FA1211"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51AD316" w14:textId="77777777" w:rsidR="00A3080A" w:rsidRPr="007608B7" w:rsidRDefault="00A3080A" w:rsidP="00A3080A">
            <w:pPr>
              <w:spacing w:line="240" w:lineRule="auto"/>
              <w:rPr>
                <w:b/>
                <w:lang w:eastAsia="en-PH"/>
              </w:rPr>
            </w:pPr>
            <w:r w:rsidRPr="007608B7">
              <w:rPr>
                <w:b/>
                <w:lang w:eastAsia="en-PH"/>
              </w:rPr>
              <w:t>Actor</w:t>
            </w:r>
          </w:p>
        </w:tc>
        <w:tc>
          <w:tcPr>
            <w:tcW w:w="7246" w:type="dxa"/>
            <w:gridSpan w:val="2"/>
            <w:tcBorders>
              <w:top w:val="single" w:sz="4" w:space="0" w:color="auto"/>
              <w:left w:val="nil"/>
              <w:bottom w:val="single" w:sz="4" w:space="0" w:color="auto"/>
              <w:right w:val="single" w:sz="4" w:space="0" w:color="auto"/>
            </w:tcBorders>
            <w:noWrap/>
            <w:vAlign w:val="bottom"/>
            <w:hideMark/>
          </w:tcPr>
          <w:p w14:paraId="3120D0E1" w14:textId="77777777" w:rsidR="00A3080A" w:rsidRDefault="00A3080A" w:rsidP="00A3080A">
            <w:pPr>
              <w:spacing w:line="240" w:lineRule="auto"/>
              <w:rPr>
                <w:lang w:eastAsia="en-PH"/>
              </w:rPr>
            </w:pPr>
            <w:r w:rsidRPr="59A1790A">
              <w:rPr>
                <w:lang w:eastAsia="en-PH"/>
              </w:rPr>
              <w:t xml:space="preserve">User </w:t>
            </w:r>
          </w:p>
        </w:tc>
      </w:tr>
      <w:tr w:rsidR="00A3080A" w14:paraId="5192A984"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5E93F735" w14:textId="77777777" w:rsidR="00A3080A" w:rsidRPr="007608B7" w:rsidRDefault="00A3080A" w:rsidP="00A3080A">
            <w:pPr>
              <w:spacing w:line="240" w:lineRule="auto"/>
              <w:rPr>
                <w:b/>
                <w:lang w:eastAsia="en-PH"/>
              </w:rPr>
            </w:pPr>
            <w:r w:rsidRPr="007608B7">
              <w:rPr>
                <w:b/>
                <w:lang w:eastAsia="en-PH"/>
              </w:rPr>
              <w:t>Related Use Cases</w:t>
            </w:r>
          </w:p>
        </w:tc>
        <w:tc>
          <w:tcPr>
            <w:tcW w:w="7246" w:type="dxa"/>
            <w:gridSpan w:val="2"/>
            <w:tcBorders>
              <w:top w:val="single" w:sz="4" w:space="0" w:color="auto"/>
              <w:left w:val="nil"/>
              <w:bottom w:val="single" w:sz="4" w:space="0" w:color="auto"/>
              <w:right w:val="single" w:sz="4" w:space="0" w:color="auto"/>
            </w:tcBorders>
            <w:noWrap/>
            <w:vAlign w:val="bottom"/>
            <w:hideMark/>
          </w:tcPr>
          <w:p w14:paraId="6D7F8EB5" w14:textId="77777777" w:rsidR="00A3080A" w:rsidRDefault="00A3080A" w:rsidP="00A3080A">
            <w:pPr>
              <w:spacing w:line="240" w:lineRule="auto"/>
              <w:rPr>
                <w:lang w:eastAsia="en-PH"/>
              </w:rPr>
            </w:pPr>
            <w:r w:rsidRPr="59A1790A">
              <w:rPr>
                <w:lang w:eastAsia="en-PH"/>
              </w:rPr>
              <w:t>Calibrate</w:t>
            </w:r>
          </w:p>
        </w:tc>
      </w:tr>
      <w:tr w:rsidR="00A3080A" w14:paraId="4BEB999E"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027E1F39" w14:textId="77777777" w:rsidR="00A3080A" w:rsidRPr="007608B7" w:rsidRDefault="00A3080A" w:rsidP="00A3080A">
            <w:pPr>
              <w:spacing w:line="240" w:lineRule="auto"/>
              <w:rPr>
                <w:b/>
                <w:lang w:eastAsia="en-PH"/>
              </w:rPr>
            </w:pPr>
            <w:r w:rsidRPr="007608B7">
              <w:rPr>
                <w:b/>
                <w:lang w:eastAsia="en-PH"/>
              </w:rPr>
              <w:t>Stakeholder</w:t>
            </w:r>
          </w:p>
        </w:tc>
        <w:tc>
          <w:tcPr>
            <w:tcW w:w="7246" w:type="dxa"/>
            <w:gridSpan w:val="2"/>
            <w:tcBorders>
              <w:top w:val="single" w:sz="4" w:space="0" w:color="auto"/>
              <w:left w:val="nil"/>
              <w:bottom w:val="single" w:sz="4" w:space="0" w:color="auto"/>
              <w:right w:val="single" w:sz="4" w:space="0" w:color="auto"/>
            </w:tcBorders>
            <w:noWrap/>
            <w:vAlign w:val="bottom"/>
            <w:hideMark/>
          </w:tcPr>
          <w:p w14:paraId="3B808142" w14:textId="77777777" w:rsidR="00A3080A" w:rsidRDefault="00A3080A" w:rsidP="00A3080A">
            <w:pPr>
              <w:spacing w:line="240" w:lineRule="auto"/>
              <w:rPr>
                <w:lang w:eastAsia="en-PH"/>
              </w:rPr>
            </w:pPr>
            <w:r w:rsidRPr="59A1790A">
              <w:rPr>
                <w:lang w:eastAsia="en-PH"/>
              </w:rPr>
              <w:t>User</w:t>
            </w:r>
          </w:p>
        </w:tc>
      </w:tr>
      <w:tr w:rsidR="00A3080A" w14:paraId="52A982DF"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28712EAC" w14:textId="77777777" w:rsidR="00A3080A" w:rsidRPr="007608B7" w:rsidRDefault="00A3080A" w:rsidP="00A3080A">
            <w:pPr>
              <w:spacing w:line="240" w:lineRule="auto"/>
              <w:rPr>
                <w:b/>
                <w:lang w:eastAsia="en-PH"/>
              </w:rPr>
            </w:pPr>
            <w:r w:rsidRPr="007608B7">
              <w:rPr>
                <w:b/>
                <w:lang w:eastAsia="en-PH"/>
              </w:rPr>
              <w:t>Pre-Condition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19184205" w14:textId="77777777" w:rsidR="00A3080A" w:rsidRDefault="00A3080A" w:rsidP="00A3080A">
            <w:pPr>
              <w:spacing w:line="240" w:lineRule="auto"/>
              <w:rPr>
                <w:lang w:eastAsia="en-PH"/>
              </w:rPr>
            </w:pPr>
            <w:r w:rsidRPr="59A1790A">
              <w:rPr>
                <w:lang w:eastAsia="en-PH"/>
              </w:rPr>
              <w:t>Calibrate</w:t>
            </w:r>
          </w:p>
        </w:tc>
      </w:tr>
      <w:tr w:rsidR="00A3080A" w14:paraId="1F8A3077"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C0E82AC" w14:textId="77777777" w:rsidR="00A3080A" w:rsidRPr="007608B7" w:rsidRDefault="00A3080A" w:rsidP="00A3080A">
            <w:pPr>
              <w:spacing w:line="240" w:lineRule="auto"/>
              <w:rPr>
                <w:b/>
                <w:lang w:eastAsia="en-PH"/>
              </w:rPr>
            </w:pPr>
            <w:r w:rsidRPr="007608B7">
              <w:rPr>
                <w:b/>
                <w:lang w:eastAsia="en-PH"/>
              </w:rPr>
              <w:t>Post-Condition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63B7DC45" w14:textId="77777777" w:rsidR="00A3080A" w:rsidRDefault="00A3080A" w:rsidP="00A3080A">
            <w:pPr>
              <w:spacing w:line="240" w:lineRule="auto"/>
              <w:rPr>
                <w:color w:val="000000"/>
                <w:lang w:eastAsia="en-PH"/>
              </w:rPr>
            </w:pPr>
          </w:p>
        </w:tc>
      </w:tr>
      <w:tr w:rsidR="00485413" w14:paraId="04B2D36A" w14:textId="77777777" w:rsidTr="00485413">
        <w:trPr>
          <w:trHeight w:val="92"/>
        </w:trPr>
        <w:tc>
          <w:tcPr>
            <w:tcW w:w="2700" w:type="dxa"/>
            <w:vMerge w:val="restart"/>
            <w:tcBorders>
              <w:top w:val="nil"/>
              <w:left w:val="single" w:sz="4" w:space="0" w:color="auto"/>
              <w:right w:val="single" w:sz="4" w:space="0" w:color="auto"/>
            </w:tcBorders>
            <w:noWrap/>
            <w:vAlign w:val="center"/>
            <w:hideMark/>
          </w:tcPr>
          <w:p w14:paraId="13720034" w14:textId="40EE0C80" w:rsidR="00485413" w:rsidRPr="007608B7" w:rsidRDefault="00485413" w:rsidP="00485413">
            <w:pPr>
              <w:spacing w:line="240" w:lineRule="auto"/>
              <w:jc w:val="left"/>
              <w:rPr>
                <w:b/>
                <w:lang w:eastAsia="en-PH"/>
              </w:rPr>
            </w:pPr>
            <w:r w:rsidRPr="007608B7">
              <w:rPr>
                <w:b/>
                <w:lang w:eastAsia="en-PH"/>
              </w:rPr>
              <w:t xml:space="preserve">Flow of Activities </w:t>
            </w:r>
          </w:p>
        </w:tc>
        <w:tc>
          <w:tcPr>
            <w:tcW w:w="2790" w:type="dxa"/>
            <w:tcBorders>
              <w:top w:val="nil"/>
              <w:left w:val="nil"/>
              <w:bottom w:val="single" w:sz="4" w:space="0" w:color="auto"/>
              <w:right w:val="single" w:sz="4" w:space="0" w:color="auto"/>
            </w:tcBorders>
            <w:noWrap/>
            <w:vAlign w:val="bottom"/>
            <w:hideMark/>
          </w:tcPr>
          <w:p w14:paraId="177E7C7F" w14:textId="77777777" w:rsidR="00485413" w:rsidRDefault="00485413" w:rsidP="00A3080A">
            <w:pPr>
              <w:spacing w:line="240" w:lineRule="auto"/>
              <w:rPr>
                <w:lang w:eastAsia="en-PH"/>
              </w:rPr>
            </w:pPr>
            <w:r w:rsidRPr="59A1790A">
              <w:rPr>
                <w:lang w:eastAsia="en-PH"/>
              </w:rPr>
              <w:t>Actor</w:t>
            </w:r>
          </w:p>
        </w:tc>
        <w:tc>
          <w:tcPr>
            <w:tcW w:w="4456" w:type="dxa"/>
            <w:tcBorders>
              <w:top w:val="nil"/>
              <w:left w:val="nil"/>
              <w:bottom w:val="single" w:sz="4" w:space="0" w:color="auto"/>
              <w:right w:val="single" w:sz="4" w:space="0" w:color="auto"/>
            </w:tcBorders>
            <w:noWrap/>
            <w:vAlign w:val="bottom"/>
            <w:hideMark/>
          </w:tcPr>
          <w:p w14:paraId="6A7AD10D" w14:textId="77777777" w:rsidR="00485413" w:rsidRDefault="00485413" w:rsidP="00A3080A">
            <w:pPr>
              <w:spacing w:line="240" w:lineRule="auto"/>
              <w:rPr>
                <w:lang w:eastAsia="en-PH"/>
              </w:rPr>
            </w:pPr>
            <w:r w:rsidRPr="59A1790A">
              <w:rPr>
                <w:lang w:eastAsia="en-PH"/>
              </w:rPr>
              <w:t>System</w:t>
            </w:r>
          </w:p>
        </w:tc>
      </w:tr>
      <w:tr w:rsidR="00485413" w14:paraId="47A8FB90" w14:textId="77777777" w:rsidTr="00D418C2">
        <w:trPr>
          <w:trHeight w:val="277"/>
        </w:trPr>
        <w:tc>
          <w:tcPr>
            <w:tcW w:w="2700" w:type="dxa"/>
            <w:vMerge/>
            <w:tcBorders>
              <w:left w:val="single" w:sz="4" w:space="0" w:color="auto"/>
              <w:right w:val="single" w:sz="4" w:space="0" w:color="auto"/>
            </w:tcBorders>
            <w:noWrap/>
            <w:vAlign w:val="center"/>
            <w:hideMark/>
          </w:tcPr>
          <w:p w14:paraId="5B654E5E" w14:textId="784D47AE" w:rsidR="00485413" w:rsidRPr="007608B7" w:rsidRDefault="00485413" w:rsidP="00485413">
            <w:pPr>
              <w:spacing w:line="240" w:lineRule="auto"/>
              <w:jc w:val="left"/>
              <w:rPr>
                <w:b/>
                <w:lang w:eastAsia="en-PH"/>
              </w:rPr>
            </w:pPr>
          </w:p>
        </w:tc>
        <w:tc>
          <w:tcPr>
            <w:tcW w:w="2790" w:type="dxa"/>
            <w:tcBorders>
              <w:top w:val="nil"/>
              <w:left w:val="nil"/>
              <w:bottom w:val="single" w:sz="4" w:space="0" w:color="auto"/>
              <w:right w:val="single" w:sz="4" w:space="0" w:color="auto"/>
            </w:tcBorders>
            <w:noWrap/>
            <w:vAlign w:val="bottom"/>
            <w:hideMark/>
          </w:tcPr>
          <w:p w14:paraId="587C4337" w14:textId="77777777" w:rsidR="00485413" w:rsidRPr="001D2F74" w:rsidRDefault="00485413" w:rsidP="00A3080A">
            <w:pPr>
              <w:spacing w:line="240" w:lineRule="auto"/>
              <w:rPr>
                <w:lang w:eastAsia="en-PH"/>
              </w:rPr>
            </w:pPr>
            <w:r w:rsidRPr="59A1790A">
              <w:rPr>
                <w:lang w:eastAsia="en-PH"/>
              </w:rPr>
              <w:t>User clicks on save settings</w:t>
            </w:r>
          </w:p>
        </w:tc>
        <w:tc>
          <w:tcPr>
            <w:tcW w:w="4456" w:type="dxa"/>
            <w:tcBorders>
              <w:top w:val="nil"/>
              <w:left w:val="nil"/>
              <w:bottom w:val="single" w:sz="4" w:space="0" w:color="auto"/>
              <w:right w:val="single" w:sz="4" w:space="0" w:color="auto"/>
            </w:tcBorders>
            <w:vAlign w:val="bottom"/>
            <w:hideMark/>
          </w:tcPr>
          <w:p w14:paraId="322B715E" w14:textId="77777777" w:rsidR="00485413" w:rsidRDefault="00485413" w:rsidP="00A3080A">
            <w:pPr>
              <w:spacing w:line="240" w:lineRule="auto"/>
              <w:rPr>
                <w:lang w:eastAsia="en-PH"/>
              </w:rPr>
            </w:pPr>
            <w:r w:rsidRPr="59A1790A">
              <w:rPr>
                <w:lang w:eastAsia="en-PH"/>
              </w:rPr>
              <w:t>1.1 System will commit the saved configuration</w:t>
            </w:r>
          </w:p>
        </w:tc>
      </w:tr>
      <w:tr w:rsidR="00485413" w14:paraId="7744A83C" w14:textId="77777777" w:rsidTr="00D418C2">
        <w:trPr>
          <w:trHeight w:val="185"/>
        </w:trPr>
        <w:tc>
          <w:tcPr>
            <w:tcW w:w="2700" w:type="dxa"/>
            <w:vMerge/>
            <w:tcBorders>
              <w:left w:val="single" w:sz="4" w:space="0" w:color="auto"/>
              <w:bottom w:val="single" w:sz="4" w:space="0" w:color="auto"/>
              <w:right w:val="single" w:sz="4" w:space="0" w:color="auto"/>
            </w:tcBorders>
            <w:noWrap/>
            <w:vAlign w:val="center"/>
            <w:hideMark/>
          </w:tcPr>
          <w:p w14:paraId="38C7AA0A" w14:textId="4F7D42DC" w:rsidR="00485413" w:rsidRPr="007608B7" w:rsidRDefault="00485413" w:rsidP="00485413">
            <w:pPr>
              <w:spacing w:line="240" w:lineRule="auto"/>
              <w:jc w:val="left"/>
              <w:rPr>
                <w:b/>
                <w:lang w:eastAsia="en-PH"/>
              </w:rPr>
            </w:pPr>
          </w:p>
        </w:tc>
        <w:tc>
          <w:tcPr>
            <w:tcW w:w="2790" w:type="dxa"/>
            <w:tcBorders>
              <w:top w:val="nil"/>
              <w:left w:val="nil"/>
              <w:bottom w:val="single" w:sz="4" w:space="0" w:color="auto"/>
              <w:right w:val="single" w:sz="4" w:space="0" w:color="auto"/>
            </w:tcBorders>
            <w:noWrap/>
            <w:vAlign w:val="bottom"/>
            <w:hideMark/>
          </w:tcPr>
          <w:p w14:paraId="5ED31C98" w14:textId="77777777" w:rsidR="00485413" w:rsidRDefault="00485413" w:rsidP="00A3080A">
            <w:pPr>
              <w:spacing w:line="240" w:lineRule="auto"/>
              <w:rPr>
                <w:color w:val="000000"/>
                <w:lang w:eastAsia="en-PH"/>
              </w:rPr>
            </w:pPr>
          </w:p>
        </w:tc>
        <w:tc>
          <w:tcPr>
            <w:tcW w:w="4456" w:type="dxa"/>
            <w:tcBorders>
              <w:top w:val="nil"/>
              <w:left w:val="nil"/>
              <w:bottom w:val="single" w:sz="4" w:space="0" w:color="auto"/>
              <w:right w:val="single" w:sz="4" w:space="0" w:color="auto"/>
            </w:tcBorders>
            <w:vAlign w:val="bottom"/>
            <w:hideMark/>
          </w:tcPr>
          <w:p w14:paraId="63FCE0B0" w14:textId="77777777" w:rsidR="00485413" w:rsidRDefault="00485413" w:rsidP="00A3080A">
            <w:pPr>
              <w:spacing w:line="240" w:lineRule="auto"/>
              <w:rPr>
                <w:color w:val="000000"/>
                <w:lang w:eastAsia="en-PH"/>
              </w:rPr>
            </w:pPr>
          </w:p>
        </w:tc>
      </w:tr>
      <w:tr w:rsidR="00A3080A" w14:paraId="52380B7E"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FF70002" w14:textId="77777777" w:rsidR="00A3080A" w:rsidRPr="007608B7" w:rsidRDefault="00A3080A" w:rsidP="00A3080A">
            <w:pPr>
              <w:spacing w:line="240" w:lineRule="auto"/>
              <w:rPr>
                <w:b/>
                <w:lang w:eastAsia="en-PH"/>
              </w:rPr>
            </w:pPr>
            <w:r w:rsidRPr="007608B7">
              <w:rPr>
                <w:b/>
                <w:lang w:eastAsia="en-PH"/>
              </w:rPr>
              <w:t>Exception Conditions</w:t>
            </w:r>
          </w:p>
        </w:tc>
        <w:tc>
          <w:tcPr>
            <w:tcW w:w="7246" w:type="dxa"/>
            <w:gridSpan w:val="2"/>
            <w:tcBorders>
              <w:top w:val="single" w:sz="4" w:space="0" w:color="auto"/>
              <w:left w:val="nil"/>
              <w:bottom w:val="single" w:sz="4" w:space="0" w:color="auto"/>
              <w:right w:val="single" w:sz="4" w:space="0" w:color="auto"/>
            </w:tcBorders>
            <w:noWrap/>
            <w:vAlign w:val="center"/>
            <w:hideMark/>
          </w:tcPr>
          <w:p w14:paraId="61C80A17" w14:textId="77777777" w:rsidR="00A3080A" w:rsidRDefault="00A3080A" w:rsidP="00A3080A">
            <w:pPr>
              <w:spacing w:line="240" w:lineRule="auto"/>
              <w:rPr>
                <w:lang w:eastAsia="en-PH"/>
              </w:rPr>
            </w:pPr>
            <w:r w:rsidRPr="59A1790A">
              <w:rPr>
                <w:lang w:eastAsia="en-PH"/>
              </w:rPr>
              <w:t>Configuration will not be saved</w:t>
            </w:r>
          </w:p>
        </w:tc>
      </w:tr>
    </w:tbl>
    <w:p w14:paraId="552925C0" w14:textId="6E8D1E10" w:rsidR="005B3AA8" w:rsidRDefault="005B3AA8" w:rsidP="00A3080A">
      <w:pPr>
        <w:rPr>
          <w:lang w:val="en-PH" w:eastAsia="en-PH"/>
        </w:rPr>
      </w:pPr>
    </w:p>
    <w:p w14:paraId="3E26B8D2" w14:textId="5F666DE5" w:rsidR="00341B81" w:rsidRDefault="005B3AA8" w:rsidP="005B3AA8">
      <w:pPr>
        <w:spacing w:line="259" w:lineRule="auto"/>
        <w:jc w:val="left"/>
        <w:rPr>
          <w:lang w:val="en-PH" w:eastAsia="en-PH"/>
        </w:rPr>
      </w:pPr>
      <w:r>
        <w:rPr>
          <w:lang w:val="en-PH" w:eastAsia="en-PH"/>
        </w:rPr>
        <w:br w:type="page"/>
      </w:r>
    </w:p>
    <w:p w14:paraId="7978DC8D" w14:textId="6E6E9BAD" w:rsidR="00A3080A" w:rsidRDefault="005B3AA8" w:rsidP="005B3AA8">
      <w:pPr>
        <w:pStyle w:val="111"/>
        <w:rPr>
          <w:lang w:val="en-PH" w:eastAsia="en-PH"/>
        </w:rPr>
      </w:pPr>
      <w:bookmarkStart w:id="816" w:name="_Toc490593560"/>
      <w:r>
        <w:rPr>
          <w:lang w:val="en-PH" w:eastAsia="en-PH"/>
        </w:rPr>
        <w:lastRenderedPageBreak/>
        <w:t>Send Feedback</w:t>
      </w:r>
      <w:bookmarkEnd w:id="816"/>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3254"/>
        <w:gridCol w:w="3983"/>
      </w:tblGrid>
      <w:tr w:rsidR="00A3080A" w14:paraId="216552FA"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0B3FF8C" w14:textId="77777777" w:rsidR="00A3080A" w:rsidRPr="007608B7" w:rsidRDefault="00A3080A" w:rsidP="00A3080A">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45F91B3" w14:textId="77777777" w:rsidR="00A3080A" w:rsidRDefault="00A3080A" w:rsidP="00A3080A">
            <w:pPr>
              <w:spacing w:line="240" w:lineRule="auto"/>
            </w:pPr>
            <w:r w:rsidRPr="59A1790A">
              <w:rPr>
                <w:lang w:eastAsia="en-PH"/>
              </w:rPr>
              <w:t>Send Feedback</w:t>
            </w:r>
          </w:p>
        </w:tc>
      </w:tr>
      <w:tr w:rsidR="00A3080A" w14:paraId="75EA9A4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72CF738" w14:textId="77777777" w:rsidR="00A3080A" w:rsidRPr="007608B7" w:rsidRDefault="00A3080A" w:rsidP="00A3080A">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314F43D" w14:textId="77777777" w:rsidR="00A3080A" w:rsidRDefault="00A3080A" w:rsidP="00A3080A">
            <w:pPr>
              <w:spacing w:line="240" w:lineRule="auto"/>
            </w:pPr>
            <w:r w:rsidRPr="59A1790A">
              <w:rPr>
                <w:lang w:eastAsia="en-PH"/>
              </w:rPr>
              <w:t>User will send feedback or send a report</w:t>
            </w:r>
          </w:p>
        </w:tc>
      </w:tr>
      <w:tr w:rsidR="00A3080A" w14:paraId="24A10096"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42D98FE" w14:textId="77777777" w:rsidR="00A3080A" w:rsidRPr="007608B7" w:rsidRDefault="00A3080A" w:rsidP="00A3080A">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4532436" w14:textId="77777777" w:rsidR="00A3080A" w:rsidRDefault="00A3080A" w:rsidP="00A3080A">
            <w:pPr>
              <w:spacing w:line="240" w:lineRule="auto"/>
              <w:rPr>
                <w:rFonts w:ascii="Calibri" w:hAnsi="Calibri"/>
                <w:lang w:eastAsia="en-PH"/>
              </w:rPr>
            </w:pPr>
            <w:r w:rsidRPr="59A1790A">
              <w:rPr>
                <w:lang w:eastAsia="en-PH"/>
              </w:rPr>
              <w:t>User want to comment on a feature; User finds an application error</w:t>
            </w:r>
          </w:p>
        </w:tc>
      </w:tr>
      <w:tr w:rsidR="00A3080A" w14:paraId="7EA461B4"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FA05395" w14:textId="77777777" w:rsidR="00A3080A" w:rsidRPr="007608B7" w:rsidRDefault="00A3080A" w:rsidP="00A3080A">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4B353D8" w14:textId="77777777" w:rsidR="00A3080A" w:rsidRDefault="00A3080A" w:rsidP="00A3080A">
            <w:pPr>
              <w:spacing w:line="240" w:lineRule="auto"/>
            </w:pPr>
            <w:r w:rsidRPr="59A1790A">
              <w:rPr>
                <w:lang w:eastAsia="en-PH"/>
              </w:rPr>
              <w:t>User sends feedback or sends a report for comments or problems respectively</w:t>
            </w:r>
          </w:p>
        </w:tc>
      </w:tr>
      <w:tr w:rsidR="00A3080A" w14:paraId="65859660"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345273D" w14:textId="77777777" w:rsidR="00A3080A" w:rsidRPr="007608B7" w:rsidRDefault="00A3080A" w:rsidP="00A3080A">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EFEF18E" w14:textId="77777777" w:rsidR="00A3080A" w:rsidRDefault="00A3080A" w:rsidP="00A3080A">
            <w:pPr>
              <w:spacing w:line="240" w:lineRule="auto"/>
            </w:pPr>
            <w:r w:rsidRPr="59A1790A">
              <w:rPr>
                <w:lang w:eastAsia="en-PH"/>
              </w:rPr>
              <w:t xml:space="preserve">User </w:t>
            </w:r>
          </w:p>
        </w:tc>
      </w:tr>
      <w:tr w:rsidR="00A3080A" w14:paraId="3DA63713"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0E6BDC9" w14:textId="77777777" w:rsidR="00A3080A" w:rsidRPr="007608B7" w:rsidRDefault="00A3080A" w:rsidP="00A3080A">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F0BAADA" w14:textId="77777777" w:rsidR="00A3080A" w:rsidRDefault="00A3080A" w:rsidP="00A3080A">
            <w:pPr>
              <w:spacing w:line="240" w:lineRule="auto"/>
              <w:rPr>
                <w:rFonts w:ascii="Calibri" w:hAnsi="Calibri"/>
                <w:lang w:eastAsia="en-PH"/>
              </w:rPr>
            </w:pPr>
            <w:r w:rsidRPr="59A1790A">
              <w:rPr>
                <w:rFonts w:ascii="Calibri" w:hAnsi="Calibri"/>
                <w:lang w:eastAsia="en-PH"/>
              </w:rPr>
              <w:t>N/A</w:t>
            </w:r>
          </w:p>
        </w:tc>
      </w:tr>
      <w:tr w:rsidR="00A3080A" w14:paraId="2BD7EB9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2C9BB17D" w14:textId="77777777" w:rsidR="00A3080A" w:rsidRPr="007608B7" w:rsidRDefault="00A3080A" w:rsidP="00A3080A">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BF4DD3A" w14:textId="77777777" w:rsidR="00A3080A" w:rsidRDefault="00A3080A" w:rsidP="00A3080A">
            <w:pPr>
              <w:spacing w:line="240" w:lineRule="auto"/>
            </w:pPr>
            <w:r w:rsidRPr="59A1790A">
              <w:rPr>
                <w:lang w:eastAsia="en-PH"/>
              </w:rPr>
              <w:t>User</w:t>
            </w:r>
          </w:p>
        </w:tc>
      </w:tr>
      <w:tr w:rsidR="00A3080A" w14:paraId="6476D11D"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1575BA87" w14:textId="77777777" w:rsidR="00A3080A" w:rsidRPr="007608B7" w:rsidRDefault="00A3080A" w:rsidP="00A3080A">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0818922" w14:textId="77777777" w:rsidR="00A3080A" w:rsidRDefault="00A3080A" w:rsidP="00A3080A">
            <w:pPr>
              <w:spacing w:line="240" w:lineRule="auto"/>
            </w:pPr>
            <w:r w:rsidRPr="59A1790A">
              <w:rPr>
                <w:lang w:eastAsia="en-PH"/>
              </w:rPr>
              <w:t>Accept Permissions</w:t>
            </w:r>
          </w:p>
        </w:tc>
      </w:tr>
      <w:tr w:rsidR="00A3080A" w14:paraId="4A247DB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D4137BA" w14:textId="77777777" w:rsidR="00A3080A" w:rsidRPr="007608B7" w:rsidRDefault="00A3080A" w:rsidP="00A3080A">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A03AD85" w14:textId="77777777" w:rsidR="00A3080A" w:rsidRDefault="00A3080A" w:rsidP="00A3080A">
            <w:pPr>
              <w:spacing w:line="240" w:lineRule="auto"/>
            </w:pPr>
            <w:r w:rsidRPr="59A1790A">
              <w:rPr>
                <w:lang w:eastAsia="en-PH"/>
              </w:rPr>
              <w:t>Feedback Sent</w:t>
            </w:r>
          </w:p>
        </w:tc>
      </w:tr>
      <w:tr w:rsidR="00A3080A" w14:paraId="1EE50AD2"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74F7AA5F" w14:textId="2A211528" w:rsidR="00A3080A" w:rsidRPr="007608B7" w:rsidRDefault="00485413" w:rsidP="00485413">
            <w:pPr>
              <w:spacing w:line="240" w:lineRule="auto"/>
              <w:jc w:val="left"/>
              <w:rPr>
                <w:b/>
              </w:rPr>
            </w:pPr>
            <w:r w:rsidRPr="007608B7">
              <w:rPr>
                <w:b/>
                <w:lang w:eastAsia="en-PH"/>
              </w:rPr>
              <w:t>Flow of Activities</w:t>
            </w:r>
            <w:r w:rsidR="00A3080A" w:rsidRPr="007608B7">
              <w:rPr>
                <w:b/>
                <w:lang w:eastAsia="en-PH"/>
              </w:rPr>
              <w:t> </w:t>
            </w: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C4FF6FF" w14:textId="77777777" w:rsidR="00A3080A" w:rsidRDefault="00A3080A" w:rsidP="00A3080A">
            <w:pPr>
              <w:spacing w:line="240" w:lineRule="auto"/>
            </w:pPr>
            <w:r w:rsidRPr="59A1790A">
              <w:rPr>
                <w:lang w:eastAsia="en-PH"/>
              </w:rPr>
              <w:t>Actor</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2C3717A" w14:textId="77777777" w:rsidR="00A3080A" w:rsidRDefault="00A3080A" w:rsidP="00A3080A">
            <w:pPr>
              <w:spacing w:line="240" w:lineRule="auto"/>
            </w:pPr>
            <w:r w:rsidRPr="59A1790A">
              <w:rPr>
                <w:lang w:eastAsia="en-PH"/>
              </w:rPr>
              <w:t>System</w:t>
            </w:r>
          </w:p>
        </w:tc>
      </w:tr>
      <w:tr w:rsidR="00A3080A" w14:paraId="10C244A5" w14:textId="77777777" w:rsidTr="00341B81">
        <w:trPr>
          <w:trHeight w:val="277"/>
        </w:trPr>
        <w:tc>
          <w:tcPr>
            <w:tcW w:w="2700" w:type="dxa"/>
            <w:vMerge/>
            <w:tcBorders>
              <w:left w:val="single" w:sz="4" w:space="0" w:color="00000A"/>
              <w:right w:val="single" w:sz="4" w:space="0" w:color="00000A"/>
            </w:tcBorders>
            <w:shd w:val="clear" w:color="auto" w:fill="auto"/>
            <w:tcMar>
              <w:left w:w="93" w:type="dxa"/>
            </w:tcMar>
            <w:vAlign w:val="bottom"/>
          </w:tcPr>
          <w:p w14:paraId="53DCE84A" w14:textId="61CC3C5E"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CC85318" w14:textId="77777777" w:rsidR="00A3080A" w:rsidRDefault="00A3080A" w:rsidP="00A3080A">
            <w:pPr>
              <w:spacing w:line="240" w:lineRule="auto"/>
            </w:pPr>
            <w:r w:rsidRPr="59A1790A">
              <w:rPr>
                <w:lang w:eastAsia="en-PH"/>
              </w:rPr>
              <w:t>1. User clicks on Send Feedback tab</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C28B55C" w14:textId="77777777" w:rsidR="00A3080A" w:rsidRDefault="00A3080A" w:rsidP="00A3080A">
            <w:pPr>
              <w:spacing w:line="240" w:lineRule="auto"/>
            </w:pPr>
            <w:r w:rsidRPr="59A1790A">
              <w:rPr>
                <w:lang w:eastAsia="en-PH"/>
              </w:rPr>
              <w:t>1.1 System displays the Feedback Form</w:t>
            </w:r>
          </w:p>
        </w:tc>
      </w:tr>
      <w:tr w:rsidR="00A3080A" w14:paraId="0A1C18AF" w14:textId="77777777" w:rsidTr="00341B81">
        <w:trPr>
          <w:trHeight w:val="92"/>
        </w:trPr>
        <w:tc>
          <w:tcPr>
            <w:tcW w:w="2700" w:type="dxa"/>
            <w:vMerge/>
            <w:tcBorders>
              <w:left w:val="single" w:sz="4" w:space="0" w:color="00000A"/>
              <w:right w:val="single" w:sz="4" w:space="0" w:color="00000A"/>
            </w:tcBorders>
            <w:shd w:val="clear" w:color="auto" w:fill="auto"/>
            <w:tcMar>
              <w:left w:w="93" w:type="dxa"/>
            </w:tcMar>
            <w:vAlign w:val="bottom"/>
          </w:tcPr>
          <w:p w14:paraId="07D02697" w14:textId="6E424463"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7652E9E" w14:textId="77777777" w:rsidR="00A3080A" w:rsidRDefault="00A3080A" w:rsidP="00A3080A">
            <w:pPr>
              <w:spacing w:line="240" w:lineRule="auto"/>
            </w:pPr>
            <w:r w:rsidRPr="59A1790A">
              <w:rPr>
                <w:lang w:eastAsia="en-PH"/>
              </w:rPr>
              <w:t>2. User fills up the Feedback Form</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FBA5357" w14:textId="77777777" w:rsidR="00A3080A" w:rsidRDefault="00A3080A" w:rsidP="00A3080A">
            <w:pPr>
              <w:spacing w:line="240" w:lineRule="auto"/>
            </w:pPr>
            <w:r>
              <w:rPr>
                <w:color w:val="000000"/>
                <w:lang w:eastAsia="en-PH"/>
              </w:rPr>
              <w:t xml:space="preserve"> </w:t>
            </w:r>
          </w:p>
        </w:tc>
      </w:tr>
      <w:tr w:rsidR="00A3080A" w14:paraId="06A56AA9" w14:textId="77777777" w:rsidTr="00341B81">
        <w:trPr>
          <w:trHeight w:val="185"/>
        </w:trPr>
        <w:tc>
          <w:tcPr>
            <w:tcW w:w="2700" w:type="dxa"/>
            <w:vMerge/>
            <w:tcBorders>
              <w:left w:val="single" w:sz="4" w:space="0" w:color="00000A"/>
              <w:right w:val="single" w:sz="4" w:space="0" w:color="00000A"/>
            </w:tcBorders>
            <w:shd w:val="clear" w:color="auto" w:fill="auto"/>
            <w:tcMar>
              <w:left w:w="93" w:type="dxa"/>
            </w:tcMar>
            <w:vAlign w:val="bottom"/>
          </w:tcPr>
          <w:p w14:paraId="72EBB083" w14:textId="67F7F4BE"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6DF819B" w14:textId="77777777" w:rsidR="00A3080A" w:rsidRDefault="00A3080A" w:rsidP="00A3080A">
            <w:pPr>
              <w:spacing w:line="240" w:lineRule="auto"/>
              <w:rPr>
                <w:rFonts w:ascii="Calibri" w:hAnsi="Calibri"/>
                <w:lang w:eastAsia="en-PH"/>
              </w:rPr>
            </w:pPr>
            <w:r w:rsidRPr="59A1790A">
              <w:rPr>
                <w:lang w:eastAsia="en-PH"/>
              </w:rPr>
              <w:t>3. User clicks on the submit button</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C0F6BBF" w14:textId="77777777" w:rsidR="00A3080A" w:rsidRDefault="00A3080A" w:rsidP="00A3080A">
            <w:pPr>
              <w:spacing w:line="240" w:lineRule="auto"/>
              <w:rPr>
                <w:rFonts w:ascii="Calibri" w:hAnsi="Calibri"/>
                <w:lang w:eastAsia="en-PH"/>
              </w:rPr>
            </w:pPr>
            <w:r w:rsidRPr="59A1790A">
              <w:rPr>
                <w:lang w:eastAsia="en-PH"/>
              </w:rPr>
              <w:t>3.1 System saves the Response</w:t>
            </w:r>
          </w:p>
        </w:tc>
      </w:tr>
      <w:tr w:rsidR="00A3080A" w14:paraId="069FA0D3" w14:textId="77777777" w:rsidTr="00341B81">
        <w:trPr>
          <w:trHeight w:val="185"/>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12F99AEE" w14:textId="77777777" w:rsidR="00A3080A" w:rsidRPr="007608B7" w:rsidRDefault="00A3080A" w:rsidP="00A3080A">
            <w:pPr>
              <w:spacing w:line="240" w:lineRule="auto"/>
              <w:rPr>
                <w:b/>
                <w:color w:val="000000"/>
                <w:lang w:eastAsia="en-PH"/>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CB96585" w14:textId="77777777" w:rsidR="00A3080A" w:rsidRDefault="00A3080A" w:rsidP="00A3080A">
            <w:pPr>
              <w:spacing w:line="240" w:lineRule="auto"/>
              <w:rPr>
                <w:color w:val="000000"/>
                <w:lang w:eastAsia="en-PH"/>
              </w:rPr>
            </w:pP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3F78569D" w14:textId="77777777" w:rsidR="00A3080A" w:rsidRDefault="00A3080A" w:rsidP="00A3080A">
            <w:pPr>
              <w:spacing w:line="240" w:lineRule="auto"/>
              <w:rPr>
                <w:lang w:eastAsia="en-PH"/>
              </w:rPr>
            </w:pPr>
            <w:r w:rsidRPr="59A1790A">
              <w:rPr>
                <w:lang w:eastAsia="en-PH"/>
              </w:rPr>
              <w:t>3.2 System sends the Response to the server/database</w:t>
            </w:r>
          </w:p>
        </w:tc>
      </w:tr>
      <w:tr w:rsidR="00A3080A" w14:paraId="73CA7B3F"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4E985AF" w14:textId="77777777" w:rsidR="00A3080A" w:rsidRPr="007608B7" w:rsidRDefault="00A3080A" w:rsidP="00A3080A">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7DBA6BE7" w14:textId="77777777" w:rsidR="00A3080A" w:rsidRDefault="00A3080A" w:rsidP="00A3080A">
            <w:pPr>
              <w:spacing w:line="240" w:lineRule="auto"/>
            </w:pPr>
            <w:r w:rsidRPr="59A1790A">
              <w:rPr>
                <w:lang w:eastAsia="en-PH"/>
              </w:rPr>
              <w:t> </w:t>
            </w:r>
          </w:p>
        </w:tc>
      </w:tr>
    </w:tbl>
    <w:p w14:paraId="79B7A4D3" w14:textId="1872B371" w:rsidR="0058359A" w:rsidRPr="0058359A" w:rsidRDefault="0058359A" w:rsidP="0058359A">
      <w:pPr>
        <w:spacing w:line="259" w:lineRule="auto"/>
        <w:jc w:val="left"/>
        <w:rPr>
          <w:rFonts w:eastAsia="Times New Roman" w:cs="Times New Roman"/>
          <w:b/>
          <w:sz w:val="24"/>
          <w:szCs w:val="26"/>
          <w:lang w:eastAsia="en-PH"/>
        </w:rPr>
      </w:pPr>
      <w:r>
        <w:rPr>
          <w:lang w:eastAsia="en-PH"/>
        </w:rPr>
        <w:br w:type="page"/>
      </w:r>
    </w:p>
    <w:p w14:paraId="6BEA162F" w14:textId="172A58CD" w:rsidR="00A3080A" w:rsidRPr="0058359A" w:rsidRDefault="0058359A" w:rsidP="0058359A">
      <w:pPr>
        <w:pStyle w:val="111"/>
        <w:rPr>
          <w:lang w:eastAsia="en-PH"/>
        </w:rPr>
      </w:pPr>
      <w:bookmarkStart w:id="817" w:name="_Toc490593561"/>
      <w:r>
        <w:rPr>
          <w:lang w:eastAsia="en-PH"/>
        </w:rPr>
        <w:lastRenderedPageBreak/>
        <w:t>Restore Defaults</w:t>
      </w:r>
      <w:bookmarkEnd w:id="817"/>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2970"/>
        <w:gridCol w:w="4267"/>
      </w:tblGrid>
      <w:tr w:rsidR="00341B81" w14:paraId="2B4456F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855C0BE" w14:textId="77777777" w:rsidR="00341B81" w:rsidRPr="007608B7" w:rsidRDefault="00341B81" w:rsidP="00341B81">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CD039C1" w14:textId="77777777" w:rsidR="00341B81" w:rsidRDefault="00341B81" w:rsidP="00341B81">
            <w:pPr>
              <w:spacing w:line="240" w:lineRule="auto"/>
            </w:pPr>
            <w:r w:rsidRPr="59A1790A">
              <w:rPr>
                <w:lang w:eastAsia="en-PH"/>
              </w:rPr>
              <w:t xml:space="preserve">Restore Defaults </w:t>
            </w:r>
          </w:p>
        </w:tc>
      </w:tr>
      <w:tr w:rsidR="00341B81" w14:paraId="4697E11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7C9F263" w14:textId="77777777" w:rsidR="00341B81" w:rsidRPr="007608B7" w:rsidRDefault="00341B81" w:rsidP="00341B81">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964AEF0" w14:textId="77777777" w:rsidR="00341B81" w:rsidRDefault="00341B81" w:rsidP="00341B81">
            <w:pPr>
              <w:spacing w:line="240" w:lineRule="auto"/>
            </w:pPr>
            <w:r w:rsidRPr="59A1790A">
              <w:rPr>
                <w:lang w:eastAsia="en-PH"/>
              </w:rPr>
              <w:t xml:space="preserve">User will restore default settings </w:t>
            </w:r>
          </w:p>
        </w:tc>
      </w:tr>
      <w:tr w:rsidR="00341B81" w14:paraId="16915024"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BA3EAA7" w14:textId="77777777" w:rsidR="00341B81" w:rsidRPr="007608B7" w:rsidRDefault="00341B81" w:rsidP="00341B81">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A6DEFB1" w14:textId="77777777" w:rsidR="00341B81" w:rsidRDefault="00341B81" w:rsidP="00341B81">
            <w:pPr>
              <w:spacing w:line="240" w:lineRule="auto"/>
              <w:rPr>
                <w:rFonts w:ascii="Calibri" w:hAnsi="Calibri"/>
                <w:lang w:eastAsia="en-PH"/>
              </w:rPr>
            </w:pPr>
            <w:r w:rsidRPr="59A1790A">
              <w:rPr>
                <w:lang w:eastAsia="en-PH"/>
              </w:rPr>
              <w:t xml:space="preserve">User wants to restore original calibration of the smartphone </w:t>
            </w:r>
          </w:p>
        </w:tc>
      </w:tr>
      <w:tr w:rsidR="00341B81" w14:paraId="0A0099C7"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FBC2BB3" w14:textId="77777777" w:rsidR="00341B81" w:rsidRPr="007608B7" w:rsidRDefault="00341B81" w:rsidP="00341B81">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0E55BD3" w14:textId="77777777" w:rsidR="00341B81" w:rsidRDefault="00341B81" w:rsidP="00341B81">
            <w:pPr>
              <w:spacing w:line="240" w:lineRule="auto"/>
            </w:pPr>
            <w:r w:rsidRPr="59A1790A">
              <w:rPr>
                <w:lang w:eastAsia="en-PH"/>
              </w:rPr>
              <w:t xml:space="preserve">User will restore default settings of the smartphone application calibration </w:t>
            </w:r>
          </w:p>
        </w:tc>
      </w:tr>
      <w:tr w:rsidR="00341B81" w14:paraId="2BA0C28A"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4181EE4" w14:textId="77777777" w:rsidR="00341B81" w:rsidRPr="007608B7" w:rsidRDefault="00341B81" w:rsidP="00341B81">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C65E220" w14:textId="77777777" w:rsidR="00341B81" w:rsidRDefault="00341B81" w:rsidP="00341B81">
            <w:pPr>
              <w:spacing w:line="240" w:lineRule="auto"/>
            </w:pPr>
            <w:r w:rsidRPr="59A1790A">
              <w:rPr>
                <w:lang w:eastAsia="en-PH"/>
              </w:rPr>
              <w:t xml:space="preserve">User </w:t>
            </w:r>
          </w:p>
        </w:tc>
      </w:tr>
      <w:tr w:rsidR="00341B81" w14:paraId="3033C93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153E499" w14:textId="77777777" w:rsidR="00341B81" w:rsidRPr="007608B7" w:rsidRDefault="00341B81" w:rsidP="00341B81">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A75B1D4" w14:textId="77777777" w:rsidR="00341B81" w:rsidRDefault="00341B81" w:rsidP="00341B81">
            <w:pPr>
              <w:spacing w:line="240" w:lineRule="auto"/>
              <w:rPr>
                <w:rFonts w:ascii="Calibri" w:hAnsi="Calibri"/>
                <w:lang w:eastAsia="en-PH"/>
              </w:rPr>
            </w:pPr>
            <w:r w:rsidRPr="59A1790A">
              <w:rPr>
                <w:rFonts w:ascii="Calibri" w:hAnsi="Calibri"/>
                <w:lang w:eastAsia="en-PH"/>
              </w:rPr>
              <w:t xml:space="preserve">Calibrate </w:t>
            </w:r>
          </w:p>
        </w:tc>
      </w:tr>
      <w:tr w:rsidR="00341B81" w14:paraId="0D3C3134"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DBBFDFA" w14:textId="77777777" w:rsidR="00341B81" w:rsidRPr="007608B7" w:rsidRDefault="00341B81" w:rsidP="00341B81">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00B5156" w14:textId="77777777" w:rsidR="00341B81" w:rsidRDefault="00341B81" w:rsidP="00341B81">
            <w:pPr>
              <w:spacing w:line="240" w:lineRule="auto"/>
            </w:pPr>
            <w:r w:rsidRPr="59A1790A">
              <w:rPr>
                <w:lang w:eastAsia="en-PH"/>
              </w:rPr>
              <w:t>User</w:t>
            </w:r>
          </w:p>
        </w:tc>
      </w:tr>
      <w:tr w:rsidR="00341B81" w14:paraId="7DDB3945"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9384D03" w14:textId="77777777" w:rsidR="00341B81" w:rsidRPr="007608B7" w:rsidRDefault="00341B81" w:rsidP="00341B81">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FEF63F9" w14:textId="77777777" w:rsidR="00341B81" w:rsidRDefault="00341B81" w:rsidP="00341B81">
            <w:pPr>
              <w:spacing w:line="240" w:lineRule="auto"/>
            </w:pPr>
            <w:r>
              <w:t xml:space="preserve">Calibrate </w:t>
            </w:r>
          </w:p>
        </w:tc>
      </w:tr>
      <w:tr w:rsidR="00341B81" w14:paraId="1E8642B7"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E3108E5" w14:textId="77777777" w:rsidR="00341B81" w:rsidRPr="007608B7" w:rsidRDefault="00341B81" w:rsidP="00341B81">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A2F2AB6" w14:textId="77777777" w:rsidR="00341B81" w:rsidRDefault="00341B81" w:rsidP="00341B81">
            <w:pPr>
              <w:spacing w:line="240" w:lineRule="auto"/>
            </w:pPr>
            <w:r w:rsidRPr="59A1790A">
              <w:rPr>
                <w:lang w:eastAsia="en-PH"/>
              </w:rPr>
              <w:t xml:space="preserve">Default settings restored </w:t>
            </w:r>
          </w:p>
        </w:tc>
      </w:tr>
      <w:tr w:rsidR="00485413" w14:paraId="029509DA"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1FBA1B9B" w14:textId="0478A68B" w:rsidR="00485413" w:rsidRPr="007608B7" w:rsidRDefault="00485413" w:rsidP="00485413">
            <w:pPr>
              <w:spacing w:line="240" w:lineRule="auto"/>
              <w:jc w:val="left"/>
              <w:rPr>
                <w:b/>
              </w:rPr>
            </w:pPr>
            <w:r w:rsidRPr="007608B7">
              <w:rPr>
                <w:b/>
                <w:lang w:eastAsia="en-PH"/>
              </w:rPr>
              <w:t>Flow of Activities </w:t>
            </w:r>
          </w:p>
        </w:tc>
        <w:tc>
          <w:tcPr>
            <w:tcW w:w="2970"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1C1DAD5" w14:textId="77777777" w:rsidR="00485413" w:rsidRDefault="00485413" w:rsidP="00341B81">
            <w:pPr>
              <w:spacing w:line="240" w:lineRule="auto"/>
            </w:pPr>
            <w:r w:rsidRPr="59A1790A">
              <w:rPr>
                <w:lang w:eastAsia="en-PH"/>
              </w:rPr>
              <w:t>Actor</w:t>
            </w:r>
          </w:p>
        </w:tc>
        <w:tc>
          <w:tcPr>
            <w:tcW w:w="4267"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4F4E8D5" w14:textId="77777777" w:rsidR="00485413" w:rsidRDefault="00485413" w:rsidP="00341B81">
            <w:pPr>
              <w:spacing w:line="240" w:lineRule="auto"/>
            </w:pPr>
            <w:r w:rsidRPr="59A1790A">
              <w:rPr>
                <w:lang w:eastAsia="en-PH"/>
              </w:rPr>
              <w:t>System</w:t>
            </w:r>
          </w:p>
        </w:tc>
      </w:tr>
      <w:tr w:rsidR="00485413" w14:paraId="10823E43" w14:textId="77777777" w:rsidTr="00D418C2">
        <w:trPr>
          <w:trHeight w:val="277"/>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2AA794D6" w14:textId="52A30B6B" w:rsidR="00485413" w:rsidRPr="007608B7" w:rsidRDefault="00485413" w:rsidP="00341B81">
            <w:pPr>
              <w:spacing w:line="240" w:lineRule="auto"/>
              <w:rPr>
                <w:b/>
              </w:rPr>
            </w:pPr>
          </w:p>
        </w:tc>
        <w:tc>
          <w:tcPr>
            <w:tcW w:w="2970"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A05A8C3" w14:textId="00456E3C" w:rsidR="00485413" w:rsidRDefault="003158E1" w:rsidP="00A42A49">
            <w:pPr>
              <w:spacing w:line="240" w:lineRule="auto"/>
              <w:jc w:val="left"/>
            </w:pPr>
            <w:r>
              <w:rPr>
                <w:lang w:eastAsia="en-PH"/>
              </w:rPr>
              <w:t>1</w:t>
            </w:r>
            <w:r w:rsidR="00485413" w:rsidRPr="59A1790A">
              <w:rPr>
                <w:lang w:eastAsia="en-PH"/>
              </w:rPr>
              <w:t xml:space="preserve">. User </w:t>
            </w:r>
            <w:r w:rsidR="00485413">
              <w:rPr>
                <w:lang w:eastAsia="en-PH"/>
              </w:rPr>
              <w:t xml:space="preserve">clicks </w:t>
            </w:r>
            <w:r w:rsidR="00485413">
              <w:t>restore defaults</w:t>
            </w:r>
          </w:p>
        </w:tc>
        <w:tc>
          <w:tcPr>
            <w:tcW w:w="4267"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6283B93" w14:textId="77777777" w:rsidR="00485413" w:rsidRDefault="00485413" w:rsidP="00341B81">
            <w:pPr>
              <w:spacing w:line="240" w:lineRule="auto"/>
            </w:pPr>
            <w:r>
              <w:t xml:space="preserve">1.1 System will deploy default settings on the smartphone </w:t>
            </w:r>
          </w:p>
        </w:tc>
      </w:tr>
      <w:tr w:rsidR="00341B81" w14:paraId="6AF80C38"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6F9B4B3B" w14:textId="77777777" w:rsidR="00341B81" w:rsidRPr="007608B7" w:rsidRDefault="00341B81" w:rsidP="00341B81">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3A20DCC" w14:textId="77777777" w:rsidR="00341B81" w:rsidRDefault="00341B81" w:rsidP="00341B81">
            <w:pPr>
              <w:spacing w:line="240" w:lineRule="auto"/>
            </w:pPr>
            <w:r w:rsidRPr="59A1790A">
              <w:rPr>
                <w:lang w:eastAsia="en-PH"/>
              </w:rPr>
              <w:t> </w:t>
            </w:r>
          </w:p>
        </w:tc>
      </w:tr>
    </w:tbl>
    <w:p w14:paraId="4466DE2C" w14:textId="77777777" w:rsidR="009A6E9B" w:rsidRDefault="009A6E9B" w:rsidP="009A6E9B">
      <w:pPr>
        <w:rPr>
          <w:lang w:eastAsia="en-PH"/>
        </w:rPr>
      </w:pPr>
    </w:p>
    <w:p w14:paraId="6C728446" w14:textId="79C381E9" w:rsidR="00A42A49" w:rsidRPr="0058359A" w:rsidRDefault="0058359A" w:rsidP="0058359A">
      <w:pPr>
        <w:pStyle w:val="111"/>
        <w:rPr>
          <w:lang w:eastAsia="en-PH"/>
        </w:rPr>
      </w:pPr>
      <w:bookmarkStart w:id="818" w:name="_Toc490593562"/>
      <w:r>
        <w:rPr>
          <w:lang w:eastAsia="en-PH"/>
        </w:rPr>
        <w:t xml:space="preserve">Configure </w:t>
      </w:r>
      <w:r w:rsidR="00AF570E">
        <w:rPr>
          <w:lang w:eastAsia="en-PH"/>
        </w:rPr>
        <w:t>T</w:t>
      </w:r>
      <w:r>
        <w:rPr>
          <w:lang w:eastAsia="en-PH"/>
        </w:rPr>
        <w:t xml:space="preserve">ouch </w:t>
      </w:r>
      <w:r w:rsidR="00AF570E">
        <w:rPr>
          <w:lang w:eastAsia="en-PH"/>
        </w:rPr>
        <w:t>A</w:t>
      </w:r>
      <w:r>
        <w:rPr>
          <w:lang w:eastAsia="en-PH"/>
        </w:rPr>
        <w:t>lgorithm</w:t>
      </w:r>
      <w:bookmarkEnd w:id="818"/>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3254"/>
        <w:gridCol w:w="3983"/>
      </w:tblGrid>
      <w:tr w:rsidR="00A42A49" w14:paraId="207555F6"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3295280" w14:textId="77777777" w:rsidR="00A42A49" w:rsidRPr="007608B7" w:rsidRDefault="00A42A49" w:rsidP="00A42A49">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34EC8AD" w14:textId="77777777" w:rsidR="00A42A49" w:rsidRDefault="00A42A49" w:rsidP="00A42A49">
            <w:pPr>
              <w:spacing w:line="240" w:lineRule="auto"/>
            </w:pPr>
            <w:r w:rsidRPr="59A1790A">
              <w:rPr>
                <w:lang w:eastAsia="en-PH"/>
              </w:rPr>
              <w:t xml:space="preserve">Configure touch algorithms </w:t>
            </w:r>
          </w:p>
        </w:tc>
      </w:tr>
      <w:tr w:rsidR="00A42A49" w14:paraId="71A2821F"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06F9249" w14:textId="77777777" w:rsidR="00A42A49" w:rsidRPr="007608B7" w:rsidRDefault="00A42A49" w:rsidP="00A42A49">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34BE524" w14:textId="77777777" w:rsidR="00A42A49" w:rsidRDefault="00A42A49" w:rsidP="00A42A49">
            <w:pPr>
              <w:spacing w:line="240" w:lineRule="auto"/>
            </w:pPr>
            <w:r>
              <w:t xml:space="preserve">System configure the touch algorithms </w:t>
            </w:r>
          </w:p>
        </w:tc>
      </w:tr>
      <w:tr w:rsidR="00A42A49" w14:paraId="59ED0455"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266DC9F" w14:textId="77777777" w:rsidR="00A42A49" w:rsidRPr="007608B7" w:rsidRDefault="00A42A49" w:rsidP="00A42A49">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F2A6EE4" w14:textId="77777777" w:rsidR="00A42A49" w:rsidRDefault="00A42A49" w:rsidP="00A42A49">
            <w:pPr>
              <w:spacing w:line="240" w:lineRule="auto"/>
              <w:rPr>
                <w:rFonts w:ascii="Calibri" w:hAnsi="Calibri"/>
                <w:lang w:eastAsia="en-PH"/>
              </w:rPr>
            </w:pPr>
            <w:r w:rsidRPr="59A1790A">
              <w:rPr>
                <w:rFonts w:ascii="Calibri" w:hAnsi="Calibri"/>
                <w:lang w:eastAsia="en-PH"/>
              </w:rPr>
              <w:t xml:space="preserve">System adjust algorithms based on the calculated results </w:t>
            </w:r>
          </w:p>
        </w:tc>
      </w:tr>
      <w:tr w:rsidR="00A42A49" w14:paraId="427A1F9B"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4CC2A1C" w14:textId="77777777" w:rsidR="00A42A49" w:rsidRPr="007608B7" w:rsidRDefault="00A42A49" w:rsidP="00A42A49">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7787054" w14:textId="77777777" w:rsidR="00A42A49" w:rsidRDefault="00A42A49" w:rsidP="00A42A49">
            <w:pPr>
              <w:spacing w:line="240" w:lineRule="auto"/>
            </w:pPr>
            <w:r>
              <w:t xml:space="preserve">System will configure the touch algorithms based on the calibration results </w:t>
            </w:r>
          </w:p>
        </w:tc>
      </w:tr>
      <w:tr w:rsidR="00A42A49" w14:paraId="59DCD359"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621B5606" w14:textId="77777777" w:rsidR="00A42A49" w:rsidRPr="007608B7" w:rsidRDefault="00A42A49" w:rsidP="00A42A49">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DC0006A" w14:textId="77777777" w:rsidR="00A42A49" w:rsidRDefault="00A42A49" w:rsidP="00A42A49">
            <w:pPr>
              <w:spacing w:line="240" w:lineRule="auto"/>
            </w:pPr>
            <w:r>
              <w:t xml:space="preserve">Smartphone </w:t>
            </w:r>
          </w:p>
        </w:tc>
      </w:tr>
      <w:tr w:rsidR="00A42A49" w14:paraId="68819F96"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7A4EC4E" w14:textId="77777777" w:rsidR="00A42A49" w:rsidRPr="007608B7" w:rsidRDefault="00A42A49" w:rsidP="00A42A49">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D0A202F" w14:textId="77777777" w:rsidR="00A42A49" w:rsidRPr="00A42A49" w:rsidRDefault="00A42A49" w:rsidP="00A42A49">
            <w:pPr>
              <w:spacing w:line="240" w:lineRule="auto"/>
              <w:rPr>
                <w:rFonts w:cs="Times New Roman"/>
                <w:lang w:eastAsia="en-PH"/>
              </w:rPr>
            </w:pPr>
            <w:r w:rsidRPr="00A42A49">
              <w:rPr>
                <w:rFonts w:cs="Times New Roman"/>
                <w:lang w:eastAsia="en-PH"/>
              </w:rPr>
              <w:t xml:space="preserve">Calibrate </w:t>
            </w:r>
          </w:p>
        </w:tc>
      </w:tr>
      <w:tr w:rsidR="00A42A49" w14:paraId="2B892C5B"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FD428A4" w14:textId="77777777" w:rsidR="00A42A49" w:rsidRPr="007608B7" w:rsidRDefault="00A42A49" w:rsidP="00A42A49">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927EBAE" w14:textId="77777777" w:rsidR="00A42A49" w:rsidRDefault="00A42A49" w:rsidP="00A42A49">
            <w:pPr>
              <w:spacing w:line="240" w:lineRule="auto"/>
            </w:pPr>
            <w:r>
              <w:t>Smartphone</w:t>
            </w:r>
          </w:p>
        </w:tc>
      </w:tr>
      <w:tr w:rsidR="00A42A49" w14:paraId="4AE45A15"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8777719" w14:textId="77777777" w:rsidR="00A42A49" w:rsidRPr="007608B7" w:rsidRDefault="00A42A49" w:rsidP="00A42A49">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A20E455" w14:textId="77777777" w:rsidR="00A42A49" w:rsidRDefault="00A42A49" w:rsidP="00A42A49">
            <w:pPr>
              <w:spacing w:line="240" w:lineRule="auto"/>
            </w:pPr>
            <w:r>
              <w:t xml:space="preserve">Calibrate </w:t>
            </w:r>
          </w:p>
        </w:tc>
      </w:tr>
      <w:tr w:rsidR="00A42A49" w14:paraId="797D842D"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560C33A" w14:textId="77777777" w:rsidR="00A42A49" w:rsidRPr="007608B7" w:rsidRDefault="00A42A49" w:rsidP="00A42A49">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C2E5B9D" w14:textId="77777777" w:rsidR="00A42A49" w:rsidRDefault="00A42A49" w:rsidP="00A42A49">
            <w:pPr>
              <w:spacing w:line="240" w:lineRule="auto"/>
            </w:pPr>
          </w:p>
        </w:tc>
      </w:tr>
      <w:tr w:rsidR="00485413" w14:paraId="264A2B77"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5F44B2FF" w14:textId="29326295" w:rsidR="00485413" w:rsidRPr="007608B7" w:rsidRDefault="00485413" w:rsidP="00485413">
            <w:pPr>
              <w:spacing w:line="240" w:lineRule="auto"/>
              <w:jc w:val="left"/>
              <w:rPr>
                <w:b/>
              </w:rPr>
            </w:pPr>
            <w:r w:rsidRPr="007608B7">
              <w:rPr>
                <w:b/>
                <w:lang w:eastAsia="en-PH"/>
              </w:rPr>
              <w:t>Flow of Activities </w:t>
            </w: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993DC31" w14:textId="77777777" w:rsidR="00485413" w:rsidRDefault="00485413" w:rsidP="00A42A49">
            <w:pPr>
              <w:spacing w:line="240" w:lineRule="auto"/>
            </w:pPr>
            <w:r w:rsidRPr="59A1790A">
              <w:rPr>
                <w:lang w:eastAsia="en-PH"/>
              </w:rPr>
              <w:t>Actor</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87331CB" w14:textId="77777777" w:rsidR="00485413" w:rsidRDefault="00485413" w:rsidP="00A42A49">
            <w:pPr>
              <w:spacing w:line="240" w:lineRule="auto"/>
            </w:pPr>
            <w:r w:rsidRPr="59A1790A">
              <w:rPr>
                <w:lang w:eastAsia="en-PH"/>
              </w:rPr>
              <w:t>System</w:t>
            </w:r>
          </w:p>
        </w:tc>
      </w:tr>
      <w:tr w:rsidR="00485413" w14:paraId="769F23AA" w14:textId="77777777" w:rsidTr="00D418C2">
        <w:trPr>
          <w:trHeight w:val="277"/>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06722B3B" w14:textId="574F80E8" w:rsidR="00485413" w:rsidRPr="007608B7" w:rsidRDefault="00485413" w:rsidP="00A42A49">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4F13658" w14:textId="51BFEFC5" w:rsidR="00485413" w:rsidRDefault="00485413" w:rsidP="00A42A49">
            <w:pPr>
              <w:spacing w:line="240" w:lineRule="auto"/>
              <w:jc w:val="left"/>
            </w:pPr>
            <w:r>
              <w:t>1. Smartphone calculates total results from the calibration.</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14BECBDA" w14:textId="77777777" w:rsidR="00485413" w:rsidRDefault="00485413" w:rsidP="00A42A49">
            <w:pPr>
              <w:spacing w:line="240" w:lineRule="auto"/>
            </w:pPr>
            <w:r>
              <w:t>1.1 System will adjust algorithms based on the calculation.</w:t>
            </w:r>
          </w:p>
        </w:tc>
      </w:tr>
      <w:tr w:rsidR="00A42A49" w14:paraId="0319FFED"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22816CF" w14:textId="77777777" w:rsidR="00A42A49" w:rsidRPr="007608B7" w:rsidRDefault="00A42A49" w:rsidP="00A42A49">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14:paraId="66FFEC52" w14:textId="77777777" w:rsidR="00A42A49" w:rsidRDefault="00A42A49" w:rsidP="00A42A49">
            <w:pPr>
              <w:spacing w:line="240" w:lineRule="auto"/>
            </w:pPr>
            <w:r w:rsidRPr="59A1790A">
              <w:rPr>
                <w:lang w:eastAsia="en-PH"/>
              </w:rPr>
              <w:t xml:space="preserve"> Configuration failed, the algorithms will restore the default settings. </w:t>
            </w:r>
          </w:p>
        </w:tc>
      </w:tr>
    </w:tbl>
    <w:p w14:paraId="13335EDD" w14:textId="77777777" w:rsidR="00341B81" w:rsidRPr="00A3080A" w:rsidRDefault="00341B81" w:rsidP="00A3080A">
      <w:pPr>
        <w:rPr>
          <w:lang w:val="en-PH" w:eastAsia="en-PH"/>
        </w:rPr>
      </w:pPr>
    </w:p>
    <w:p w14:paraId="223B983D" w14:textId="726A85A8" w:rsidR="00566E98" w:rsidRDefault="00150F42" w:rsidP="00D418C2">
      <w:pPr>
        <w:pStyle w:val="11"/>
        <w:jc w:val="left"/>
        <w:rPr>
          <w:lang w:val="en-PH"/>
        </w:rPr>
      </w:pPr>
      <w:bookmarkStart w:id="819" w:name="_Toc490593563"/>
      <w:r w:rsidRPr="008D1738">
        <w:rPr>
          <w:lang w:val="en-PH"/>
        </w:rPr>
        <w:lastRenderedPageBreak/>
        <w:t>Use Case Diagram</w:t>
      </w:r>
      <w:r w:rsidR="0089321F">
        <w:rPr>
          <w:lang w:val="en-PH"/>
        </w:rPr>
        <w:drawing>
          <wp:inline distT="0" distB="0" distL="0" distR="0" wp14:anchorId="665AF91A" wp14:editId="2D7E663A">
            <wp:extent cx="5943600" cy="4013200"/>
            <wp:effectExtent l="0" t="0" r="0" b="6350"/>
            <wp:docPr id="11" name="Picture 11" descr="C:\Users\Jobie\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Use Cas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inline>
        </w:drawing>
      </w:r>
      <w:bookmarkEnd w:id="819"/>
    </w:p>
    <w:p w14:paraId="5046A8D0" w14:textId="01E35315" w:rsidR="00566E98" w:rsidRPr="00566E98" w:rsidRDefault="00566E98" w:rsidP="00E81961">
      <w:pPr>
        <w:pStyle w:val="11"/>
        <w:rPr>
          <w:lang w:val="en-PH"/>
        </w:rPr>
      </w:pPr>
      <w:r>
        <w:rPr>
          <w:lang w:val="en-PH"/>
        </w:rPr>
        <w:br w:type="page"/>
      </w:r>
      <w:bookmarkStart w:id="820" w:name="_Toc490593564"/>
      <w:r w:rsidR="00150F42">
        <w:rPr>
          <w:lang w:val="en-PH"/>
        </w:rPr>
        <w:lastRenderedPageBreak/>
        <w:t xml:space="preserve">Activity </w:t>
      </w:r>
      <w:r w:rsidR="00150F42" w:rsidRPr="008D1738">
        <w:rPr>
          <w:lang w:val="en-PH"/>
        </w:rPr>
        <w:t>Diagram</w:t>
      </w:r>
      <w:bookmarkEnd w:id="820"/>
    </w:p>
    <w:p w14:paraId="2C14B609" w14:textId="606DDB73" w:rsidR="0089321F" w:rsidRDefault="00566E98" w:rsidP="00566E98">
      <w:pPr>
        <w:pStyle w:val="111"/>
        <w:jc w:val="left"/>
        <w:rPr>
          <w:lang w:val="en-PH"/>
        </w:rPr>
      </w:pPr>
      <w:bookmarkStart w:id="821" w:name="_Toc490593565"/>
      <w:r>
        <w:rPr>
          <w:lang w:val="en-PH"/>
        </w:rPr>
        <w:t>Touch Calibrator</w:t>
      </w:r>
      <w:r>
        <w:rPr>
          <w:noProof/>
          <w:lang w:val="en-PH" w:eastAsia="en-PH"/>
        </w:rPr>
        <w:drawing>
          <wp:inline distT="0" distB="0" distL="0" distR="0" wp14:anchorId="73DCBBFF" wp14:editId="722AC441">
            <wp:extent cx="5943600" cy="7404100"/>
            <wp:effectExtent l="0" t="0" r="0" b="6350"/>
            <wp:docPr id="24" name="Picture 24" descr="C:\Users\Jobie\AppData\Local\Microsoft\Windows\INetCache\Content.Word\Touch Calibrat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ng 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04100"/>
                    </a:xfrm>
                    <a:prstGeom prst="rect">
                      <a:avLst/>
                    </a:prstGeom>
                    <a:noFill/>
                    <a:ln>
                      <a:noFill/>
                    </a:ln>
                  </pic:spPr>
                </pic:pic>
              </a:graphicData>
            </a:graphic>
          </wp:inline>
        </w:drawing>
      </w:r>
      <w:bookmarkEnd w:id="821"/>
    </w:p>
    <w:p w14:paraId="7188C1FC" w14:textId="2B761503" w:rsidR="00566E98" w:rsidRDefault="00566E98" w:rsidP="00566E98">
      <w:pPr>
        <w:pStyle w:val="111"/>
        <w:jc w:val="left"/>
        <w:rPr>
          <w:lang w:val="en-PH"/>
        </w:rPr>
      </w:pPr>
      <w:bookmarkStart w:id="822" w:name="_Toc490593566"/>
      <w:r>
        <w:rPr>
          <w:lang w:val="en-PH"/>
        </w:rPr>
        <w:lastRenderedPageBreak/>
        <w:t>Send Feedback</w:t>
      </w:r>
      <w:r>
        <w:rPr>
          <w:noProof/>
          <w:lang w:val="en-PH" w:eastAsia="en-PH"/>
        </w:rPr>
        <w:drawing>
          <wp:inline distT="0" distB="0" distL="0" distR="0" wp14:anchorId="6C10DEA4" wp14:editId="5E3A2F84">
            <wp:extent cx="5048250" cy="3695700"/>
            <wp:effectExtent l="0" t="0" r="0" b="0"/>
            <wp:docPr id="3" name="Picture 3" descr="C:\Users\Jobie\AppData\Local\Microsoft\Windows\INetCache\Content.Wor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Feedba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3695700"/>
                    </a:xfrm>
                    <a:prstGeom prst="rect">
                      <a:avLst/>
                    </a:prstGeom>
                    <a:noFill/>
                    <a:ln>
                      <a:noFill/>
                    </a:ln>
                  </pic:spPr>
                </pic:pic>
              </a:graphicData>
            </a:graphic>
          </wp:inline>
        </w:drawing>
      </w:r>
      <w:bookmarkEnd w:id="822"/>
    </w:p>
    <w:p w14:paraId="5C88FEE9" w14:textId="3282230A" w:rsidR="00150F42" w:rsidRDefault="00150F42" w:rsidP="0089321F">
      <w:pPr>
        <w:pStyle w:val="11"/>
        <w:jc w:val="left"/>
        <w:rPr>
          <w:lang w:val="en-PH"/>
        </w:rPr>
      </w:pPr>
      <w:bookmarkStart w:id="823" w:name="_Toc490593567"/>
      <w:r w:rsidRPr="008D1738">
        <w:rPr>
          <w:lang w:val="en-PH"/>
        </w:rPr>
        <w:lastRenderedPageBreak/>
        <w:t>Object Diagram</w:t>
      </w:r>
      <w:r w:rsidR="0089321F">
        <w:rPr>
          <w:lang w:val="en-PH"/>
        </w:rPr>
        <w:drawing>
          <wp:inline distT="0" distB="0" distL="0" distR="0" wp14:anchorId="4587041C" wp14:editId="192EA09A">
            <wp:extent cx="5943600" cy="4818380"/>
            <wp:effectExtent l="0" t="0" r="0" b="1270"/>
            <wp:docPr id="15" name="Picture 15" descr="C:\Users\Jobie\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Object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18380"/>
                    </a:xfrm>
                    <a:prstGeom prst="rect">
                      <a:avLst/>
                    </a:prstGeom>
                    <a:noFill/>
                    <a:ln>
                      <a:noFill/>
                    </a:ln>
                  </pic:spPr>
                </pic:pic>
              </a:graphicData>
            </a:graphic>
          </wp:inline>
        </w:drawing>
      </w:r>
      <w:bookmarkEnd w:id="823"/>
    </w:p>
    <w:p w14:paraId="0EA810EE" w14:textId="0E174E2E" w:rsidR="00150F42" w:rsidRDefault="00150F42" w:rsidP="0089321F">
      <w:pPr>
        <w:pStyle w:val="11"/>
        <w:jc w:val="left"/>
        <w:rPr>
          <w:lang w:val="en-PH"/>
        </w:rPr>
      </w:pPr>
      <w:bookmarkStart w:id="824" w:name="_Toc490593568"/>
      <w:r w:rsidRPr="008D1738">
        <w:rPr>
          <w:lang w:val="en-PH"/>
        </w:rPr>
        <w:lastRenderedPageBreak/>
        <w:t>Deployment Diagram</w:t>
      </w:r>
      <w:r w:rsidR="0089321F">
        <w:rPr>
          <w:lang w:val="en-PH"/>
        </w:rPr>
        <w:drawing>
          <wp:inline distT="0" distB="0" distL="0" distR="0" wp14:anchorId="2F1F00B2" wp14:editId="4D99E007">
            <wp:extent cx="5943600" cy="3355340"/>
            <wp:effectExtent l="0" t="0" r="0" b="0"/>
            <wp:docPr id="516977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bookmarkEnd w:id="824"/>
    </w:p>
    <w:p w14:paraId="609E3D98" w14:textId="1D65DEFF" w:rsidR="00150F42" w:rsidRDefault="00150F42" w:rsidP="00150F42">
      <w:pPr>
        <w:pStyle w:val="11"/>
        <w:rPr>
          <w:lang w:val="en-PH"/>
        </w:rPr>
      </w:pPr>
      <w:bookmarkStart w:id="825" w:name="_Toc490593569"/>
      <w:r w:rsidRPr="008D1738">
        <w:rPr>
          <w:lang w:val="en-PH"/>
        </w:rPr>
        <w:t>Sequence Diagram</w:t>
      </w:r>
      <w:bookmarkEnd w:id="825"/>
    </w:p>
    <w:p w14:paraId="56474A91" w14:textId="5F41B643" w:rsidR="00D418C2" w:rsidRDefault="00D418C2" w:rsidP="00D418C2">
      <w:pPr>
        <w:pStyle w:val="111"/>
        <w:rPr>
          <w:lang w:val="en-PH" w:eastAsia="en-PH"/>
        </w:rPr>
      </w:pPr>
      <w:bookmarkStart w:id="826" w:name="_Toc490593570"/>
      <w:r>
        <w:rPr>
          <w:lang w:val="en-PH" w:eastAsia="en-PH"/>
        </w:rPr>
        <w:t>Report</w:t>
      </w:r>
      <w:r w:rsidR="0089321F">
        <w:rPr>
          <w:noProof/>
          <w:lang w:val="en-PH" w:eastAsia="en-PH"/>
        </w:rPr>
        <w:drawing>
          <wp:inline distT="0" distB="0" distL="0" distR="0" wp14:anchorId="76FA2372" wp14:editId="6195D3BD">
            <wp:extent cx="5943600" cy="2546985"/>
            <wp:effectExtent l="0" t="0" r="0" b="5715"/>
            <wp:docPr id="16" name="Picture 16" descr="C:\Users\Jobie\AppData\Local\Microsoft\Windows\INetCache\Content.Word\Sequenc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Sequence-Repo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bookmarkEnd w:id="826"/>
    </w:p>
    <w:p w14:paraId="437598C6" w14:textId="11DE813A" w:rsidR="00D418C2" w:rsidRDefault="0089321F" w:rsidP="0089321F">
      <w:pPr>
        <w:pStyle w:val="111"/>
        <w:jc w:val="left"/>
        <w:rPr>
          <w:lang w:val="en-PH" w:eastAsia="en-PH"/>
        </w:rPr>
      </w:pPr>
      <w:bookmarkStart w:id="827" w:name="_Toc490593571"/>
      <w:r>
        <w:rPr>
          <w:lang w:val="en-PH" w:eastAsia="en-PH"/>
        </w:rPr>
        <w:lastRenderedPageBreak/>
        <w:t>Touch Calibration with</w:t>
      </w:r>
      <w:r w:rsidR="00D418C2">
        <w:rPr>
          <w:lang w:val="en-PH" w:eastAsia="en-PH"/>
        </w:rPr>
        <w:t xml:space="preserve"> History</w:t>
      </w:r>
      <w:r>
        <w:rPr>
          <w:noProof/>
          <w:lang w:val="en-PH" w:eastAsia="en-PH"/>
        </w:rPr>
        <w:drawing>
          <wp:inline distT="0" distB="0" distL="0" distR="0" wp14:anchorId="201038DB" wp14:editId="6E978F30">
            <wp:extent cx="5943600" cy="4598670"/>
            <wp:effectExtent l="0" t="0" r="0" b="0"/>
            <wp:docPr id="18" name="Picture 18" descr="C:\Users\Jobie\AppData\Local\Microsoft\Windows\INetCache\Content.Word\Touch Calibrator - With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Touch Calibrator - With His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98670"/>
                    </a:xfrm>
                    <a:prstGeom prst="rect">
                      <a:avLst/>
                    </a:prstGeom>
                    <a:noFill/>
                    <a:ln>
                      <a:noFill/>
                    </a:ln>
                  </pic:spPr>
                </pic:pic>
              </a:graphicData>
            </a:graphic>
          </wp:inline>
        </w:drawing>
      </w:r>
      <w:bookmarkEnd w:id="827"/>
    </w:p>
    <w:p w14:paraId="2A5E7CB0" w14:textId="69FD6F4A" w:rsidR="0089321F" w:rsidRPr="0089321F" w:rsidRDefault="0089321F" w:rsidP="0089321F">
      <w:pPr>
        <w:pStyle w:val="111"/>
        <w:jc w:val="left"/>
        <w:rPr>
          <w:lang w:val="en-PH" w:eastAsia="en-PH"/>
        </w:rPr>
      </w:pPr>
      <w:bookmarkStart w:id="828" w:name="_Toc490593572"/>
      <w:r>
        <w:rPr>
          <w:lang w:val="en-PH" w:eastAsia="en-PH"/>
        </w:rPr>
        <w:lastRenderedPageBreak/>
        <w:t>Touch Calibration without History</w:t>
      </w:r>
      <w:r>
        <w:rPr>
          <w:noProof/>
          <w:lang w:val="en-PH" w:eastAsia="en-PH"/>
        </w:rPr>
        <w:drawing>
          <wp:inline distT="0" distB="0" distL="0" distR="0" wp14:anchorId="3AA36B49" wp14:editId="073A3A91">
            <wp:extent cx="5943600" cy="5875020"/>
            <wp:effectExtent l="0" t="0" r="0" b="0"/>
            <wp:docPr id="19" name="Picture 19" descr="C:\Users\Jobie\AppData\Local\Microsoft\Windows\INetCache\Content.Word\Touch Calibrator - Withou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Touch Calibrator - Without Histo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75020"/>
                    </a:xfrm>
                    <a:prstGeom prst="rect">
                      <a:avLst/>
                    </a:prstGeom>
                    <a:noFill/>
                    <a:ln>
                      <a:noFill/>
                    </a:ln>
                  </pic:spPr>
                </pic:pic>
              </a:graphicData>
            </a:graphic>
          </wp:inline>
        </w:drawing>
      </w:r>
      <w:bookmarkEnd w:id="828"/>
    </w:p>
    <w:p w14:paraId="31ADE6D5" w14:textId="420D7756" w:rsidR="00150F42" w:rsidRDefault="00150F42" w:rsidP="0089321F">
      <w:pPr>
        <w:pStyle w:val="11"/>
        <w:jc w:val="left"/>
        <w:rPr>
          <w:lang w:val="en-PH"/>
        </w:rPr>
      </w:pPr>
      <w:bookmarkStart w:id="829" w:name="_Toc490593573"/>
      <w:r w:rsidRPr="008D1738">
        <w:rPr>
          <w:lang w:val="en-PH"/>
        </w:rPr>
        <w:lastRenderedPageBreak/>
        <w:t>Communication Diagram</w:t>
      </w:r>
      <w:r w:rsidR="0089321F">
        <w:rPr>
          <w:lang w:val="en-PH"/>
        </w:rPr>
        <w:drawing>
          <wp:inline distT="0" distB="0" distL="0" distR="0" wp14:anchorId="19A7F96F" wp14:editId="23B56F7C">
            <wp:extent cx="5943600" cy="4061460"/>
            <wp:effectExtent l="0" t="0" r="0" b="0"/>
            <wp:docPr id="13" name="Picture 13" descr="C:\Users\Jobie\AppData\Local\Microsoft\Windows\INetCache\Content.Word\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Communication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bookmarkEnd w:id="829"/>
    </w:p>
    <w:p w14:paraId="777D4175" w14:textId="1A151008" w:rsidR="00150F42" w:rsidRPr="008D1738" w:rsidRDefault="00150F42" w:rsidP="0089321F">
      <w:pPr>
        <w:pStyle w:val="11"/>
        <w:jc w:val="left"/>
        <w:rPr>
          <w:lang w:val="en-PH"/>
        </w:rPr>
      </w:pPr>
      <w:bookmarkStart w:id="830" w:name="_Toc490593574"/>
      <w:r w:rsidRPr="008D1738">
        <w:rPr>
          <w:lang w:val="en-PH"/>
        </w:rPr>
        <w:lastRenderedPageBreak/>
        <w:t>State Diagram</w:t>
      </w:r>
      <w:r w:rsidR="0089321F">
        <w:rPr>
          <w:lang w:val="en-PH"/>
        </w:rPr>
        <w:drawing>
          <wp:inline distT="0" distB="0" distL="0" distR="0" wp14:anchorId="3514B842" wp14:editId="1E996AAD">
            <wp:extent cx="5943600" cy="4931410"/>
            <wp:effectExtent l="0" t="0" r="0" b="2540"/>
            <wp:docPr id="20" name="Picture 20" descr="C:\Users\Jobie\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bie\AppData\Local\Microsoft\Windows\INetCache\Content.Word\Sta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31410"/>
                    </a:xfrm>
                    <a:prstGeom prst="rect">
                      <a:avLst/>
                    </a:prstGeom>
                    <a:noFill/>
                    <a:ln>
                      <a:noFill/>
                    </a:ln>
                  </pic:spPr>
                </pic:pic>
              </a:graphicData>
            </a:graphic>
          </wp:inline>
        </w:drawing>
      </w:r>
      <w:bookmarkEnd w:id="830"/>
    </w:p>
    <w:p w14:paraId="1B451BAB" w14:textId="278974F6" w:rsidR="00150F42" w:rsidRPr="008D1738" w:rsidRDefault="00150F42" w:rsidP="0089321F">
      <w:pPr>
        <w:pStyle w:val="11"/>
        <w:jc w:val="left"/>
        <w:rPr>
          <w:lang w:val="en-PH"/>
        </w:rPr>
      </w:pPr>
      <w:bookmarkStart w:id="831" w:name="_Toc490593575"/>
      <w:r w:rsidRPr="008D1738">
        <w:rPr>
          <w:lang w:val="en-PH"/>
        </w:rPr>
        <w:lastRenderedPageBreak/>
        <w:t>Timing Diagram</w:t>
      </w:r>
      <w:r w:rsidR="0089321F">
        <w:rPr>
          <w:lang w:val="en-PH"/>
        </w:rPr>
        <w:drawing>
          <wp:inline distT="0" distB="0" distL="0" distR="0" wp14:anchorId="5F58D715" wp14:editId="44A9126A">
            <wp:extent cx="5943600" cy="3576955"/>
            <wp:effectExtent l="0" t="0" r="0" b="4445"/>
            <wp:docPr id="23" name="Picture 23" descr="C:\Users\Jobie\AppData\Local\Microsoft\Windows\INetCache\Content.Word\Timing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Timing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76955"/>
                    </a:xfrm>
                    <a:prstGeom prst="rect">
                      <a:avLst/>
                    </a:prstGeom>
                    <a:noFill/>
                    <a:ln>
                      <a:noFill/>
                    </a:ln>
                  </pic:spPr>
                </pic:pic>
              </a:graphicData>
            </a:graphic>
          </wp:inline>
        </w:drawing>
      </w:r>
      <w:bookmarkEnd w:id="831"/>
    </w:p>
    <w:p w14:paraId="454333D5" w14:textId="192E03C8" w:rsidR="00150F42" w:rsidRDefault="00150F42" w:rsidP="0089321F">
      <w:pPr>
        <w:pStyle w:val="11"/>
        <w:jc w:val="left"/>
        <w:rPr>
          <w:lang w:val="en-PH"/>
        </w:rPr>
      </w:pPr>
      <w:bookmarkStart w:id="832" w:name="_Toc490593576"/>
      <w:r w:rsidRPr="008D1738">
        <w:rPr>
          <w:lang w:val="en-PH"/>
        </w:rPr>
        <w:lastRenderedPageBreak/>
        <w:t>Class Diagram</w:t>
      </w:r>
      <w:r w:rsidR="0089321F">
        <w:rPr>
          <w:lang w:val="en-PH"/>
        </w:rPr>
        <w:drawing>
          <wp:inline distT="0" distB="0" distL="0" distR="0" wp14:anchorId="1553C92B" wp14:editId="780B94B9">
            <wp:extent cx="5943600" cy="5694680"/>
            <wp:effectExtent l="0" t="0" r="0" b="1270"/>
            <wp:docPr id="2" name="Picture 2" descr="C:\Users\Jobie\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Cla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694680"/>
                    </a:xfrm>
                    <a:prstGeom prst="rect">
                      <a:avLst/>
                    </a:prstGeom>
                    <a:noFill/>
                    <a:ln>
                      <a:noFill/>
                    </a:ln>
                  </pic:spPr>
                </pic:pic>
              </a:graphicData>
            </a:graphic>
          </wp:inline>
        </w:drawing>
      </w:r>
      <w:bookmarkEnd w:id="832"/>
    </w:p>
    <w:p w14:paraId="3E283B82" w14:textId="18D259DF" w:rsidR="00150F42" w:rsidRDefault="00150F42" w:rsidP="0089321F">
      <w:pPr>
        <w:pStyle w:val="11"/>
        <w:jc w:val="left"/>
        <w:rPr>
          <w:lang w:val="en-PH"/>
        </w:rPr>
      </w:pPr>
      <w:bookmarkStart w:id="833" w:name="_Toc490593577"/>
      <w:r w:rsidRPr="008D1738">
        <w:rPr>
          <w:lang w:val="en-PH"/>
        </w:rPr>
        <w:lastRenderedPageBreak/>
        <w:t>Component Diagram</w:t>
      </w:r>
      <w:r w:rsidR="0089321F">
        <w:rPr>
          <w:lang w:val="en-PH"/>
        </w:rPr>
        <w:drawing>
          <wp:inline distT="0" distB="0" distL="0" distR="0" wp14:anchorId="3D8096E3" wp14:editId="340A3372">
            <wp:extent cx="5943600" cy="3234690"/>
            <wp:effectExtent l="0" t="0" r="0" b="3810"/>
            <wp:docPr id="21" name="Picture 21" descr="C:\Users\Jobie\AppData\Local\Microsoft\Windows\INetCache\Content.Wo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Component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34690"/>
                    </a:xfrm>
                    <a:prstGeom prst="rect">
                      <a:avLst/>
                    </a:prstGeom>
                    <a:noFill/>
                    <a:ln>
                      <a:noFill/>
                    </a:ln>
                  </pic:spPr>
                </pic:pic>
              </a:graphicData>
            </a:graphic>
          </wp:inline>
        </w:drawing>
      </w:r>
      <w:bookmarkEnd w:id="833"/>
    </w:p>
    <w:p w14:paraId="287FCEDB" w14:textId="2D40628E" w:rsidR="00150F42" w:rsidRDefault="00150F42" w:rsidP="00A81BC2">
      <w:pPr>
        <w:pStyle w:val="11"/>
        <w:jc w:val="left"/>
        <w:rPr>
          <w:lang w:val="en-PH"/>
        </w:rPr>
      </w:pPr>
      <w:bookmarkStart w:id="834" w:name="_Toc490593578"/>
      <w:r w:rsidRPr="00A81BC2">
        <w:t>Package</w:t>
      </w:r>
      <w:r w:rsidRPr="008D1738">
        <w:rPr>
          <w:lang w:val="en-PH"/>
        </w:rPr>
        <w:t xml:space="preserve"> Diagram</w:t>
      </w:r>
      <w:r w:rsidR="00A81BC2">
        <w:rPr>
          <w:lang w:val="en-PH"/>
        </w:rPr>
        <w:drawing>
          <wp:inline distT="0" distB="0" distL="0" distR="0" wp14:anchorId="70AFD14B" wp14:editId="26701283">
            <wp:extent cx="5943600" cy="2481204"/>
            <wp:effectExtent l="0" t="0" r="0" b="0"/>
            <wp:docPr id="12" name="Picture 12" descr="C:\Users\Marc\AppData\Local\Microsoft\Windows\INetCache\Content.Word\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Package Diagr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481204"/>
                    </a:xfrm>
                    <a:prstGeom prst="rect">
                      <a:avLst/>
                    </a:prstGeom>
                    <a:noFill/>
                    <a:ln>
                      <a:noFill/>
                    </a:ln>
                  </pic:spPr>
                </pic:pic>
              </a:graphicData>
            </a:graphic>
          </wp:inline>
        </w:drawing>
      </w:r>
      <w:bookmarkEnd w:id="834"/>
    </w:p>
    <w:p w14:paraId="4A2F7F39" w14:textId="27EA74CF" w:rsidR="00150F42" w:rsidRPr="008D1738" w:rsidRDefault="00150F42" w:rsidP="0089321F">
      <w:pPr>
        <w:pStyle w:val="11"/>
        <w:jc w:val="left"/>
        <w:rPr>
          <w:lang w:val="en-PH"/>
        </w:rPr>
      </w:pPr>
      <w:bookmarkStart w:id="835" w:name="_Toc490593579"/>
      <w:r w:rsidRPr="008D1738">
        <w:rPr>
          <w:lang w:val="en-PH"/>
        </w:rPr>
        <w:lastRenderedPageBreak/>
        <w:t>Composite Structure</w:t>
      </w:r>
      <w:r w:rsidR="0089321F">
        <w:rPr>
          <w:lang w:val="en-PH"/>
        </w:rPr>
        <w:drawing>
          <wp:inline distT="0" distB="0" distL="0" distR="0" wp14:anchorId="688FEF7B" wp14:editId="74E32A0E">
            <wp:extent cx="5353050" cy="4114800"/>
            <wp:effectExtent l="0" t="0" r="0" b="0"/>
            <wp:docPr id="22" name="Picture 22" descr="C:\Users\Jobie\AppData\Local\Microsoft\Windows\INetCache\Content.Word\Composi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Composite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4114800"/>
                    </a:xfrm>
                    <a:prstGeom prst="rect">
                      <a:avLst/>
                    </a:prstGeom>
                    <a:noFill/>
                    <a:ln>
                      <a:noFill/>
                    </a:ln>
                  </pic:spPr>
                </pic:pic>
              </a:graphicData>
            </a:graphic>
          </wp:inline>
        </w:drawing>
      </w:r>
      <w:bookmarkEnd w:id="835"/>
    </w:p>
    <w:p w14:paraId="7431667F" w14:textId="37C67CD6" w:rsidR="00D418C2" w:rsidRPr="00E81961" w:rsidRDefault="00150F42" w:rsidP="00D418C2">
      <w:pPr>
        <w:pStyle w:val="11"/>
        <w:jc w:val="left"/>
        <w:rPr>
          <w:lang w:val="en-PH"/>
        </w:rPr>
      </w:pPr>
      <w:bookmarkStart w:id="836" w:name="_Toc490593580"/>
      <w:r w:rsidRPr="008D1738">
        <w:rPr>
          <w:lang w:val="en-PH"/>
        </w:rPr>
        <w:t>Interaction Overview</w:t>
      </w:r>
      <w:r w:rsidR="00E81961">
        <w:rPr>
          <w:lang w:val="en-PH"/>
        </w:rPr>
        <w:drawing>
          <wp:inline distT="0" distB="0" distL="0" distR="0" wp14:anchorId="3962CAF9" wp14:editId="4D8B80C5">
            <wp:extent cx="5943600" cy="2838450"/>
            <wp:effectExtent l="0" t="0" r="0" b="0"/>
            <wp:docPr id="14" name="Picture 14" descr="C:\Users\Jobie\AppData\Local\Microsoft\Windows\INetCache\Content.Word\Interac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Interaction 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bookmarkEnd w:id="836"/>
    </w:p>
    <w:p w14:paraId="759F5CB6" w14:textId="77777777" w:rsidR="00150F42" w:rsidRPr="00150D4E" w:rsidRDefault="00150F42" w:rsidP="00150F42">
      <w:pPr>
        <w:pStyle w:val="ChapterName"/>
        <w:numPr>
          <w:ilvl w:val="0"/>
          <w:numId w:val="7"/>
        </w:numPr>
      </w:pPr>
      <w:bookmarkStart w:id="837" w:name="_Toc476753186"/>
      <w:bookmarkStart w:id="838" w:name="_Toc476986917"/>
      <w:bookmarkStart w:id="839" w:name="_Toc479024702"/>
      <w:bookmarkStart w:id="840" w:name="_Toc479197383"/>
      <w:bookmarkStart w:id="841" w:name="_Toc479371768"/>
      <w:bookmarkStart w:id="842" w:name="_Toc490593581"/>
      <w:r w:rsidRPr="00150D4E">
        <w:lastRenderedPageBreak/>
        <w:t>A</w:t>
      </w:r>
      <w:bookmarkEnd w:id="837"/>
      <w:r w:rsidRPr="00150D4E">
        <w:t>ppendi</w:t>
      </w:r>
      <w:bookmarkEnd w:id="838"/>
      <w:bookmarkEnd w:id="839"/>
      <w:bookmarkEnd w:id="840"/>
      <w:bookmarkEnd w:id="841"/>
      <w:r w:rsidRPr="00150D4E">
        <w:t>ces</w:t>
      </w:r>
      <w:bookmarkStart w:id="843" w:name="_Toc479372693"/>
      <w:bookmarkStart w:id="844" w:name="_Toc479373791"/>
      <w:bookmarkEnd w:id="843"/>
      <w:bookmarkEnd w:id="844"/>
      <w:bookmarkEnd w:id="842"/>
    </w:p>
    <w:p w14:paraId="7DB49744" w14:textId="77777777" w:rsidR="00150F42" w:rsidRPr="00275869" w:rsidRDefault="00150F42" w:rsidP="00150F42">
      <w:pPr>
        <w:pStyle w:val="ListParagraph"/>
        <w:keepNext/>
        <w:keepLines/>
        <w:numPr>
          <w:ilvl w:val="0"/>
          <w:numId w:val="1"/>
        </w:numPr>
        <w:spacing w:before="40" w:after="0"/>
        <w:contextualSpacing w:val="0"/>
        <w:outlineLvl w:val="1"/>
        <w:rPr>
          <w:b/>
          <w:vanish/>
          <w:lang w:val="en-PH"/>
        </w:rPr>
      </w:pPr>
      <w:bookmarkStart w:id="845" w:name="_Toc479376307"/>
      <w:bookmarkStart w:id="846" w:name="_Toc479376346"/>
      <w:bookmarkStart w:id="847" w:name="_Toc479376404"/>
      <w:bookmarkStart w:id="848" w:name="_Toc479445049"/>
      <w:bookmarkStart w:id="849" w:name="_Toc489875031"/>
      <w:bookmarkStart w:id="850" w:name="_Toc490416406"/>
      <w:bookmarkStart w:id="851" w:name="_Toc490434828"/>
      <w:bookmarkStart w:id="852" w:name="_Toc490539452"/>
      <w:bookmarkStart w:id="853" w:name="_Toc490539593"/>
      <w:bookmarkStart w:id="854" w:name="_Toc490566167"/>
      <w:bookmarkStart w:id="855" w:name="_Toc490593582"/>
      <w:bookmarkEnd w:id="845"/>
      <w:bookmarkEnd w:id="846"/>
      <w:bookmarkEnd w:id="847"/>
      <w:bookmarkEnd w:id="848"/>
      <w:bookmarkEnd w:id="849"/>
      <w:bookmarkEnd w:id="850"/>
      <w:bookmarkEnd w:id="851"/>
      <w:bookmarkEnd w:id="852"/>
      <w:bookmarkEnd w:id="853"/>
      <w:bookmarkEnd w:id="854"/>
      <w:bookmarkEnd w:id="855"/>
    </w:p>
    <w:bookmarkStart w:id="856" w:name="_Toc490593583" w:displacedByCustomXml="next"/>
    <w:sdt>
      <w:sdtPr>
        <w:rPr>
          <w:rFonts w:eastAsiaTheme="minorHAnsi" w:cstheme="minorBidi"/>
          <w:b w:val="0"/>
          <w:noProof w:val="0"/>
          <w:sz w:val="22"/>
          <w:szCs w:val="22"/>
          <w:lang w:val="en-PH" w:eastAsia="en-US"/>
        </w:rPr>
        <w:id w:val="-1768683953"/>
        <w:docPartObj>
          <w:docPartGallery w:val="Bibliographies"/>
          <w:docPartUnique/>
        </w:docPartObj>
      </w:sdtPr>
      <w:sdtEndPr>
        <w:rPr>
          <w:lang w:val="en-US"/>
        </w:rPr>
      </w:sdtEndPr>
      <w:sdtContent>
        <w:p w14:paraId="60B2529A" w14:textId="16EB2D1A" w:rsidR="005A3808" w:rsidRDefault="00150F42">
          <w:pPr>
            <w:pStyle w:val="11"/>
            <w:spacing w:line="360" w:lineRule="auto"/>
            <w:pPrChange w:id="857" w:author="Marc Adrian  Jimenez" w:date="2017-08-16T13:25:00Z">
              <w:pPr>
                <w:pStyle w:val="11"/>
                <w:spacing w:line="240" w:lineRule="auto"/>
              </w:pPr>
            </w:pPrChange>
          </w:pPr>
          <w:r>
            <w:t>Bibliography</w:t>
          </w:r>
          <w:bookmarkEnd w:id="856"/>
        </w:p>
        <w:p w14:paraId="0AAFBBF7" w14:textId="77777777" w:rsidR="00365EA5" w:rsidRDefault="00150F42">
          <w:pPr>
            <w:pStyle w:val="Bibliography"/>
            <w:spacing w:line="360" w:lineRule="auto"/>
            <w:ind w:left="720" w:hanging="720"/>
            <w:rPr>
              <w:noProof/>
              <w:sz w:val="24"/>
              <w:szCs w:val="24"/>
            </w:rPr>
            <w:pPrChange w:id="858" w:author="Marc Adrian  Jimenez" w:date="2017-08-16T13:25:00Z">
              <w:pPr>
                <w:pStyle w:val="Bibliography"/>
                <w:ind w:left="720" w:hanging="720"/>
              </w:pPr>
            </w:pPrChange>
          </w:pPr>
          <w:r>
            <w:fldChar w:fldCharType="begin"/>
          </w:r>
          <w:r>
            <w:instrText xml:space="preserve"> BIBLIOGRAPHY </w:instrText>
          </w:r>
          <w:r>
            <w:fldChar w:fldCharType="separate"/>
          </w:r>
          <w:r w:rsidR="00365EA5">
            <w:rPr>
              <w:noProof/>
            </w:rPr>
            <w:t>Cichoń, K., Sobecki, J., &amp; Szymański, J. (2013, June 24-25). Gesture Tracking and Recognition in Touchscreens Usability Testing. Warsaw, Poland.</w:t>
          </w:r>
        </w:p>
        <w:p w14:paraId="12CAB139" w14:textId="77777777" w:rsidR="00365EA5" w:rsidRDefault="00365EA5">
          <w:pPr>
            <w:pStyle w:val="Bibliography"/>
            <w:spacing w:line="360" w:lineRule="auto"/>
            <w:ind w:left="720" w:hanging="720"/>
            <w:rPr>
              <w:noProof/>
            </w:rPr>
            <w:pPrChange w:id="859" w:author="Marc Adrian  Jimenez" w:date="2017-08-16T13:25:00Z">
              <w:pPr>
                <w:pStyle w:val="Bibliography"/>
                <w:ind w:left="720" w:hanging="720"/>
              </w:pPr>
            </w:pPrChange>
          </w:pPr>
          <w:r>
            <w:rPr>
              <w:noProof/>
            </w:rPr>
            <w:t>Glavinic, V., Ljubic, S., &amp; Kukec, M. (n.d.). Supporting Universal Usability of Mobile Software: Touchscreen Usability Meta-Test. Croatia.</w:t>
          </w:r>
        </w:p>
        <w:p w14:paraId="04FD9DEB" w14:textId="77777777" w:rsidR="00365EA5" w:rsidRDefault="00365EA5">
          <w:pPr>
            <w:pStyle w:val="Bibliography"/>
            <w:spacing w:line="360" w:lineRule="auto"/>
            <w:ind w:left="720" w:hanging="720"/>
            <w:rPr>
              <w:noProof/>
            </w:rPr>
            <w:pPrChange w:id="860" w:author="Marc Adrian  Jimenez" w:date="2017-08-16T13:25:00Z">
              <w:pPr>
                <w:pStyle w:val="Bibliography"/>
                <w:ind w:left="720" w:hanging="720"/>
              </w:pPr>
            </w:pPrChange>
          </w:pPr>
          <w:r>
            <w:rPr>
              <w:noProof/>
            </w:rPr>
            <w:t xml:space="preserve">Jaio, C. (2016, July 12). </w:t>
          </w:r>
          <w:r>
            <w:rPr>
              <w:i/>
              <w:iCs/>
              <w:noProof/>
            </w:rPr>
            <w:t>Smartphone users to double to 90 million in five years</w:t>
          </w:r>
          <w:r>
            <w:rPr>
              <w:noProof/>
            </w:rPr>
            <w:t>. Retrieved from CNN Philippines: http://cnnphilippines.com/business/2016/07/12/smartphone-users-90-million-in-five-years.html</w:t>
          </w:r>
        </w:p>
        <w:p w14:paraId="109FFB6B" w14:textId="77777777" w:rsidR="00365EA5" w:rsidRDefault="00365EA5">
          <w:pPr>
            <w:pStyle w:val="Bibliography"/>
            <w:spacing w:line="360" w:lineRule="auto"/>
            <w:ind w:left="720" w:hanging="720"/>
            <w:rPr>
              <w:noProof/>
            </w:rPr>
            <w:pPrChange w:id="861" w:author="Marc Adrian  Jimenez" w:date="2017-08-16T13:25:00Z">
              <w:pPr>
                <w:pStyle w:val="Bibliography"/>
                <w:ind w:left="720" w:hanging="720"/>
              </w:pPr>
            </w:pPrChange>
          </w:pPr>
          <w:r>
            <w:rPr>
              <w:noProof/>
            </w:rPr>
            <w:t>Ping-yong, L., &amp; Zhong-wen, L. (2014). Study on Calibration Algorithm of Embedded Touch Screen. Sichuan, China.</w:t>
          </w:r>
        </w:p>
        <w:p w14:paraId="647CF071" w14:textId="77777777" w:rsidR="00365EA5" w:rsidRDefault="00365EA5">
          <w:pPr>
            <w:pStyle w:val="Bibliography"/>
            <w:spacing w:line="360" w:lineRule="auto"/>
            <w:ind w:left="720" w:hanging="720"/>
            <w:rPr>
              <w:noProof/>
            </w:rPr>
            <w:pPrChange w:id="862" w:author="Marc Adrian  Jimenez" w:date="2017-08-16T13:25:00Z">
              <w:pPr>
                <w:pStyle w:val="Bibliography"/>
                <w:ind w:left="720" w:hanging="720"/>
              </w:pPr>
            </w:pPrChange>
          </w:pPr>
          <w:r>
            <w:rPr>
              <w:noProof/>
            </w:rPr>
            <w:t xml:space="preserve">Ruffer, T. (2013-2016). </w:t>
          </w:r>
          <w:r>
            <w:rPr>
              <w:i/>
              <w:iCs/>
              <w:noProof/>
            </w:rPr>
            <w:t>Developer Options: Pointer Location</w:t>
          </w:r>
          <w:r>
            <w:rPr>
              <w:noProof/>
            </w:rPr>
            <w:t>. Retrieved from Taming the Droid: https://tamingthedroid.com/pointer-location</w:t>
          </w:r>
        </w:p>
        <w:p w14:paraId="2820FE36" w14:textId="77777777" w:rsidR="00365EA5" w:rsidRDefault="00365EA5">
          <w:pPr>
            <w:pStyle w:val="Bibliography"/>
            <w:spacing w:line="360" w:lineRule="auto"/>
            <w:ind w:left="720" w:hanging="720"/>
            <w:rPr>
              <w:noProof/>
            </w:rPr>
            <w:pPrChange w:id="863" w:author="Marc Adrian  Jimenez" w:date="2017-08-16T13:25:00Z">
              <w:pPr>
                <w:pStyle w:val="Bibliography"/>
                <w:ind w:left="720" w:hanging="720"/>
              </w:pPr>
            </w:pPrChange>
          </w:pPr>
          <w:r>
            <w:rPr>
              <w:noProof/>
            </w:rPr>
            <w:t xml:space="preserve">Russel, J. (2016, September 1). </w:t>
          </w:r>
          <w:r>
            <w:rPr>
              <w:i/>
              <w:iCs/>
              <w:noProof/>
            </w:rPr>
            <w:t>Smartphone sales jump 6.5% in Southeast Asia, but sub-$150 devices rule</w:t>
          </w:r>
          <w:r>
            <w:rPr>
              <w:noProof/>
            </w:rPr>
            <w:t>. Retrieved from TechCrunch: https://techcrunch.com/2016/09/01/smartphone-sales-jump-6-5-in-southeast-asia-but-sub-150-devices-rule/</w:t>
          </w:r>
        </w:p>
        <w:p w14:paraId="14C52B52" w14:textId="77777777" w:rsidR="00365EA5" w:rsidRDefault="00365EA5">
          <w:pPr>
            <w:pStyle w:val="Bibliography"/>
            <w:spacing w:line="360" w:lineRule="auto"/>
            <w:ind w:left="720" w:hanging="720"/>
            <w:rPr>
              <w:noProof/>
            </w:rPr>
            <w:pPrChange w:id="864" w:author="Marc Adrian  Jimenez" w:date="2017-08-16T13:25:00Z">
              <w:pPr>
                <w:pStyle w:val="Bibliography"/>
                <w:ind w:left="720" w:hanging="720"/>
              </w:pPr>
            </w:pPrChange>
          </w:pPr>
          <w:r>
            <w:rPr>
              <w:noProof/>
            </w:rPr>
            <w:t xml:space="preserve">Subido, L. K. (2017, January 24). </w:t>
          </w:r>
          <w:r>
            <w:rPr>
              <w:i/>
              <w:iCs/>
              <w:noProof/>
            </w:rPr>
            <w:t>Growing 27% in 2016, PH Now Has 60 Million Internet Users</w:t>
          </w:r>
          <w:r>
            <w:rPr>
              <w:noProof/>
            </w:rPr>
            <w:t>. Retrieved from Entrepreneur Philippines: http://www.entrepreneur.com.ph/news-and-events/ph-now-has-60-million-internet-users-growing-27-in-2016-a36-20170124</w:t>
          </w:r>
        </w:p>
        <w:p w14:paraId="6B1BAA20" w14:textId="77777777" w:rsidR="00365EA5" w:rsidRDefault="00365EA5">
          <w:pPr>
            <w:pStyle w:val="Bibliography"/>
            <w:spacing w:line="360" w:lineRule="auto"/>
            <w:ind w:left="720" w:hanging="720"/>
            <w:rPr>
              <w:noProof/>
            </w:rPr>
            <w:pPrChange w:id="865" w:author="Marc Adrian  Jimenez" w:date="2017-08-16T13:25:00Z">
              <w:pPr>
                <w:pStyle w:val="Bibliography"/>
                <w:ind w:left="720" w:hanging="720"/>
              </w:pPr>
            </w:pPrChange>
          </w:pPr>
          <w:r>
            <w:rPr>
              <w:noProof/>
            </w:rPr>
            <w:t>Vertanen, K., Memmi, H., Emge, J., Reyal, S., &amp; Kristensson, P. O. (2015, April). VelociTap: Investigating Fast Mobile Text Entry using Sentence-Based Decoding of Touchscreen Keyboard Input. Seoul, Korea.</w:t>
          </w:r>
        </w:p>
        <w:p w14:paraId="1F5A7674" w14:textId="77777777" w:rsidR="00365EA5" w:rsidRDefault="00365EA5">
          <w:pPr>
            <w:pStyle w:val="Bibliography"/>
            <w:spacing w:line="360" w:lineRule="auto"/>
            <w:ind w:left="720" w:hanging="720"/>
            <w:rPr>
              <w:noProof/>
            </w:rPr>
            <w:pPrChange w:id="866" w:author="Marc Adrian  Jimenez" w:date="2017-08-16T13:25:00Z">
              <w:pPr>
                <w:pStyle w:val="Bibliography"/>
                <w:ind w:left="720" w:hanging="720"/>
              </w:pPr>
            </w:pPrChange>
          </w:pPr>
          <w:r>
            <w:rPr>
              <w:noProof/>
            </w:rPr>
            <w:t>Villamor, C., Willis, D., &amp; Wroblewiski, L. (2010, April 15). Touch Gesture Reference Guide.</w:t>
          </w:r>
        </w:p>
        <w:p w14:paraId="6C7EF81C" w14:textId="77777777" w:rsidR="00365EA5" w:rsidRDefault="00365EA5">
          <w:pPr>
            <w:pStyle w:val="Bibliography"/>
            <w:spacing w:line="360" w:lineRule="auto"/>
            <w:ind w:left="720" w:hanging="720"/>
            <w:rPr>
              <w:noProof/>
            </w:rPr>
            <w:pPrChange w:id="867" w:author="Marc Adrian  Jimenez" w:date="2017-08-16T13:25:00Z">
              <w:pPr>
                <w:pStyle w:val="Bibliography"/>
                <w:ind w:left="720" w:hanging="720"/>
              </w:pPr>
            </w:pPrChange>
          </w:pPr>
          <w:r>
            <w:rPr>
              <w:noProof/>
            </w:rPr>
            <w:t xml:space="preserve">Yeow, P., &amp; Balakrishnan, V. (n.d.). A Study of the Effect of Thumb Sizes on Mabile Phone Texting Satisfaction. </w:t>
          </w:r>
          <w:r>
            <w:rPr>
              <w:i/>
              <w:iCs/>
              <w:noProof/>
            </w:rPr>
            <w:t>Journal of Usability Studies</w:t>
          </w:r>
          <w:r>
            <w:rPr>
              <w:noProof/>
            </w:rPr>
            <w:t>, 118-128.</w:t>
          </w:r>
        </w:p>
        <w:p w14:paraId="6D3B0C9C" w14:textId="52AF6919" w:rsidR="00074CAF" w:rsidRPr="00150F42" w:rsidRDefault="00150F42">
          <w:pPr>
            <w:spacing w:line="360" w:lineRule="auto"/>
            <w:ind w:left="2232"/>
            <w:pPrChange w:id="868" w:author="Marc Adrian  Jimenez" w:date="2017-08-16T13:25:00Z">
              <w:pPr>
                <w:spacing w:line="276" w:lineRule="auto"/>
                <w:ind w:left="720"/>
              </w:pPr>
            </w:pPrChange>
          </w:pPr>
          <w:r>
            <w:rPr>
              <w:b/>
              <w:bCs/>
              <w:noProof/>
            </w:rPr>
            <w:fldChar w:fldCharType="end"/>
          </w:r>
        </w:p>
      </w:sdtContent>
    </w:sdt>
    <w:sectPr w:rsidR="00074CAF" w:rsidRPr="00150F42" w:rsidSect="001C5441">
      <w:type w:val="continuous"/>
      <w:pgSz w:w="12240" w:h="15840"/>
      <w:pgMar w:top="1440" w:right="1440" w:bottom="1440" w:left="1440" w:header="720" w:footer="720" w:gutter="0"/>
      <w:cols w:space="720"/>
      <w:titlePg w:val="0"/>
      <w:docGrid w:linePitch="360"/>
      <w:sectPrChange w:id="869" w:author="Marc Adrian  Jimenez" w:date="2017-08-16T08:56:00Z">
        <w:sectPr w:rsidR="00074CAF" w:rsidRPr="00150F42" w:rsidSect="001C5441">
          <w:pgMar w:top="1440" w:right="1440" w:bottom="1440" w:left="1440" w:header="720" w:footer="720" w:gutter="0"/>
          <w:titlePg/>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Sherine Jane Coronel" w:date="2017-08-15T04:09:00Z" w:initials="SJC">
    <w:p w14:paraId="038E474D" w14:textId="7224C772" w:rsidR="00456FB5" w:rsidRDefault="00456FB5">
      <w:pPr>
        <w:pStyle w:val="CommentText"/>
      </w:pPr>
      <w:r>
        <w:rPr>
          <w:rStyle w:val="CommentReference"/>
        </w:rPr>
        <w:annotationRef/>
      </w:r>
      <w:r>
        <w:t xml:space="preserve">Appropriate ba gamitin tong word na to? </w:t>
      </w:r>
      <w:r>
        <w:sym w:font="Wingdings" w:char="F04C"/>
      </w:r>
      <w:r>
        <w:t xml:space="preserve"> </w:t>
      </w:r>
    </w:p>
  </w:comment>
  <w:comment w:id="68" w:author="Marc Adrian  Jimenez" w:date="2017-08-08T02:59:00Z" w:initials="MAJ">
    <w:p w14:paraId="14EFC6E8" w14:textId="3567C0CB" w:rsidR="00456FB5" w:rsidRDefault="00456FB5" w:rsidP="00150F42">
      <w:pPr>
        <w:pStyle w:val="CommentText"/>
      </w:pPr>
      <w:r>
        <w:rPr>
          <w:rStyle w:val="CommentReference"/>
        </w:rPr>
        <w:annotationRef/>
      </w:r>
      <w:r>
        <w:t xml:space="preserve">SAUCE: </w:t>
      </w:r>
      <w:hyperlink r:id="rId1" w:history="1">
        <w:r w:rsidRPr="005609BA">
          <w:rPr>
            <w:rStyle w:val="Hyperlink"/>
          </w:rPr>
          <w:t>https://pdfs.semanticscholar.org/07ca/36de69cbaea1e2861c2241859c6e1ef5c28e.pdf</w:t>
        </w:r>
      </w:hyperlink>
    </w:p>
    <w:p w14:paraId="4DAE76B1" w14:textId="77777777" w:rsidR="00456FB5" w:rsidRDefault="00456FB5" w:rsidP="00150F42">
      <w:pPr>
        <w:pStyle w:val="CommentText"/>
      </w:pPr>
    </w:p>
  </w:comment>
  <w:comment w:id="96" w:author="Sherine Jane Coronel" w:date="2017-08-15T04:15:00Z" w:initials="SJC">
    <w:p w14:paraId="71448FA6" w14:textId="7D5A7F97" w:rsidR="00456FB5" w:rsidRDefault="00456FB5">
      <w:pPr>
        <w:pStyle w:val="CommentText"/>
      </w:pPr>
      <w:r>
        <w:rPr>
          <w:rStyle w:val="CommentReference"/>
        </w:rPr>
        <w:annotationRef/>
      </w:r>
      <w:r>
        <w:t>incomplete info</w:t>
      </w:r>
    </w:p>
  </w:comment>
  <w:comment w:id="109" w:author="Sherine Jane Coronel" w:date="2017-08-16T16:54:00Z" w:initials="SJC">
    <w:p w14:paraId="4197B0E2" w14:textId="2E9A2691" w:rsidR="00B11629" w:rsidRDefault="00B11629">
      <w:pPr>
        <w:pStyle w:val="CommentText"/>
      </w:pPr>
      <w:r>
        <w:rPr>
          <w:rStyle w:val="CommentReference"/>
        </w:rPr>
        <w:annotationRef/>
      </w:r>
      <w:r>
        <w:t>Sauce:</w:t>
      </w:r>
    </w:p>
    <w:p w14:paraId="6AC6449E" w14:textId="06F7B9DE" w:rsidR="00B11629" w:rsidRDefault="00B11629">
      <w:pPr>
        <w:pStyle w:val="CommentText"/>
      </w:pPr>
      <w:r w:rsidRPr="00B11629">
        <w:t>https://venturebeat.com/2013/09/19/apples-iphone-5-touchscreen-is-2-5-times-faster-than-android-devices/</w:t>
      </w:r>
    </w:p>
  </w:comment>
  <w:comment w:id="152" w:author="Sherine Jane Coronel" w:date="2017-08-12T22:39:00Z" w:initials="SJC">
    <w:p w14:paraId="4F1F45BE" w14:textId="749ED7C4" w:rsidR="00456FB5" w:rsidRDefault="00456FB5" w:rsidP="00DF17DD">
      <w:pPr>
        <w:pStyle w:val="CommentText"/>
      </w:pPr>
      <w:r>
        <w:rPr>
          <w:rStyle w:val="CommentReference"/>
        </w:rPr>
        <w:annotationRef/>
      </w:r>
      <w:r>
        <w:t>Hmm magiimprove yung device kapag tumaas yung satisfaction ng customer??</w:t>
      </w:r>
    </w:p>
  </w:comment>
  <w:comment w:id="153" w:author="Marc Adrian Jimenez" w:date="2017-08-14T19:49:00Z" w:initials="MAJ">
    <w:p w14:paraId="3A38C15B" w14:textId="17559EE7" w:rsidR="00456FB5" w:rsidRDefault="00456FB5">
      <w:pPr>
        <w:pStyle w:val="CommentText"/>
      </w:pPr>
      <w:r>
        <w:rPr>
          <w:rStyle w:val="CommentReference"/>
        </w:rPr>
        <w:annotationRef/>
      </w:r>
      <w:r>
        <w:t>Improves in a sense sa user experience/usability nung phone? We need to re-phrase this haha</w:t>
      </w:r>
    </w:p>
    <w:p w14:paraId="4ABDB333" w14:textId="77777777" w:rsidR="00456FB5" w:rsidRDefault="00456FB5">
      <w:pPr>
        <w:pStyle w:val="CommentText"/>
      </w:pPr>
    </w:p>
  </w:comment>
  <w:comment w:id="387" w:author="Marc Adrian  Jimenez" w:date="2017-08-09T18:26:00Z" w:initials="MAJ">
    <w:p w14:paraId="4AB45844" w14:textId="08C8F01B" w:rsidR="00456FB5" w:rsidRDefault="00456FB5">
      <w:pPr>
        <w:pStyle w:val="CommentText"/>
      </w:pPr>
      <w:r>
        <w:rPr>
          <w:rStyle w:val="CommentReference"/>
        </w:rPr>
        <w:annotationRef/>
      </w:r>
      <w:r>
        <w:t xml:space="preserve">SAUCE: </w:t>
      </w:r>
      <w:hyperlink r:id="rId2" w:history="1">
        <w:r w:rsidRPr="007F1E7F">
          <w:rPr>
            <w:rStyle w:val="Hyperlink"/>
          </w:rPr>
          <w:t>http://uxpajournal.org/a-study-of-the-effect-of-thumb-sizes-on-mobile-phone-texting-satisfaction/</w:t>
        </w:r>
      </w:hyperlink>
    </w:p>
    <w:p w14:paraId="124BB329" w14:textId="77777777" w:rsidR="00456FB5" w:rsidRDefault="00456FB5">
      <w:pPr>
        <w:pStyle w:val="CommentText"/>
      </w:pPr>
    </w:p>
  </w:comment>
  <w:comment w:id="399" w:author="Marc Adrian  Jimenez" w:date="2017-08-10T08:01:00Z" w:initials="MAJ">
    <w:p w14:paraId="1EF563A5" w14:textId="55005DD1" w:rsidR="00456FB5" w:rsidRDefault="00456FB5">
      <w:pPr>
        <w:pStyle w:val="CommentText"/>
      </w:pPr>
      <w:r>
        <w:rPr>
          <w:rStyle w:val="CommentReference"/>
        </w:rPr>
        <w:annotationRef/>
      </w:r>
      <w:r>
        <w:t>SAUCE:</w:t>
      </w:r>
    </w:p>
    <w:p w14:paraId="0A1BFD03" w14:textId="7BCB9DDC" w:rsidR="00456FB5" w:rsidRDefault="00106366">
      <w:pPr>
        <w:pStyle w:val="CommentText"/>
      </w:pPr>
      <w:hyperlink r:id="rId3" w:history="1">
        <w:r w:rsidR="00456FB5" w:rsidRPr="00207499">
          <w:rPr>
            <w:rStyle w:val="Hyperlink"/>
          </w:rPr>
          <w:t>https://pdfs.semanticscholar.org/a33d/741e78ca7f36d57882036de1b97c1e49d0e8.pdf?_ga=2.242558402.1584509389.1502311231-289014504.1502311231</w:t>
        </w:r>
      </w:hyperlink>
    </w:p>
    <w:p w14:paraId="1F781095" w14:textId="77777777" w:rsidR="00456FB5" w:rsidRDefault="00456FB5">
      <w:pPr>
        <w:pStyle w:val="CommentText"/>
      </w:pPr>
    </w:p>
  </w:comment>
  <w:comment w:id="462" w:author="Marc Adrian  Jimenez" w:date="2017-08-14T21:00:00Z" w:initials="MAJ">
    <w:p w14:paraId="211D7E61" w14:textId="77777777" w:rsidR="00456FB5" w:rsidRDefault="00456FB5" w:rsidP="00B221B0">
      <w:pPr>
        <w:pStyle w:val="CommentText"/>
      </w:pPr>
      <w:r>
        <w:rPr>
          <w:rStyle w:val="CommentReference"/>
        </w:rPr>
        <w:annotationRef/>
      </w:r>
      <w:r>
        <w:t>Supporting Universal Usability of Mobile Software: Touchscreen Usabilityyy Meta-Test</w:t>
      </w:r>
    </w:p>
    <w:p w14:paraId="0386257C" w14:textId="77777777" w:rsidR="00456FB5" w:rsidRDefault="00106366" w:rsidP="00B221B0">
      <w:pPr>
        <w:pStyle w:val="CommentText"/>
        <w:rPr>
          <w:rStyle w:val="Hyperlink"/>
        </w:rPr>
      </w:pPr>
      <w:hyperlink r:id="rId4" w:history="1">
        <w:r w:rsidR="00456FB5" w:rsidRPr="00494B4F">
          <w:rPr>
            <w:rStyle w:val="Hyperlink"/>
          </w:rPr>
          <w:t>http://www.riteh.uniri.hr/~sljubic/publications/hcii11.pdf</w:t>
        </w:r>
      </w:hyperlink>
    </w:p>
    <w:p w14:paraId="4C58BC25" w14:textId="77777777" w:rsidR="00456FB5" w:rsidRDefault="00456FB5" w:rsidP="00B221B0">
      <w:pPr>
        <w:pStyle w:val="CommentText"/>
      </w:pPr>
    </w:p>
  </w:comment>
  <w:comment w:id="465" w:author="Marc Adrian  Jimenez" w:date="2017-08-08T03:57:00Z" w:initials="MAJ">
    <w:p w14:paraId="794B4CE0" w14:textId="77777777" w:rsidR="00456FB5" w:rsidRDefault="00456FB5" w:rsidP="003869D2">
      <w:pPr>
        <w:pStyle w:val="CommentText"/>
      </w:pPr>
      <w:r>
        <w:rPr>
          <w:rStyle w:val="CommentReference"/>
        </w:rPr>
        <w:annotationRef/>
      </w:r>
      <w:r>
        <w:t xml:space="preserve">SAUCE: </w:t>
      </w:r>
      <w:hyperlink r:id="rId5" w:history="1">
        <w:r w:rsidRPr="005609BA">
          <w:rPr>
            <w:rStyle w:val="Hyperlink"/>
          </w:rPr>
          <w:t>https://pdfs.semanticscholar.org/07ca/36de69cbaea1e2861c2241859c6e1ef5c28e.pdf</w:t>
        </w:r>
      </w:hyperlink>
    </w:p>
    <w:p w14:paraId="58D13478" w14:textId="77777777" w:rsidR="00456FB5" w:rsidRDefault="00456FB5" w:rsidP="003869D2">
      <w:pPr>
        <w:pStyle w:val="CommentText"/>
      </w:pPr>
    </w:p>
  </w:comment>
  <w:comment w:id="497" w:author="Marc Adrian  Jimenez" w:date="2017-08-15T11:37:00Z" w:initials="MAJ">
    <w:p w14:paraId="037A6417" w14:textId="37CFB986" w:rsidR="00456FB5" w:rsidRDefault="00456FB5">
      <w:pPr>
        <w:pStyle w:val="CommentText"/>
        <w:rPr>
          <w:rStyle w:val="CommentReference"/>
        </w:rPr>
      </w:pPr>
      <w:r>
        <w:rPr>
          <w:rStyle w:val="CommentReference"/>
        </w:rPr>
        <w:annotationRef/>
      </w:r>
      <w:r>
        <w:rPr>
          <w:rStyle w:val="CommentReference"/>
        </w:rPr>
        <w:t>SAUCEl</w:t>
      </w:r>
    </w:p>
    <w:p w14:paraId="370D2DB6" w14:textId="0905C19E" w:rsidR="00456FB5" w:rsidRDefault="00106366">
      <w:pPr>
        <w:pStyle w:val="CommentText"/>
      </w:pPr>
      <w:hyperlink r:id="rId6" w:history="1">
        <w:r w:rsidR="00456FB5" w:rsidRPr="00FF573F">
          <w:rPr>
            <w:rStyle w:val="Hyperlink"/>
          </w:rPr>
          <w:t>https://tamingthedroid.com/pointer-location</w:t>
        </w:r>
      </w:hyperlink>
    </w:p>
    <w:p w14:paraId="5E6BD426" w14:textId="77777777" w:rsidR="00456FB5" w:rsidRDefault="00456FB5">
      <w:pPr>
        <w:pStyle w:val="CommentText"/>
      </w:pPr>
    </w:p>
  </w:comment>
  <w:comment w:id="769" w:author="Marc Adrian  Jimenez" w:date="2017-08-08T04:19:00Z" w:initials="MAJ">
    <w:p w14:paraId="0A84B618" w14:textId="77777777" w:rsidR="00456FB5" w:rsidRDefault="00456FB5" w:rsidP="00150F42">
      <w:pPr>
        <w:pStyle w:val="CommentText"/>
      </w:pPr>
      <w:r>
        <w:rPr>
          <w:rStyle w:val="CommentReference"/>
        </w:rPr>
        <w:annotationRef/>
      </w:r>
      <w:r>
        <w:t>SAUCE:</w:t>
      </w:r>
    </w:p>
    <w:p w14:paraId="204A5D4F" w14:textId="77777777" w:rsidR="00456FB5" w:rsidRDefault="00106366" w:rsidP="00150F42">
      <w:pPr>
        <w:pStyle w:val="CommentText"/>
      </w:pPr>
      <w:hyperlink r:id="rId7" w:history="1">
        <w:r w:rsidR="00456FB5" w:rsidRPr="005609BA">
          <w:rPr>
            <w:rStyle w:val="Hyperlink"/>
          </w:rPr>
          <w:t>https://msdn.microsoft.com/en-us/library/windows/hardware/dn266003.aspx</w:t>
        </w:r>
      </w:hyperlink>
    </w:p>
    <w:p w14:paraId="5FEA6814" w14:textId="77777777" w:rsidR="00456FB5" w:rsidRDefault="00106366" w:rsidP="00150F42">
      <w:pPr>
        <w:pStyle w:val="CommentText"/>
      </w:pPr>
      <w:hyperlink r:id="rId8" w:history="1">
        <w:r w:rsidR="00456FB5" w:rsidRPr="005609BA">
          <w:rPr>
            <w:rStyle w:val="Hyperlink"/>
          </w:rPr>
          <w:t>https://msdn.microsoft.com/en-us/library/windows/hardware/dn195876(v=vs.85).aspx</w:t>
        </w:r>
      </w:hyperlink>
    </w:p>
    <w:p w14:paraId="3EA7B2F0" w14:textId="77777777" w:rsidR="00456FB5" w:rsidRDefault="00456FB5" w:rsidP="00150F4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8E474D" w15:done="0"/>
  <w15:commentEx w15:paraId="4DAE76B1" w15:done="0"/>
  <w15:commentEx w15:paraId="71448FA6" w15:done="0"/>
  <w15:commentEx w15:paraId="6AC6449E" w15:done="0"/>
  <w15:commentEx w15:paraId="4F1F45BE" w15:done="0"/>
  <w15:commentEx w15:paraId="4ABDB333" w15:paraIdParent="4F1F45BE" w15:done="0"/>
  <w15:commentEx w15:paraId="124BB329" w15:done="0"/>
  <w15:commentEx w15:paraId="1F781095" w15:done="0"/>
  <w15:commentEx w15:paraId="4C58BC25" w15:done="0"/>
  <w15:commentEx w15:paraId="58D13478" w15:done="0"/>
  <w15:commentEx w15:paraId="5E6BD426" w15:done="0"/>
  <w15:commentEx w15:paraId="3EA7B2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AD5E4" w14:textId="77777777" w:rsidR="00456FB5" w:rsidRDefault="00456FB5">
      <w:pPr>
        <w:spacing w:after="0" w:line="240" w:lineRule="auto"/>
      </w:pPr>
      <w:r>
        <w:separator/>
      </w:r>
    </w:p>
  </w:endnote>
  <w:endnote w:type="continuationSeparator" w:id="0">
    <w:p w14:paraId="2C98BF6F" w14:textId="77777777" w:rsidR="00456FB5" w:rsidRDefault="00456FB5">
      <w:pPr>
        <w:spacing w:after="0" w:line="240" w:lineRule="auto"/>
      </w:pPr>
      <w:r>
        <w:continuationSeparator/>
      </w:r>
    </w:p>
  </w:endnote>
  <w:endnote w:type="continuationNotice" w:id="1">
    <w:p w14:paraId="1D9E1164" w14:textId="77777777" w:rsidR="00456FB5" w:rsidRDefault="00456F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1261510"/>
      <w:docPartObj>
        <w:docPartGallery w:val="Page Numbers (Bottom of Page)"/>
        <w:docPartUnique/>
      </w:docPartObj>
    </w:sdtPr>
    <w:sdtEndPr/>
    <w:sdtContent>
      <w:p w14:paraId="23840963" w14:textId="77777777" w:rsidR="00456FB5" w:rsidRDefault="00106366" w:rsidP="00341B81">
        <w:pPr>
          <w:pStyle w:val="Footer"/>
        </w:pPr>
      </w:p>
    </w:sdtContent>
  </w:sdt>
  <w:p w14:paraId="1B68EC90" w14:textId="77777777" w:rsidR="00456FB5" w:rsidRDefault="00456FB5" w:rsidP="00341B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60" w:author="Marc Adrian  Jimenez" w:date="2017-08-16T09:10:00Z"/>
  <w:sdt>
    <w:sdtPr>
      <w:id w:val="-173183809"/>
      <w:docPartObj>
        <w:docPartGallery w:val="Page Numbers (Bottom of Page)"/>
        <w:docPartUnique/>
      </w:docPartObj>
    </w:sdtPr>
    <w:sdtEndPr>
      <w:rPr>
        <w:noProof/>
      </w:rPr>
    </w:sdtEndPr>
    <w:sdtContent>
      <w:customXmlInsRangeEnd w:id="60"/>
      <w:p w14:paraId="5D04C35A" w14:textId="34A2468F" w:rsidR="00456FB5" w:rsidRDefault="00456FB5">
        <w:pPr>
          <w:pStyle w:val="Footer"/>
          <w:jc w:val="right"/>
          <w:rPr>
            <w:ins w:id="61" w:author="Marc Adrian  Jimenez" w:date="2017-08-16T09:10:00Z"/>
          </w:rPr>
        </w:pPr>
        <w:ins w:id="62" w:author="Marc Adrian  Jimenez" w:date="2017-08-16T09:10:00Z">
          <w:r>
            <w:fldChar w:fldCharType="begin"/>
          </w:r>
          <w:r>
            <w:instrText xml:space="preserve"> PAGE   \* MERGEFORMAT </w:instrText>
          </w:r>
          <w:r>
            <w:fldChar w:fldCharType="separate"/>
          </w:r>
        </w:ins>
        <w:r w:rsidR="00106366">
          <w:rPr>
            <w:noProof/>
          </w:rPr>
          <w:t>17</w:t>
        </w:r>
        <w:ins w:id="63" w:author="Marc Adrian  Jimenez" w:date="2017-08-16T09:10:00Z">
          <w:r>
            <w:rPr>
              <w:noProof/>
            </w:rPr>
            <w:fldChar w:fldCharType="end"/>
          </w:r>
        </w:ins>
      </w:p>
      <w:customXmlInsRangeStart w:id="64" w:author="Marc Adrian  Jimenez" w:date="2017-08-16T09:10:00Z"/>
    </w:sdtContent>
  </w:sdt>
  <w:customXmlInsRangeEnd w:id="64"/>
  <w:p w14:paraId="289413E9" w14:textId="77777777" w:rsidR="00456FB5" w:rsidRDefault="00456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D16BDF" w14:textId="77777777" w:rsidR="00456FB5" w:rsidRDefault="00456FB5">
      <w:pPr>
        <w:spacing w:after="0" w:line="240" w:lineRule="auto"/>
      </w:pPr>
      <w:r>
        <w:separator/>
      </w:r>
    </w:p>
  </w:footnote>
  <w:footnote w:type="continuationSeparator" w:id="0">
    <w:p w14:paraId="0A21DAAB" w14:textId="77777777" w:rsidR="00456FB5" w:rsidRDefault="00456FB5">
      <w:pPr>
        <w:spacing w:after="0" w:line="240" w:lineRule="auto"/>
      </w:pPr>
      <w:r>
        <w:continuationSeparator/>
      </w:r>
    </w:p>
  </w:footnote>
  <w:footnote w:type="continuationNotice" w:id="1">
    <w:p w14:paraId="42244207" w14:textId="77777777" w:rsidR="00456FB5" w:rsidRDefault="00456F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87BB3" w14:textId="77777777" w:rsidR="00456FB5" w:rsidRDefault="00456FB5" w:rsidP="00341B81">
    <w:pPr>
      <w:pStyle w:val="Header"/>
    </w:pPr>
    <w:r>
      <w:t>Smartphone Usage with Sweaty Hands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92A9B" w14:textId="49BB5BB4" w:rsidR="00456FB5" w:rsidRDefault="00456FB5" w:rsidP="000F483D">
    <w:del w:id="54" w:author="Sherine Jane Coronel" w:date="2017-08-15T18:50:00Z">
      <w:r>
        <w:delText>Smartphone Usage with Sweaty Hands</w:delText>
      </w:r>
    </w:del>
    <w:ins w:id="55" w:author="Sherine Jane Coronel" w:date="2017-08-15T18:50:00Z">
      <w:del w:id="56" w:author="Marc Adrian  Jimenez" w:date="2017-08-16T08:55:00Z">
        <w:r w:rsidDel="001C5441">
          <w:delText>Calibration bit</w:delText>
        </w:r>
      </w:del>
    </w:ins>
    <w:ins w:id="57" w:author="Marc Adrian  Jimenez" w:date="2017-08-16T08:55:00Z">
      <w:r>
        <w:t>Android Touchscreen Calibration</w:t>
      </w:r>
    </w:ins>
    <w:ins w:id="58" w:author="Sherine Jane Coronel" w:date="2017-08-15T18:50:00Z">
      <w:del w:id="59" w:author="Marc Adrian  Jimenez" w:date="2017-08-16T08:55:00Z">
        <w:r w:rsidDel="001C5441">
          <w:delText>ch</w:delText>
        </w:r>
      </w:del>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919D3"/>
    <w:multiLevelType w:val="hybridMultilevel"/>
    <w:tmpl w:val="EA903954"/>
    <w:lvl w:ilvl="0" w:tplc="3409000F">
      <w:start w:val="1"/>
      <w:numFmt w:val="decimal"/>
      <w:lvlText w:val="%1."/>
      <w:lvlJc w:val="left"/>
      <w:pPr>
        <w:ind w:left="1152" w:hanging="360"/>
      </w:pPr>
    </w:lvl>
    <w:lvl w:ilvl="1" w:tplc="34090019" w:tentative="1">
      <w:start w:val="1"/>
      <w:numFmt w:val="lowerLetter"/>
      <w:lvlText w:val="%2."/>
      <w:lvlJc w:val="left"/>
      <w:pPr>
        <w:ind w:left="1872" w:hanging="360"/>
      </w:pPr>
    </w:lvl>
    <w:lvl w:ilvl="2" w:tplc="3409001B" w:tentative="1">
      <w:start w:val="1"/>
      <w:numFmt w:val="lowerRoman"/>
      <w:lvlText w:val="%3."/>
      <w:lvlJc w:val="right"/>
      <w:pPr>
        <w:ind w:left="2592" w:hanging="180"/>
      </w:pPr>
    </w:lvl>
    <w:lvl w:ilvl="3" w:tplc="3409000F" w:tentative="1">
      <w:start w:val="1"/>
      <w:numFmt w:val="decimal"/>
      <w:lvlText w:val="%4."/>
      <w:lvlJc w:val="left"/>
      <w:pPr>
        <w:ind w:left="3312" w:hanging="360"/>
      </w:pPr>
    </w:lvl>
    <w:lvl w:ilvl="4" w:tplc="34090019" w:tentative="1">
      <w:start w:val="1"/>
      <w:numFmt w:val="lowerLetter"/>
      <w:lvlText w:val="%5."/>
      <w:lvlJc w:val="left"/>
      <w:pPr>
        <w:ind w:left="4032" w:hanging="360"/>
      </w:pPr>
    </w:lvl>
    <w:lvl w:ilvl="5" w:tplc="3409001B" w:tentative="1">
      <w:start w:val="1"/>
      <w:numFmt w:val="lowerRoman"/>
      <w:lvlText w:val="%6."/>
      <w:lvlJc w:val="right"/>
      <w:pPr>
        <w:ind w:left="4752" w:hanging="180"/>
      </w:pPr>
    </w:lvl>
    <w:lvl w:ilvl="6" w:tplc="3409000F" w:tentative="1">
      <w:start w:val="1"/>
      <w:numFmt w:val="decimal"/>
      <w:lvlText w:val="%7."/>
      <w:lvlJc w:val="left"/>
      <w:pPr>
        <w:ind w:left="5472" w:hanging="360"/>
      </w:pPr>
    </w:lvl>
    <w:lvl w:ilvl="7" w:tplc="34090019" w:tentative="1">
      <w:start w:val="1"/>
      <w:numFmt w:val="lowerLetter"/>
      <w:lvlText w:val="%8."/>
      <w:lvlJc w:val="left"/>
      <w:pPr>
        <w:ind w:left="6192" w:hanging="360"/>
      </w:pPr>
    </w:lvl>
    <w:lvl w:ilvl="8" w:tplc="3409001B" w:tentative="1">
      <w:start w:val="1"/>
      <w:numFmt w:val="lowerRoman"/>
      <w:lvlText w:val="%9."/>
      <w:lvlJc w:val="right"/>
      <w:pPr>
        <w:ind w:left="6912" w:hanging="180"/>
      </w:pPr>
    </w:lvl>
  </w:abstractNum>
  <w:abstractNum w:abstractNumId="1" w15:restartNumberingAfterBreak="0">
    <w:nsid w:val="13A97070"/>
    <w:multiLevelType w:val="hybridMultilevel"/>
    <w:tmpl w:val="C68A33AE"/>
    <w:lvl w:ilvl="0" w:tplc="0BBECF98">
      <w:start w:val="1"/>
      <w:numFmt w:val="bullet"/>
      <w:lvlText w:val=""/>
      <w:lvlJc w:val="left"/>
      <w:pPr>
        <w:ind w:left="1152"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34090003" w:tentative="1">
      <w:start w:val="1"/>
      <w:numFmt w:val="bullet"/>
      <w:lvlText w:val="o"/>
      <w:lvlJc w:val="left"/>
      <w:pPr>
        <w:ind w:left="1872" w:hanging="360"/>
      </w:pPr>
      <w:rPr>
        <w:rFonts w:ascii="Courier New" w:hAnsi="Courier New" w:cs="Courier New" w:hint="default"/>
      </w:rPr>
    </w:lvl>
    <w:lvl w:ilvl="2" w:tplc="34090005" w:tentative="1">
      <w:start w:val="1"/>
      <w:numFmt w:val="bullet"/>
      <w:lvlText w:val=""/>
      <w:lvlJc w:val="left"/>
      <w:pPr>
        <w:ind w:left="2592" w:hanging="360"/>
      </w:pPr>
      <w:rPr>
        <w:rFonts w:ascii="Wingdings" w:hAnsi="Wingdings" w:hint="default"/>
      </w:rPr>
    </w:lvl>
    <w:lvl w:ilvl="3" w:tplc="34090001" w:tentative="1">
      <w:start w:val="1"/>
      <w:numFmt w:val="bullet"/>
      <w:lvlText w:val=""/>
      <w:lvlJc w:val="left"/>
      <w:pPr>
        <w:ind w:left="3312" w:hanging="360"/>
      </w:pPr>
      <w:rPr>
        <w:rFonts w:ascii="Symbol" w:hAnsi="Symbol" w:hint="default"/>
      </w:rPr>
    </w:lvl>
    <w:lvl w:ilvl="4" w:tplc="34090003" w:tentative="1">
      <w:start w:val="1"/>
      <w:numFmt w:val="bullet"/>
      <w:lvlText w:val="o"/>
      <w:lvlJc w:val="left"/>
      <w:pPr>
        <w:ind w:left="4032" w:hanging="360"/>
      </w:pPr>
      <w:rPr>
        <w:rFonts w:ascii="Courier New" w:hAnsi="Courier New" w:cs="Courier New" w:hint="default"/>
      </w:rPr>
    </w:lvl>
    <w:lvl w:ilvl="5" w:tplc="34090005" w:tentative="1">
      <w:start w:val="1"/>
      <w:numFmt w:val="bullet"/>
      <w:lvlText w:val=""/>
      <w:lvlJc w:val="left"/>
      <w:pPr>
        <w:ind w:left="4752" w:hanging="360"/>
      </w:pPr>
      <w:rPr>
        <w:rFonts w:ascii="Wingdings" w:hAnsi="Wingdings" w:hint="default"/>
      </w:rPr>
    </w:lvl>
    <w:lvl w:ilvl="6" w:tplc="34090001" w:tentative="1">
      <w:start w:val="1"/>
      <w:numFmt w:val="bullet"/>
      <w:lvlText w:val=""/>
      <w:lvlJc w:val="left"/>
      <w:pPr>
        <w:ind w:left="5472" w:hanging="360"/>
      </w:pPr>
      <w:rPr>
        <w:rFonts w:ascii="Symbol" w:hAnsi="Symbol" w:hint="default"/>
      </w:rPr>
    </w:lvl>
    <w:lvl w:ilvl="7" w:tplc="34090003" w:tentative="1">
      <w:start w:val="1"/>
      <w:numFmt w:val="bullet"/>
      <w:lvlText w:val="o"/>
      <w:lvlJc w:val="left"/>
      <w:pPr>
        <w:ind w:left="6192" w:hanging="360"/>
      </w:pPr>
      <w:rPr>
        <w:rFonts w:ascii="Courier New" w:hAnsi="Courier New" w:cs="Courier New" w:hint="default"/>
      </w:rPr>
    </w:lvl>
    <w:lvl w:ilvl="8" w:tplc="34090005" w:tentative="1">
      <w:start w:val="1"/>
      <w:numFmt w:val="bullet"/>
      <w:lvlText w:val=""/>
      <w:lvlJc w:val="left"/>
      <w:pPr>
        <w:ind w:left="6912" w:hanging="360"/>
      </w:pPr>
      <w:rPr>
        <w:rFonts w:ascii="Wingdings" w:hAnsi="Wingdings" w:hint="default"/>
      </w:rPr>
    </w:lvl>
  </w:abstractNum>
  <w:abstractNum w:abstractNumId="2" w15:restartNumberingAfterBreak="0">
    <w:nsid w:val="14912C95"/>
    <w:multiLevelType w:val="hybridMultilevel"/>
    <w:tmpl w:val="4FDE5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27511"/>
    <w:multiLevelType w:val="hybridMultilevel"/>
    <w:tmpl w:val="08D2A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62A9F"/>
    <w:multiLevelType w:val="multilevel"/>
    <w:tmpl w:val="59F0D492"/>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b/>
        <w:sz w:val="24"/>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CA5305"/>
    <w:multiLevelType w:val="hybridMultilevel"/>
    <w:tmpl w:val="8022FDDA"/>
    <w:lvl w:ilvl="0" w:tplc="34090015">
      <w:start w:val="1"/>
      <w:numFmt w:val="upp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6" w15:restartNumberingAfterBreak="0">
    <w:nsid w:val="24D35D61"/>
    <w:multiLevelType w:val="hybridMultilevel"/>
    <w:tmpl w:val="078252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5FD2630"/>
    <w:multiLevelType w:val="multilevel"/>
    <w:tmpl w:val="26F03682"/>
    <w:lvl w:ilvl="0">
      <w:start w:val="1"/>
      <w:numFmt w:val="decimal"/>
      <w:lvlText w:val="%1."/>
      <w:lvlJc w:val="left"/>
      <w:pPr>
        <w:ind w:left="360" w:hanging="360"/>
      </w:pPr>
      <w:rPr>
        <w:rFonts w:hint="default"/>
      </w:rPr>
    </w:lvl>
    <w:lvl w:ilvl="1">
      <w:start w:val="1"/>
      <w:numFmt w:val="decimal"/>
      <w:pStyle w:val="11"/>
      <w:lvlText w:val="%1.%2."/>
      <w:lvlJc w:val="left"/>
      <w:pPr>
        <w:ind w:left="792" w:hanging="432"/>
      </w:pPr>
      <w:rPr>
        <w:rFonts w:ascii="Times New Roman" w:hAnsi="Times New Roman" w:cs="Times New Roman" w:hint="default"/>
        <w:b/>
        <w:sz w:val="24"/>
      </w:rPr>
    </w:lvl>
    <w:lvl w:ilvl="2">
      <w:start w:val="1"/>
      <w:numFmt w:val="decimal"/>
      <w:pStyle w:val="111"/>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7DD535D"/>
    <w:multiLevelType w:val="multilevel"/>
    <w:tmpl w:val="6FDCC942"/>
    <w:lvl w:ilvl="0">
      <w:start w:val="2"/>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DE95A8B"/>
    <w:multiLevelType w:val="hybridMultilevel"/>
    <w:tmpl w:val="078252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38B4B6F"/>
    <w:multiLevelType w:val="multilevel"/>
    <w:tmpl w:val="4F144224"/>
    <w:lvl w:ilvl="0">
      <w:start w:val="1"/>
      <w:numFmt w:val="upperRoman"/>
      <w:lvlText w:val="%1."/>
      <w:lvlJc w:val="right"/>
      <w:pPr>
        <w:ind w:left="360" w:hanging="360"/>
      </w:p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7A5012"/>
    <w:multiLevelType w:val="multilevel"/>
    <w:tmpl w:val="1B780F86"/>
    <w:lvl w:ilvl="0">
      <w:start w:val="3"/>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B087E5D"/>
    <w:multiLevelType w:val="hybridMultilevel"/>
    <w:tmpl w:val="078252BE"/>
    <w:lvl w:ilvl="0" w:tplc="3409000F">
      <w:start w:val="1"/>
      <w:numFmt w:val="decimal"/>
      <w:lvlText w:val="%1."/>
      <w:lvlJc w:val="left"/>
      <w:pPr>
        <w:ind w:left="3053"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61A4C38"/>
    <w:multiLevelType w:val="multilevel"/>
    <w:tmpl w:val="0F220DB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C53E99"/>
    <w:multiLevelType w:val="multilevel"/>
    <w:tmpl w:val="97AE9954"/>
    <w:lvl w:ilvl="0">
      <w:start w:val="4"/>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b/>
        <w:sz w:val="24"/>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CD20D0"/>
    <w:multiLevelType w:val="hybridMultilevel"/>
    <w:tmpl w:val="1FB0055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D8102E1"/>
    <w:multiLevelType w:val="hybridMultilevel"/>
    <w:tmpl w:val="27461CD4"/>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num w:numId="1">
    <w:abstractNumId w:val="7"/>
  </w:num>
  <w:num w:numId="2">
    <w:abstractNumId w:val="13"/>
  </w:num>
  <w:num w:numId="3">
    <w:abstractNumId w:val="10"/>
  </w:num>
  <w:num w:numId="4">
    <w:abstractNumId w:val="8"/>
  </w:num>
  <w:num w:numId="5">
    <w:abstractNumId w:val="11"/>
  </w:num>
  <w:num w:numId="6">
    <w:abstractNumId w:val="14"/>
  </w:num>
  <w:num w:numId="7">
    <w:abstractNumId w:val="4"/>
  </w:num>
  <w:num w:numId="8">
    <w:abstractNumId w:val="1"/>
  </w:num>
  <w:num w:numId="9">
    <w:abstractNumId w:val="5"/>
  </w:num>
  <w:num w:numId="1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2"/>
  </w:num>
  <w:num w:numId="13">
    <w:abstractNumId w:val="9"/>
  </w:num>
  <w:num w:numId="14">
    <w:abstractNumId w:val="3"/>
  </w:num>
  <w:num w:numId="15">
    <w:abstractNumId w:val="15"/>
  </w:num>
  <w:num w:numId="16">
    <w:abstractNumId w:val="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 Adrian  Jimenez">
    <w15:presenceInfo w15:providerId="None" w15:userId="Marc Adrian  Jimenez"/>
  </w15:person>
  <w15:person w15:author="Sherine Jane Coronel">
    <w15:presenceInfo w15:providerId="None" w15:userId="Sherine Jane Coronel"/>
  </w15:person>
  <w15:person w15:author="Marc Adrian Jimenez">
    <w15:presenceInfo w15:providerId="Windows Live" w15:userId="566519fca7a6e474"/>
  </w15:person>
  <w15:person w15:author="Joey Bernadette Dela Cruz">
    <w15:presenceInfo w15:providerId="None" w15:userId="Joey Bernadette Dela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05E"/>
    <w:rsid w:val="00005297"/>
    <w:rsid w:val="00011E1B"/>
    <w:rsid w:val="00013794"/>
    <w:rsid w:val="00016C1C"/>
    <w:rsid w:val="00020E71"/>
    <w:rsid w:val="000219CE"/>
    <w:rsid w:val="00030A1E"/>
    <w:rsid w:val="00031F1F"/>
    <w:rsid w:val="000375C7"/>
    <w:rsid w:val="0004317B"/>
    <w:rsid w:val="00047B84"/>
    <w:rsid w:val="00047F31"/>
    <w:rsid w:val="0005071C"/>
    <w:rsid w:val="000627BD"/>
    <w:rsid w:val="00063323"/>
    <w:rsid w:val="0007130D"/>
    <w:rsid w:val="000718D6"/>
    <w:rsid w:val="00073CD7"/>
    <w:rsid w:val="00074CAF"/>
    <w:rsid w:val="00084C92"/>
    <w:rsid w:val="000867DC"/>
    <w:rsid w:val="00096B1E"/>
    <w:rsid w:val="00096B24"/>
    <w:rsid w:val="000A103A"/>
    <w:rsid w:val="000A63EA"/>
    <w:rsid w:val="000A69B1"/>
    <w:rsid w:val="000B35D4"/>
    <w:rsid w:val="000B41A0"/>
    <w:rsid w:val="000E3675"/>
    <w:rsid w:val="000F483D"/>
    <w:rsid w:val="00106366"/>
    <w:rsid w:val="00112F69"/>
    <w:rsid w:val="00120A52"/>
    <w:rsid w:val="0012112F"/>
    <w:rsid w:val="0012495F"/>
    <w:rsid w:val="00124B24"/>
    <w:rsid w:val="00135ED0"/>
    <w:rsid w:val="00141177"/>
    <w:rsid w:val="00141EDE"/>
    <w:rsid w:val="00150F42"/>
    <w:rsid w:val="00163965"/>
    <w:rsid w:val="0017112C"/>
    <w:rsid w:val="0017294E"/>
    <w:rsid w:val="001744DB"/>
    <w:rsid w:val="00186A87"/>
    <w:rsid w:val="00197832"/>
    <w:rsid w:val="001A2273"/>
    <w:rsid w:val="001A4117"/>
    <w:rsid w:val="001A7D50"/>
    <w:rsid w:val="001B2C00"/>
    <w:rsid w:val="001B7865"/>
    <w:rsid w:val="001C19A2"/>
    <w:rsid w:val="001C5441"/>
    <w:rsid w:val="001C7B47"/>
    <w:rsid w:val="001D0256"/>
    <w:rsid w:val="001D324E"/>
    <w:rsid w:val="001D5E5E"/>
    <w:rsid w:val="001E7B37"/>
    <w:rsid w:val="0020052E"/>
    <w:rsid w:val="00205184"/>
    <w:rsid w:val="00212931"/>
    <w:rsid w:val="00220C26"/>
    <w:rsid w:val="00224D0F"/>
    <w:rsid w:val="00237F53"/>
    <w:rsid w:val="00251069"/>
    <w:rsid w:val="0025150F"/>
    <w:rsid w:val="0025355C"/>
    <w:rsid w:val="00263349"/>
    <w:rsid w:val="002647B6"/>
    <w:rsid w:val="00264D25"/>
    <w:rsid w:val="0026699F"/>
    <w:rsid w:val="00271123"/>
    <w:rsid w:val="00283473"/>
    <w:rsid w:val="002860B5"/>
    <w:rsid w:val="00290BE3"/>
    <w:rsid w:val="00291618"/>
    <w:rsid w:val="00291F0A"/>
    <w:rsid w:val="002A4DDB"/>
    <w:rsid w:val="002B32B0"/>
    <w:rsid w:val="002C12E8"/>
    <w:rsid w:val="002D3FE0"/>
    <w:rsid w:val="002E6EB2"/>
    <w:rsid w:val="002F6457"/>
    <w:rsid w:val="00300170"/>
    <w:rsid w:val="00300794"/>
    <w:rsid w:val="003103E9"/>
    <w:rsid w:val="003112EA"/>
    <w:rsid w:val="00313B58"/>
    <w:rsid w:val="003153ED"/>
    <w:rsid w:val="003158E1"/>
    <w:rsid w:val="003322DD"/>
    <w:rsid w:val="00341B81"/>
    <w:rsid w:val="00344724"/>
    <w:rsid w:val="00345F1A"/>
    <w:rsid w:val="0035311E"/>
    <w:rsid w:val="003546EC"/>
    <w:rsid w:val="00365EA5"/>
    <w:rsid w:val="00377BC2"/>
    <w:rsid w:val="00377CAA"/>
    <w:rsid w:val="003869D2"/>
    <w:rsid w:val="003949E2"/>
    <w:rsid w:val="0039596A"/>
    <w:rsid w:val="003A40BB"/>
    <w:rsid w:val="003B38DE"/>
    <w:rsid w:val="003C4000"/>
    <w:rsid w:val="003C547E"/>
    <w:rsid w:val="003D7EE0"/>
    <w:rsid w:val="003F3164"/>
    <w:rsid w:val="003F7DB0"/>
    <w:rsid w:val="00404C55"/>
    <w:rsid w:val="00405B40"/>
    <w:rsid w:val="004060AA"/>
    <w:rsid w:val="00414E38"/>
    <w:rsid w:val="0042143E"/>
    <w:rsid w:val="004242CA"/>
    <w:rsid w:val="00426E26"/>
    <w:rsid w:val="004317F7"/>
    <w:rsid w:val="004438C2"/>
    <w:rsid w:val="0044617A"/>
    <w:rsid w:val="004522CA"/>
    <w:rsid w:val="004532B4"/>
    <w:rsid w:val="00453330"/>
    <w:rsid w:val="00456FB5"/>
    <w:rsid w:val="004616CB"/>
    <w:rsid w:val="00461CD7"/>
    <w:rsid w:val="00473FC4"/>
    <w:rsid w:val="00476791"/>
    <w:rsid w:val="0048005E"/>
    <w:rsid w:val="00482E0D"/>
    <w:rsid w:val="00485413"/>
    <w:rsid w:val="004861C1"/>
    <w:rsid w:val="004920B5"/>
    <w:rsid w:val="00497CFD"/>
    <w:rsid w:val="004B481D"/>
    <w:rsid w:val="004C2516"/>
    <w:rsid w:val="004C3A79"/>
    <w:rsid w:val="004D7A99"/>
    <w:rsid w:val="004D7B7B"/>
    <w:rsid w:val="004E1101"/>
    <w:rsid w:val="004E18C0"/>
    <w:rsid w:val="004E2AD4"/>
    <w:rsid w:val="004F2378"/>
    <w:rsid w:val="004F4EDD"/>
    <w:rsid w:val="004F5500"/>
    <w:rsid w:val="00500C4F"/>
    <w:rsid w:val="005113F1"/>
    <w:rsid w:val="00512373"/>
    <w:rsid w:val="00512750"/>
    <w:rsid w:val="0051372E"/>
    <w:rsid w:val="0052060F"/>
    <w:rsid w:val="005267E8"/>
    <w:rsid w:val="00531EE1"/>
    <w:rsid w:val="00533878"/>
    <w:rsid w:val="00534DA3"/>
    <w:rsid w:val="00536DC1"/>
    <w:rsid w:val="00537486"/>
    <w:rsid w:val="005414AF"/>
    <w:rsid w:val="00545B3D"/>
    <w:rsid w:val="00556E0A"/>
    <w:rsid w:val="00560948"/>
    <w:rsid w:val="00560F43"/>
    <w:rsid w:val="005613CD"/>
    <w:rsid w:val="00563019"/>
    <w:rsid w:val="00566789"/>
    <w:rsid w:val="00566E98"/>
    <w:rsid w:val="005746BD"/>
    <w:rsid w:val="00574EB0"/>
    <w:rsid w:val="0058359A"/>
    <w:rsid w:val="005A3808"/>
    <w:rsid w:val="005A54E0"/>
    <w:rsid w:val="005B2C63"/>
    <w:rsid w:val="005B3AA8"/>
    <w:rsid w:val="005C25F4"/>
    <w:rsid w:val="005D2392"/>
    <w:rsid w:val="00604C95"/>
    <w:rsid w:val="0060595D"/>
    <w:rsid w:val="00607533"/>
    <w:rsid w:val="00611AF9"/>
    <w:rsid w:val="00612889"/>
    <w:rsid w:val="00612B16"/>
    <w:rsid w:val="00612F5F"/>
    <w:rsid w:val="00627B50"/>
    <w:rsid w:val="00630792"/>
    <w:rsid w:val="00631A17"/>
    <w:rsid w:val="00643B5E"/>
    <w:rsid w:val="006454A1"/>
    <w:rsid w:val="00647182"/>
    <w:rsid w:val="00675490"/>
    <w:rsid w:val="006763D8"/>
    <w:rsid w:val="006829E4"/>
    <w:rsid w:val="00682C3C"/>
    <w:rsid w:val="00693971"/>
    <w:rsid w:val="006A2442"/>
    <w:rsid w:val="006A3331"/>
    <w:rsid w:val="006B0EF5"/>
    <w:rsid w:val="006B75A4"/>
    <w:rsid w:val="006B7C86"/>
    <w:rsid w:val="006E4191"/>
    <w:rsid w:val="006E4485"/>
    <w:rsid w:val="006E7EBE"/>
    <w:rsid w:val="006F1D5C"/>
    <w:rsid w:val="006F353B"/>
    <w:rsid w:val="006F4327"/>
    <w:rsid w:val="00700951"/>
    <w:rsid w:val="00704BC5"/>
    <w:rsid w:val="0071459E"/>
    <w:rsid w:val="007161EF"/>
    <w:rsid w:val="00730C8D"/>
    <w:rsid w:val="00745FDF"/>
    <w:rsid w:val="0074652A"/>
    <w:rsid w:val="00753745"/>
    <w:rsid w:val="00753FC5"/>
    <w:rsid w:val="007541D3"/>
    <w:rsid w:val="00757E9A"/>
    <w:rsid w:val="007608B7"/>
    <w:rsid w:val="00765AA9"/>
    <w:rsid w:val="00770058"/>
    <w:rsid w:val="00781018"/>
    <w:rsid w:val="00782664"/>
    <w:rsid w:val="007830DC"/>
    <w:rsid w:val="0078653F"/>
    <w:rsid w:val="00790484"/>
    <w:rsid w:val="00794D12"/>
    <w:rsid w:val="007C5102"/>
    <w:rsid w:val="007D1BEF"/>
    <w:rsid w:val="007D6294"/>
    <w:rsid w:val="007E09A6"/>
    <w:rsid w:val="007F373C"/>
    <w:rsid w:val="007F5A10"/>
    <w:rsid w:val="00816E76"/>
    <w:rsid w:val="00821E22"/>
    <w:rsid w:val="00826C82"/>
    <w:rsid w:val="00827947"/>
    <w:rsid w:val="008305C6"/>
    <w:rsid w:val="00833F59"/>
    <w:rsid w:val="00851E40"/>
    <w:rsid w:val="008619BB"/>
    <w:rsid w:val="00884B68"/>
    <w:rsid w:val="00885579"/>
    <w:rsid w:val="0088591D"/>
    <w:rsid w:val="0088628F"/>
    <w:rsid w:val="008916EA"/>
    <w:rsid w:val="0089321F"/>
    <w:rsid w:val="00893561"/>
    <w:rsid w:val="00895370"/>
    <w:rsid w:val="008A0A5A"/>
    <w:rsid w:val="008A6E90"/>
    <w:rsid w:val="008B3D74"/>
    <w:rsid w:val="008B7F9F"/>
    <w:rsid w:val="008C3FDB"/>
    <w:rsid w:val="008C7FF2"/>
    <w:rsid w:val="008D044A"/>
    <w:rsid w:val="008D1738"/>
    <w:rsid w:val="008D78B5"/>
    <w:rsid w:val="008F1B3C"/>
    <w:rsid w:val="008F5091"/>
    <w:rsid w:val="00900306"/>
    <w:rsid w:val="00905316"/>
    <w:rsid w:val="00906D4C"/>
    <w:rsid w:val="009109E0"/>
    <w:rsid w:val="009259C4"/>
    <w:rsid w:val="0092679E"/>
    <w:rsid w:val="00927B01"/>
    <w:rsid w:val="00931832"/>
    <w:rsid w:val="009325C2"/>
    <w:rsid w:val="00945D24"/>
    <w:rsid w:val="009512AE"/>
    <w:rsid w:val="00952E4C"/>
    <w:rsid w:val="00954946"/>
    <w:rsid w:val="00954D8D"/>
    <w:rsid w:val="00961B96"/>
    <w:rsid w:val="009674F4"/>
    <w:rsid w:val="0097058B"/>
    <w:rsid w:val="009750F6"/>
    <w:rsid w:val="00985082"/>
    <w:rsid w:val="009854B0"/>
    <w:rsid w:val="00995098"/>
    <w:rsid w:val="00997666"/>
    <w:rsid w:val="009A1677"/>
    <w:rsid w:val="009A6E9B"/>
    <w:rsid w:val="009B15EC"/>
    <w:rsid w:val="009B4151"/>
    <w:rsid w:val="009B5783"/>
    <w:rsid w:val="009C02DB"/>
    <w:rsid w:val="009D539B"/>
    <w:rsid w:val="009E7605"/>
    <w:rsid w:val="009F67AD"/>
    <w:rsid w:val="00A02F43"/>
    <w:rsid w:val="00A13FE9"/>
    <w:rsid w:val="00A157BB"/>
    <w:rsid w:val="00A20B94"/>
    <w:rsid w:val="00A3080A"/>
    <w:rsid w:val="00A31AC4"/>
    <w:rsid w:val="00A3614E"/>
    <w:rsid w:val="00A40C81"/>
    <w:rsid w:val="00A424C2"/>
    <w:rsid w:val="00A42A49"/>
    <w:rsid w:val="00A563BA"/>
    <w:rsid w:val="00A61AF3"/>
    <w:rsid w:val="00A62E44"/>
    <w:rsid w:val="00A63689"/>
    <w:rsid w:val="00A65CF7"/>
    <w:rsid w:val="00A81BC2"/>
    <w:rsid w:val="00A86113"/>
    <w:rsid w:val="00A903D1"/>
    <w:rsid w:val="00A924A9"/>
    <w:rsid w:val="00A92B30"/>
    <w:rsid w:val="00A9443D"/>
    <w:rsid w:val="00AB16F0"/>
    <w:rsid w:val="00AB3094"/>
    <w:rsid w:val="00AB3117"/>
    <w:rsid w:val="00AB42B0"/>
    <w:rsid w:val="00AC00C1"/>
    <w:rsid w:val="00AC2B8A"/>
    <w:rsid w:val="00AC7620"/>
    <w:rsid w:val="00AE385C"/>
    <w:rsid w:val="00AE388D"/>
    <w:rsid w:val="00AF570E"/>
    <w:rsid w:val="00B02705"/>
    <w:rsid w:val="00B11582"/>
    <w:rsid w:val="00B11629"/>
    <w:rsid w:val="00B12AC6"/>
    <w:rsid w:val="00B147CF"/>
    <w:rsid w:val="00B221B0"/>
    <w:rsid w:val="00B24C02"/>
    <w:rsid w:val="00B30B79"/>
    <w:rsid w:val="00B43AE4"/>
    <w:rsid w:val="00B47EAA"/>
    <w:rsid w:val="00B47FFC"/>
    <w:rsid w:val="00B63453"/>
    <w:rsid w:val="00B67BC4"/>
    <w:rsid w:val="00B769BF"/>
    <w:rsid w:val="00B96168"/>
    <w:rsid w:val="00BA61B1"/>
    <w:rsid w:val="00BB0ED6"/>
    <w:rsid w:val="00BB68BF"/>
    <w:rsid w:val="00BD525E"/>
    <w:rsid w:val="00BD71A2"/>
    <w:rsid w:val="00BD7376"/>
    <w:rsid w:val="00BE2FE2"/>
    <w:rsid w:val="00BE7156"/>
    <w:rsid w:val="00BE7711"/>
    <w:rsid w:val="00BF65CF"/>
    <w:rsid w:val="00BF74F9"/>
    <w:rsid w:val="00C027D8"/>
    <w:rsid w:val="00C07569"/>
    <w:rsid w:val="00C51B52"/>
    <w:rsid w:val="00C61875"/>
    <w:rsid w:val="00C67B8C"/>
    <w:rsid w:val="00C81979"/>
    <w:rsid w:val="00C87751"/>
    <w:rsid w:val="00C87AC4"/>
    <w:rsid w:val="00C905E9"/>
    <w:rsid w:val="00C90C1A"/>
    <w:rsid w:val="00C94E72"/>
    <w:rsid w:val="00CA4FEB"/>
    <w:rsid w:val="00CB04E9"/>
    <w:rsid w:val="00CB5F75"/>
    <w:rsid w:val="00CB6077"/>
    <w:rsid w:val="00CC6931"/>
    <w:rsid w:val="00CD00AE"/>
    <w:rsid w:val="00CD30B7"/>
    <w:rsid w:val="00CD39F5"/>
    <w:rsid w:val="00CD7DFE"/>
    <w:rsid w:val="00CE70A3"/>
    <w:rsid w:val="00D15EB7"/>
    <w:rsid w:val="00D22A99"/>
    <w:rsid w:val="00D332BF"/>
    <w:rsid w:val="00D415AB"/>
    <w:rsid w:val="00D418C2"/>
    <w:rsid w:val="00D5120B"/>
    <w:rsid w:val="00D5279C"/>
    <w:rsid w:val="00D53F4B"/>
    <w:rsid w:val="00D548B2"/>
    <w:rsid w:val="00D55857"/>
    <w:rsid w:val="00D64527"/>
    <w:rsid w:val="00D70AEA"/>
    <w:rsid w:val="00D80E74"/>
    <w:rsid w:val="00D903B8"/>
    <w:rsid w:val="00D97288"/>
    <w:rsid w:val="00DA0746"/>
    <w:rsid w:val="00DA79D5"/>
    <w:rsid w:val="00DC126B"/>
    <w:rsid w:val="00DC426A"/>
    <w:rsid w:val="00DC6683"/>
    <w:rsid w:val="00DD24C9"/>
    <w:rsid w:val="00DD3EAB"/>
    <w:rsid w:val="00DE67A4"/>
    <w:rsid w:val="00DF17DD"/>
    <w:rsid w:val="00DF48CD"/>
    <w:rsid w:val="00E008B9"/>
    <w:rsid w:val="00E152F8"/>
    <w:rsid w:val="00E17FD9"/>
    <w:rsid w:val="00E26BAC"/>
    <w:rsid w:val="00E26E68"/>
    <w:rsid w:val="00E40CC1"/>
    <w:rsid w:val="00E447CA"/>
    <w:rsid w:val="00E50EE7"/>
    <w:rsid w:val="00E524A2"/>
    <w:rsid w:val="00E621D0"/>
    <w:rsid w:val="00E7451D"/>
    <w:rsid w:val="00E754EF"/>
    <w:rsid w:val="00E80FEE"/>
    <w:rsid w:val="00E81961"/>
    <w:rsid w:val="00EA2269"/>
    <w:rsid w:val="00EC0433"/>
    <w:rsid w:val="00EE658E"/>
    <w:rsid w:val="00EF39B4"/>
    <w:rsid w:val="00F13B33"/>
    <w:rsid w:val="00F324F0"/>
    <w:rsid w:val="00F67142"/>
    <w:rsid w:val="00F717E4"/>
    <w:rsid w:val="00F72E71"/>
    <w:rsid w:val="00F76015"/>
    <w:rsid w:val="00F83D6C"/>
    <w:rsid w:val="00F9511D"/>
    <w:rsid w:val="00FA6B71"/>
    <w:rsid w:val="00FB554B"/>
    <w:rsid w:val="00FC42C4"/>
    <w:rsid w:val="00FC77A7"/>
    <w:rsid w:val="00FD31E6"/>
    <w:rsid w:val="00FE4473"/>
    <w:rsid w:val="00FF36B2"/>
    <w:rsid w:val="00FF4B3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CA40546"/>
  <w15:chartTrackingRefBased/>
  <w15:docId w15:val="{37EC9AC0-F992-4B95-95A4-668A9CB1B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080A"/>
    <w:pPr>
      <w:spacing w:line="480" w:lineRule="auto"/>
      <w:jc w:val="both"/>
    </w:pPr>
    <w:rPr>
      <w:rFonts w:ascii="Times New Roman" w:hAnsi="Times New Roman"/>
      <w:lang w:val="en-US"/>
    </w:rPr>
  </w:style>
  <w:style w:type="paragraph" w:styleId="Heading1">
    <w:name w:val="heading 1"/>
    <w:basedOn w:val="Normal"/>
    <w:next w:val="Normal"/>
    <w:link w:val="Heading1Char"/>
    <w:uiPriority w:val="9"/>
    <w:qFormat/>
    <w:rsid w:val="004800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00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15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005E"/>
    <w:pPr>
      <w:ind w:left="720"/>
      <w:contextualSpacing/>
    </w:pPr>
  </w:style>
  <w:style w:type="paragraph" w:styleId="Header">
    <w:name w:val="header"/>
    <w:basedOn w:val="Normal"/>
    <w:link w:val="HeaderChar"/>
    <w:uiPriority w:val="99"/>
    <w:unhideWhenUsed/>
    <w:rsid w:val="00480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05E"/>
    <w:rPr>
      <w:lang w:val="en-US"/>
    </w:rPr>
  </w:style>
  <w:style w:type="paragraph" w:styleId="Footer">
    <w:name w:val="footer"/>
    <w:basedOn w:val="Normal"/>
    <w:link w:val="FooterChar"/>
    <w:uiPriority w:val="99"/>
    <w:unhideWhenUsed/>
    <w:rsid w:val="00480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05E"/>
    <w:rPr>
      <w:lang w:val="en-US"/>
    </w:rPr>
  </w:style>
  <w:style w:type="character" w:customStyle="1" w:styleId="Heading1Char">
    <w:name w:val="Heading 1 Char"/>
    <w:basedOn w:val="DefaultParagraphFont"/>
    <w:link w:val="Heading1"/>
    <w:uiPriority w:val="9"/>
    <w:rsid w:val="0048005E"/>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48005E"/>
    <w:pPr>
      <w:outlineLvl w:val="9"/>
    </w:pPr>
  </w:style>
  <w:style w:type="paragraph" w:customStyle="1" w:styleId="ChapterName">
    <w:name w:val="Chapter Name"/>
    <w:basedOn w:val="Heading1"/>
    <w:link w:val="ChapterNameChar"/>
    <w:qFormat/>
    <w:rsid w:val="0048005E"/>
    <w:pPr>
      <w:jc w:val="center"/>
    </w:pPr>
    <w:rPr>
      <w:rFonts w:ascii="Times New Roman" w:eastAsia="Times New Roman" w:hAnsi="Times New Roman" w:cs="Times New Roman"/>
      <w:b/>
      <w:color w:val="auto"/>
    </w:rPr>
  </w:style>
  <w:style w:type="paragraph" w:customStyle="1" w:styleId="11">
    <w:name w:val="1.1"/>
    <w:basedOn w:val="Heading2"/>
    <w:next w:val="Heading2"/>
    <w:link w:val="11Char"/>
    <w:qFormat/>
    <w:rsid w:val="0048005E"/>
    <w:pPr>
      <w:numPr>
        <w:ilvl w:val="1"/>
        <w:numId w:val="1"/>
      </w:numPr>
    </w:pPr>
    <w:rPr>
      <w:rFonts w:ascii="Times New Roman" w:eastAsia="Times New Roman" w:hAnsi="Times New Roman" w:cs="Times New Roman"/>
      <w:b/>
      <w:noProof/>
      <w:color w:val="auto"/>
      <w:sz w:val="24"/>
      <w:lang w:eastAsia="en-PH"/>
    </w:rPr>
  </w:style>
  <w:style w:type="character" w:customStyle="1" w:styleId="ChapterNameChar">
    <w:name w:val="Chapter Name Char"/>
    <w:basedOn w:val="Heading1Char"/>
    <w:link w:val="ChapterName"/>
    <w:rsid w:val="0048005E"/>
    <w:rPr>
      <w:rFonts w:ascii="Times New Roman" w:eastAsia="Times New Roman" w:hAnsi="Times New Roman" w:cs="Times New Roman"/>
      <w:b/>
      <w:color w:val="2F5496" w:themeColor="accent1" w:themeShade="BF"/>
      <w:sz w:val="32"/>
      <w:szCs w:val="32"/>
      <w:lang w:val="en-US"/>
    </w:rPr>
  </w:style>
  <w:style w:type="paragraph" w:customStyle="1" w:styleId="111">
    <w:name w:val="1.1.1"/>
    <w:basedOn w:val="Heading2"/>
    <w:link w:val="111Char"/>
    <w:qFormat/>
    <w:rsid w:val="0048005E"/>
    <w:pPr>
      <w:numPr>
        <w:ilvl w:val="2"/>
        <w:numId w:val="1"/>
      </w:numPr>
    </w:pPr>
    <w:rPr>
      <w:rFonts w:ascii="Times New Roman" w:eastAsia="Times New Roman" w:hAnsi="Times New Roman" w:cs="Times New Roman"/>
      <w:b/>
      <w:color w:val="auto"/>
      <w:sz w:val="24"/>
    </w:rPr>
  </w:style>
  <w:style w:type="character" w:customStyle="1" w:styleId="11Char">
    <w:name w:val="1.1 Char"/>
    <w:basedOn w:val="Heading2Char"/>
    <w:link w:val="11"/>
    <w:rsid w:val="0048005E"/>
    <w:rPr>
      <w:rFonts w:ascii="Times New Roman" w:eastAsia="Times New Roman" w:hAnsi="Times New Roman" w:cs="Times New Roman"/>
      <w:b/>
      <w:noProof/>
      <w:color w:val="2F5496" w:themeColor="accent1" w:themeShade="BF"/>
      <w:sz w:val="24"/>
      <w:szCs w:val="26"/>
      <w:lang w:val="en-US" w:eastAsia="en-PH"/>
    </w:rPr>
  </w:style>
  <w:style w:type="character" w:customStyle="1" w:styleId="ListParagraphChar">
    <w:name w:val="List Paragraph Char"/>
    <w:basedOn w:val="DefaultParagraphFont"/>
    <w:link w:val="ListParagraph"/>
    <w:uiPriority w:val="34"/>
    <w:rsid w:val="0048005E"/>
    <w:rPr>
      <w:lang w:val="en-US"/>
    </w:rPr>
  </w:style>
  <w:style w:type="character" w:customStyle="1" w:styleId="111Char">
    <w:name w:val="1.1.1 Char"/>
    <w:basedOn w:val="ListParagraphChar"/>
    <w:link w:val="111"/>
    <w:rsid w:val="0048005E"/>
    <w:rPr>
      <w:rFonts w:ascii="Times New Roman" w:eastAsia="Times New Roman" w:hAnsi="Times New Roman" w:cs="Times New Roman"/>
      <w:b/>
      <w:sz w:val="24"/>
      <w:szCs w:val="26"/>
      <w:lang w:val="en-US"/>
    </w:rPr>
  </w:style>
  <w:style w:type="paragraph" w:styleId="Bibliography">
    <w:name w:val="Bibliography"/>
    <w:basedOn w:val="Normal"/>
    <w:next w:val="Normal"/>
    <w:uiPriority w:val="37"/>
    <w:unhideWhenUsed/>
    <w:rsid w:val="0048005E"/>
  </w:style>
  <w:style w:type="character" w:styleId="Hyperlink">
    <w:name w:val="Hyperlink"/>
    <w:basedOn w:val="DefaultParagraphFont"/>
    <w:uiPriority w:val="99"/>
    <w:unhideWhenUsed/>
    <w:rsid w:val="0048005E"/>
    <w:rPr>
      <w:color w:val="0563C1" w:themeColor="hyperlink"/>
      <w:u w:val="single"/>
    </w:rPr>
  </w:style>
  <w:style w:type="character" w:customStyle="1" w:styleId="apple-converted-space">
    <w:name w:val="apple-converted-space"/>
    <w:basedOn w:val="DefaultParagraphFont"/>
    <w:rsid w:val="0048005E"/>
  </w:style>
  <w:style w:type="paragraph" w:styleId="TOC1">
    <w:name w:val="toc 1"/>
    <w:basedOn w:val="Normal"/>
    <w:next w:val="Normal"/>
    <w:autoRedefine/>
    <w:uiPriority w:val="39"/>
    <w:unhideWhenUsed/>
    <w:rsid w:val="005C25F4"/>
    <w:pPr>
      <w:tabs>
        <w:tab w:val="left" w:pos="440"/>
        <w:tab w:val="right" w:leader="dot" w:pos="9350"/>
      </w:tabs>
      <w:spacing w:after="100" w:line="240" w:lineRule="auto"/>
      <w:pPrChange w:id="0" w:author="Marc Adrian  Jimenez" w:date="2017-08-15T18:16:00Z">
        <w:pPr>
          <w:tabs>
            <w:tab w:val="left" w:pos="440"/>
            <w:tab w:val="right" w:leader="dot" w:pos="9350"/>
          </w:tabs>
          <w:spacing w:after="100"/>
          <w:jc w:val="both"/>
        </w:pPr>
      </w:pPrChange>
    </w:pPr>
    <w:rPr>
      <w:rPrChange w:id="0" w:author="Marc Adrian  Jimenez" w:date="2017-08-15T18:16:00Z">
        <w:rPr>
          <w:rFonts w:eastAsiaTheme="minorHAnsi" w:cstheme="minorBidi"/>
          <w:sz w:val="22"/>
          <w:szCs w:val="22"/>
          <w:lang w:val="en-US" w:eastAsia="en-US" w:bidi="ar-SA"/>
        </w:rPr>
      </w:rPrChange>
    </w:rPr>
  </w:style>
  <w:style w:type="paragraph" w:styleId="TOC2">
    <w:name w:val="toc 2"/>
    <w:basedOn w:val="Normal"/>
    <w:next w:val="Normal"/>
    <w:autoRedefine/>
    <w:uiPriority w:val="39"/>
    <w:unhideWhenUsed/>
    <w:rsid w:val="00CD30B7"/>
    <w:pPr>
      <w:tabs>
        <w:tab w:val="left" w:pos="1100"/>
        <w:tab w:val="right" w:leader="dot" w:pos="9350"/>
      </w:tabs>
      <w:spacing w:after="100" w:line="240" w:lineRule="auto"/>
      <w:ind w:left="220"/>
      <w:pPrChange w:id="1" w:author="Marc Adrian  Jimenez" w:date="2017-08-15T20:51:00Z">
        <w:pPr>
          <w:tabs>
            <w:tab w:val="left" w:pos="1100"/>
            <w:tab w:val="right" w:leader="dot" w:pos="9350"/>
          </w:tabs>
          <w:spacing w:after="100"/>
          <w:ind w:left="220"/>
          <w:jc w:val="both"/>
        </w:pPr>
      </w:pPrChange>
    </w:pPr>
    <w:rPr>
      <w:rFonts w:eastAsiaTheme="minorEastAsia" w:cs="Times New Roman"/>
      <w:rPrChange w:id="1" w:author="Marc Adrian  Jimenez" w:date="2017-08-15T20:51:00Z">
        <w:rPr>
          <w:rFonts w:eastAsiaTheme="minorEastAsia"/>
          <w:sz w:val="22"/>
          <w:szCs w:val="22"/>
          <w:lang w:val="en-US" w:eastAsia="en-US" w:bidi="ar-SA"/>
        </w:rPr>
      </w:rPrChange>
    </w:rPr>
  </w:style>
  <w:style w:type="paragraph" w:styleId="NoSpacing">
    <w:name w:val="No Spacing"/>
    <w:uiPriority w:val="1"/>
    <w:qFormat/>
    <w:rsid w:val="0048005E"/>
    <w:pPr>
      <w:spacing w:after="0" w:line="240" w:lineRule="auto"/>
    </w:pPr>
  </w:style>
  <w:style w:type="paragraph" w:styleId="Caption">
    <w:name w:val="caption"/>
    <w:basedOn w:val="Normal"/>
    <w:next w:val="Normal"/>
    <w:uiPriority w:val="35"/>
    <w:unhideWhenUsed/>
    <w:qFormat/>
    <w:rsid w:val="004800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8005E"/>
    <w:pPr>
      <w:spacing w:after="0"/>
    </w:pPr>
  </w:style>
  <w:style w:type="character" w:customStyle="1" w:styleId="Heading2Char">
    <w:name w:val="Heading 2 Char"/>
    <w:basedOn w:val="DefaultParagraphFont"/>
    <w:link w:val="Heading2"/>
    <w:uiPriority w:val="9"/>
    <w:rsid w:val="0048005E"/>
    <w:rPr>
      <w:rFonts w:asciiTheme="majorHAnsi" w:eastAsiaTheme="majorEastAsia" w:hAnsiTheme="majorHAnsi" w:cstheme="majorBidi"/>
      <w:color w:val="2F5496" w:themeColor="accent1" w:themeShade="BF"/>
      <w:sz w:val="26"/>
      <w:szCs w:val="26"/>
      <w:lang w:val="en-US"/>
    </w:rPr>
  </w:style>
  <w:style w:type="character" w:styleId="CommentReference">
    <w:name w:val="annotation reference"/>
    <w:basedOn w:val="DefaultParagraphFont"/>
    <w:uiPriority w:val="99"/>
    <w:semiHidden/>
    <w:unhideWhenUsed/>
    <w:rsid w:val="0048005E"/>
    <w:rPr>
      <w:sz w:val="16"/>
      <w:szCs w:val="16"/>
    </w:rPr>
  </w:style>
  <w:style w:type="paragraph" w:styleId="CommentText">
    <w:name w:val="annotation text"/>
    <w:basedOn w:val="Normal"/>
    <w:link w:val="CommentTextChar"/>
    <w:uiPriority w:val="99"/>
    <w:semiHidden/>
    <w:unhideWhenUsed/>
    <w:rsid w:val="0048005E"/>
    <w:pPr>
      <w:spacing w:line="240" w:lineRule="auto"/>
    </w:pPr>
    <w:rPr>
      <w:sz w:val="20"/>
      <w:szCs w:val="20"/>
    </w:rPr>
  </w:style>
  <w:style w:type="character" w:customStyle="1" w:styleId="CommentTextChar">
    <w:name w:val="Comment Text Char"/>
    <w:basedOn w:val="DefaultParagraphFont"/>
    <w:link w:val="CommentText"/>
    <w:uiPriority w:val="99"/>
    <w:semiHidden/>
    <w:rsid w:val="0048005E"/>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8005E"/>
    <w:rPr>
      <w:b/>
      <w:bCs/>
    </w:rPr>
  </w:style>
  <w:style w:type="character" w:customStyle="1" w:styleId="CommentSubjectChar">
    <w:name w:val="Comment Subject Char"/>
    <w:basedOn w:val="CommentTextChar"/>
    <w:link w:val="CommentSubject"/>
    <w:uiPriority w:val="99"/>
    <w:semiHidden/>
    <w:rsid w:val="0048005E"/>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4800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05E"/>
    <w:rPr>
      <w:rFonts w:ascii="Segoe UI" w:hAnsi="Segoe UI" w:cs="Segoe UI"/>
      <w:sz w:val="18"/>
      <w:szCs w:val="18"/>
      <w:lang w:val="en-US"/>
    </w:rPr>
  </w:style>
  <w:style w:type="character" w:customStyle="1" w:styleId="Mention1">
    <w:name w:val="Mention1"/>
    <w:basedOn w:val="DefaultParagraphFont"/>
    <w:uiPriority w:val="99"/>
    <w:semiHidden/>
    <w:unhideWhenUsed/>
    <w:rsid w:val="00A63689"/>
    <w:rPr>
      <w:color w:val="2B579A"/>
      <w:shd w:val="clear" w:color="auto" w:fill="E6E6E6"/>
    </w:rPr>
  </w:style>
  <w:style w:type="paragraph" w:styleId="Revision">
    <w:name w:val="Revision"/>
    <w:hidden/>
    <w:uiPriority w:val="99"/>
    <w:semiHidden/>
    <w:rsid w:val="0012112F"/>
    <w:pPr>
      <w:spacing w:after="0" w:line="240" w:lineRule="auto"/>
    </w:pPr>
    <w:rPr>
      <w:rFonts w:ascii="Times New Roman" w:hAnsi="Times New Roman"/>
      <w:lang w:val="en-US"/>
    </w:rPr>
  </w:style>
  <w:style w:type="character" w:customStyle="1" w:styleId="Heading3Char">
    <w:name w:val="Heading 3 Char"/>
    <w:basedOn w:val="DefaultParagraphFont"/>
    <w:link w:val="Heading3"/>
    <w:uiPriority w:val="9"/>
    <w:rsid w:val="00D415AB"/>
    <w:rPr>
      <w:rFonts w:asciiTheme="majorHAnsi" w:eastAsiaTheme="majorEastAsia" w:hAnsiTheme="majorHAnsi" w:cstheme="majorBidi"/>
      <w:color w:val="1F3763" w:themeColor="accent1" w:themeShade="7F"/>
      <w:sz w:val="24"/>
      <w:szCs w:val="24"/>
      <w:lang w:val="en-US"/>
    </w:rPr>
  </w:style>
  <w:style w:type="character" w:customStyle="1" w:styleId="Mention2">
    <w:name w:val="Mention2"/>
    <w:basedOn w:val="DefaultParagraphFont"/>
    <w:uiPriority w:val="99"/>
    <w:semiHidden/>
    <w:unhideWhenUsed/>
    <w:rsid w:val="007830DC"/>
    <w:rPr>
      <w:color w:val="2B579A"/>
      <w:shd w:val="clear" w:color="auto" w:fill="E6E6E6"/>
    </w:rPr>
  </w:style>
  <w:style w:type="character" w:styleId="PlaceholderText">
    <w:name w:val="Placeholder Text"/>
    <w:basedOn w:val="DefaultParagraphFont"/>
    <w:uiPriority w:val="99"/>
    <w:semiHidden/>
    <w:rsid w:val="004C25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8332">
      <w:bodyDiv w:val="1"/>
      <w:marLeft w:val="0"/>
      <w:marRight w:val="0"/>
      <w:marTop w:val="0"/>
      <w:marBottom w:val="0"/>
      <w:divBdr>
        <w:top w:val="none" w:sz="0" w:space="0" w:color="auto"/>
        <w:left w:val="none" w:sz="0" w:space="0" w:color="auto"/>
        <w:bottom w:val="none" w:sz="0" w:space="0" w:color="auto"/>
        <w:right w:val="none" w:sz="0" w:space="0" w:color="auto"/>
      </w:divBdr>
    </w:div>
    <w:div w:id="45764721">
      <w:bodyDiv w:val="1"/>
      <w:marLeft w:val="0"/>
      <w:marRight w:val="0"/>
      <w:marTop w:val="0"/>
      <w:marBottom w:val="0"/>
      <w:divBdr>
        <w:top w:val="none" w:sz="0" w:space="0" w:color="auto"/>
        <w:left w:val="none" w:sz="0" w:space="0" w:color="auto"/>
        <w:bottom w:val="none" w:sz="0" w:space="0" w:color="auto"/>
        <w:right w:val="none" w:sz="0" w:space="0" w:color="auto"/>
      </w:divBdr>
    </w:div>
    <w:div w:id="57019656">
      <w:bodyDiv w:val="1"/>
      <w:marLeft w:val="0"/>
      <w:marRight w:val="0"/>
      <w:marTop w:val="0"/>
      <w:marBottom w:val="0"/>
      <w:divBdr>
        <w:top w:val="none" w:sz="0" w:space="0" w:color="auto"/>
        <w:left w:val="none" w:sz="0" w:space="0" w:color="auto"/>
        <w:bottom w:val="none" w:sz="0" w:space="0" w:color="auto"/>
        <w:right w:val="none" w:sz="0" w:space="0" w:color="auto"/>
      </w:divBdr>
    </w:div>
    <w:div w:id="115101795">
      <w:bodyDiv w:val="1"/>
      <w:marLeft w:val="0"/>
      <w:marRight w:val="0"/>
      <w:marTop w:val="0"/>
      <w:marBottom w:val="0"/>
      <w:divBdr>
        <w:top w:val="none" w:sz="0" w:space="0" w:color="auto"/>
        <w:left w:val="none" w:sz="0" w:space="0" w:color="auto"/>
        <w:bottom w:val="none" w:sz="0" w:space="0" w:color="auto"/>
        <w:right w:val="none" w:sz="0" w:space="0" w:color="auto"/>
      </w:divBdr>
    </w:div>
    <w:div w:id="121583183">
      <w:bodyDiv w:val="1"/>
      <w:marLeft w:val="0"/>
      <w:marRight w:val="0"/>
      <w:marTop w:val="0"/>
      <w:marBottom w:val="0"/>
      <w:divBdr>
        <w:top w:val="none" w:sz="0" w:space="0" w:color="auto"/>
        <w:left w:val="none" w:sz="0" w:space="0" w:color="auto"/>
        <w:bottom w:val="none" w:sz="0" w:space="0" w:color="auto"/>
        <w:right w:val="none" w:sz="0" w:space="0" w:color="auto"/>
      </w:divBdr>
    </w:div>
    <w:div w:id="143088050">
      <w:bodyDiv w:val="1"/>
      <w:marLeft w:val="0"/>
      <w:marRight w:val="0"/>
      <w:marTop w:val="0"/>
      <w:marBottom w:val="0"/>
      <w:divBdr>
        <w:top w:val="none" w:sz="0" w:space="0" w:color="auto"/>
        <w:left w:val="none" w:sz="0" w:space="0" w:color="auto"/>
        <w:bottom w:val="none" w:sz="0" w:space="0" w:color="auto"/>
        <w:right w:val="none" w:sz="0" w:space="0" w:color="auto"/>
      </w:divBdr>
    </w:div>
    <w:div w:id="156456044">
      <w:bodyDiv w:val="1"/>
      <w:marLeft w:val="0"/>
      <w:marRight w:val="0"/>
      <w:marTop w:val="0"/>
      <w:marBottom w:val="0"/>
      <w:divBdr>
        <w:top w:val="none" w:sz="0" w:space="0" w:color="auto"/>
        <w:left w:val="none" w:sz="0" w:space="0" w:color="auto"/>
        <w:bottom w:val="none" w:sz="0" w:space="0" w:color="auto"/>
        <w:right w:val="none" w:sz="0" w:space="0" w:color="auto"/>
      </w:divBdr>
    </w:div>
    <w:div w:id="223024680">
      <w:bodyDiv w:val="1"/>
      <w:marLeft w:val="0"/>
      <w:marRight w:val="0"/>
      <w:marTop w:val="0"/>
      <w:marBottom w:val="0"/>
      <w:divBdr>
        <w:top w:val="none" w:sz="0" w:space="0" w:color="auto"/>
        <w:left w:val="none" w:sz="0" w:space="0" w:color="auto"/>
        <w:bottom w:val="none" w:sz="0" w:space="0" w:color="auto"/>
        <w:right w:val="none" w:sz="0" w:space="0" w:color="auto"/>
      </w:divBdr>
    </w:div>
    <w:div w:id="239566069">
      <w:bodyDiv w:val="1"/>
      <w:marLeft w:val="0"/>
      <w:marRight w:val="0"/>
      <w:marTop w:val="0"/>
      <w:marBottom w:val="0"/>
      <w:divBdr>
        <w:top w:val="none" w:sz="0" w:space="0" w:color="auto"/>
        <w:left w:val="none" w:sz="0" w:space="0" w:color="auto"/>
        <w:bottom w:val="none" w:sz="0" w:space="0" w:color="auto"/>
        <w:right w:val="none" w:sz="0" w:space="0" w:color="auto"/>
      </w:divBdr>
    </w:div>
    <w:div w:id="243220328">
      <w:bodyDiv w:val="1"/>
      <w:marLeft w:val="0"/>
      <w:marRight w:val="0"/>
      <w:marTop w:val="0"/>
      <w:marBottom w:val="0"/>
      <w:divBdr>
        <w:top w:val="none" w:sz="0" w:space="0" w:color="auto"/>
        <w:left w:val="none" w:sz="0" w:space="0" w:color="auto"/>
        <w:bottom w:val="none" w:sz="0" w:space="0" w:color="auto"/>
        <w:right w:val="none" w:sz="0" w:space="0" w:color="auto"/>
      </w:divBdr>
    </w:div>
    <w:div w:id="266498344">
      <w:bodyDiv w:val="1"/>
      <w:marLeft w:val="0"/>
      <w:marRight w:val="0"/>
      <w:marTop w:val="0"/>
      <w:marBottom w:val="0"/>
      <w:divBdr>
        <w:top w:val="none" w:sz="0" w:space="0" w:color="auto"/>
        <w:left w:val="none" w:sz="0" w:space="0" w:color="auto"/>
        <w:bottom w:val="none" w:sz="0" w:space="0" w:color="auto"/>
        <w:right w:val="none" w:sz="0" w:space="0" w:color="auto"/>
      </w:divBdr>
    </w:div>
    <w:div w:id="266695689">
      <w:bodyDiv w:val="1"/>
      <w:marLeft w:val="0"/>
      <w:marRight w:val="0"/>
      <w:marTop w:val="0"/>
      <w:marBottom w:val="0"/>
      <w:divBdr>
        <w:top w:val="none" w:sz="0" w:space="0" w:color="auto"/>
        <w:left w:val="none" w:sz="0" w:space="0" w:color="auto"/>
        <w:bottom w:val="none" w:sz="0" w:space="0" w:color="auto"/>
        <w:right w:val="none" w:sz="0" w:space="0" w:color="auto"/>
      </w:divBdr>
    </w:div>
    <w:div w:id="274603906">
      <w:bodyDiv w:val="1"/>
      <w:marLeft w:val="0"/>
      <w:marRight w:val="0"/>
      <w:marTop w:val="0"/>
      <w:marBottom w:val="0"/>
      <w:divBdr>
        <w:top w:val="none" w:sz="0" w:space="0" w:color="auto"/>
        <w:left w:val="none" w:sz="0" w:space="0" w:color="auto"/>
        <w:bottom w:val="none" w:sz="0" w:space="0" w:color="auto"/>
        <w:right w:val="none" w:sz="0" w:space="0" w:color="auto"/>
      </w:divBdr>
    </w:div>
    <w:div w:id="280113811">
      <w:bodyDiv w:val="1"/>
      <w:marLeft w:val="0"/>
      <w:marRight w:val="0"/>
      <w:marTop w:val="0"/>
      <w:marBottom w:val="0"/>
      <w:divBdr>
        <w:top w:val="none" w:sz="0" w:space="0" w:color="auto"/>
        <w:left w:val="none" w:sz="0" w:space="0" w:color="auto"/>
        <w:bottom w:val="none" w:sz="0" w:space="0" w:color="auto"/>
        <w:right w:val="none" w:sz="0" w:space="0" w:color="auto"/>
      </w:divBdr>
    </w:div>
    <w:div w:id="280384577">
      <w:bodyDiv w:val="1"/>
      <w:marLeft w:val="0"/>
      <w:marRight w:val="0"/>
      <w:marTop w:val="0"/>
      <w:marBottom w:val="0"/>
      <w:divBdr>
        <w:top w:val="none" w:sz="0" w:space="0" w:color="auto"/>
        <w:left w:val="none" w:sz="0" w:space="0" w:color="auto"/>
        <w:bottom w:val="none" w:sz="0" w:space="0" w:color="auto"/>
        <w:right w:val="none" w:sz="0" w:space="0" w:color="auto"/>
      </w:divBdr>
    </w:div>
    <w:div w:id="301272008">
      <w:bodyDiv w:val="1"/>
      <w:marLeft w:val="0"/>
      <w:marRight w:val="0"/>
      <w:marTop w:val="0"/>
      <w:marBottom w:val="0"/>
      <w:divBdr>
        <w:top w:val="none" w:sz="0" w:space="0" w:color="auto"/>
        <w:left w:val="none" w:sz="0" w:space="0" w:color="auto"/>
        <w:bottom w:val="none" w:sz="0" w:space="0" w:color="auto"/>
        <w:right w:val="none" w:sz="0" w:space="0" w:color="auto"/>
      </w:divBdr>
    </w:div>
    <w:div w:id="311837707">
      <w:bodyDiv w:val="1"/>
      <w:marLeft w:val="0"/>
      <w:marRight w:val="0"/>
      <w:marTop w:val="0"/>
      <w:marBottom w:val="0"/>
      <w:divBdr>
        <w:top w:val="none" w:sz="0" w:space="0" w:color="auto"/>
        <w:left w:val="none" w:sz="0" w:space="0" w:color="auto"/>
        <w:bottom w:val="none" w:sz="0" w:space="0" w:color="auto"/>
        <w:right w:val="none" w:sz="0" w:space="0" w:color="auto"/>
      </w:divBdr>
    </w:div>
    <w:div w:id="354623731">
      <w:bodyDiv w:val="1"/>
      <w:marLeft w:val="0"/>
      <w:marRight w:val="0"/>
      <w:marTop w:val="0"/>
      <w:marBottom w:val="0"/>
      <w:divBdr>
        <w:top w:val="none" w:sz="0" w:space="0" w:color="auto"/>
        <w:left w:val="none" w:sz="0" w:space="0" w:color="auto"/>
        <w:bottom w:val="none" w:sz="0" w:space="0" w:color="auto"/>
        <w:right w:val="none" w:sz="0" w:space="0" w:color="auto"/>
      </w:divBdr>
    </w:div>
    <w:div w:id="373772101">
      <w:bodyDiv w:val="1"/>
      <w:marLeft w:val="0"/>
      <w:marRight w:val="0"/>
      <w:marTop w:val="0"/>
      <w:marBottom w:val="0"/>
      <w:divBdr>
        <w:top w:val="none" w:sz="0" w:space="0" w:color="auto"/>
        <w:left w:val="none" w:sz="0" w:space="0" w:color="auto"/>
        <w:bottom w:val="none" w:sz="0" w:space="0" w:color="auto"/>
        <w:right w:val="none" w:sz="0" w:space="0" w:color="auto"/>
      </w:divBdr>
    </w:div>
    <w:div w:id="405340610">
      <w:bodyDiv w:val="1"/>
      <w:marLeft w:val="0"/>
      <w:marRight w:val="0"/>
      <w:marTop w:val="0"/>
      <w:marBottom w:val="0"/>
      <w:divBdr>
        <w:top w:val="none" w:sz="0" w:space="0" w:color="auto"/>
        <w:left w:val="none" w:sz="0" w:space="0" w:color="auto"/>
        <w:bottom w:val="none" w:sz="0" w:space="0" w:color="auto"/>
        <w:right w:val="none" w:sz="0" w:space="0" w:color="auto"/>
      </w:divBdr>
    </w:div>
    <w:div w:id="433208527">
      <w:bodyDiv w:val="1"/>
      <w:marLeft w:val="0"/>
      <w:marRight w:val="0"/>
      <w:marTop w:val="0"/>
      <w:marBottom w:val="0"/>
      <w:divBdr>
        <w:top w:val="none" w:sz="0" w:space="0" w:color="auto"/>
        <w:left w:val="none" w:sz="0" w:space="0" w:color="auto"/>
        <w:bottom w:val="none" w:sz="0" w:space="0" w:color="auto"/>
        <w:right w:val="none" w:sz="0" w:space="0" w:color="auto"/>
      </w:divBdr>
    </w:div>
    <w:div w:id="501624183">
      <w:bodyDiv w:val="1"/>
      <w:marLeft w:val="0"/>
      <w:marRight w:val="0"/>
      <w:marTop w:val="0"/>
      <w:marBottom w:val="0"/>
      <w:divBdr>
        <w:top w:val="none" w:sz="0" w:space="0" w:color="auto"/>
        <w:left w:val="none" w:sz="0" w:space="0" w:color="auto"/>
        <w:bottom w:val="none" w:sz="0" w:space="0" w:color="auto"/>
        <w:right w:val="none" w:sz="0" w:space="0" w:color="auto"/>
      </w:divBdr>
    </w:div>
    <w:div w:id="502165096">
      <w:bodyDiv w:val="1"/>
      <w:marLeft w:val="0"/>
      <w:marRight w:val="0"/>
      <w:marTop w:val="0"/>
      <w:marBottom w:val="0"/>
      <w:divBdr>
        <w:top w:val="none" w:sz="0" w:space="0" w:color="auto"/>
        <w:left w:val="none" w:sz="0" w:space="0" w:color="auto"/>
        <w:bottom w:val="none" w:sz="0" w:space="0" w:color="auto"/>
        <w:right w:val="none" w:sz="0" w:space="0" w:color="auto"/>
      </w:divBdr>
    </w:div>
    <w:div w:id="502352928">
      <w:bodyDiv w:val="1"/>
      <w:marLeft w:val="0"/>
      <w:marRight w:val="0"/>
      <w:marTop w:val="0"/>
      <w:marBottom w:val="0"/>
      <w:divBdr>
        <w:top w:val="none" w:sz="0" w:space="0" w:color="auto"/>
        <w:left w:val="none" w:sz="0" w:space="0" w:color="auto"/>
        <w:bottom w:val="none" w:sz="0" w:space="0" w:color="auto"/>
        <w:right w:val="none" w:sz="0" w:space="0" w:color="auto"/>
      </w:divBdr>
    </w:div>
    <w:div w:id="511604287">
      <w:bodyDiv w:val="1"/>
      <w:marLeft w:val="0"/>
      <w:marRight w:val="0"/>
      <w:marTop w:val="0"/>
      <w:marBottom w:val="0"/>
      <w:divBdr>
        <w:top w:val="none" w:sz="0" w:space="0" w:color="auto"/>
        <w:left w:val="none" w:sz="0" w:space="0" w:color="auto"/>
        <w:bottom w:val="none" w:sz="0" w:space="0" w:color="auto"/>
        <w:right w:val="none" w:sz="0" w:space="0" w:color="auto"/>
      </w:divBdr>
    </w:div>
    <w:div w:id="520359519">
      <w:bodyDiv w:val="1"/>
      <w:marLeft w:val="0"/>
      <w:marRight w:val="0"/>
      <w:marTop w:val="0"/>
      <w:marBottom w:val="0"/>
      <w:divBdr>
        <w:top w:val="none" w:sz="0" w:space="0" w:color="auto"/>
        <w:left w:val="none" w:sz="0" w:space="0" w:color="auto"/>
        <w:bottom w:val="none" w:sz="0" w:space="0" w:color="auto"/>
        <w:right w:val="none" w:sz="0" w:space="0" w:color="auto"/>
      </w:divBdr>
    </w:div>
    <w:div w:id="558245198">
      <w:bodyDiv w:val="1"/>
      <w:marLeft w:val="0"/>
      <w:marRight w:val="0"/>
      <w:marTop w:val="0"/>
      <w:marBottom w:val="0"/>
      <w:divBdr>
        <w:top w:val="none" w:sz="0" w:space="0" w:color="auto"/>
        <w:left w:val="none" w:sz="0" w:space="0" w:color="auto"/>
        <w:bottom w:val="none" w:sz="0" w:space="0" w:color="auto"/>
        <w:right w:val="none" w:sz="0" w:space="0" w:color="auto"/>
      </w:divBdr>
    </w:div>
    <w:div w:id="579758930">
      <w:bodyDiv w:val="1"/>
      <w:marLeft w:val="0"/>
      <w:marRight w:val="0"/>
      <w:marTop w:val="0"/>
      <w:marBottom w:val="0"/>
      <w:divBdr>
        <w:top w:val="none" w:sz="0" w:space="0" w:color="auto"/>
        <w:left w:val="none" w:sz="0" w:space="0" w:color="auto"/>
        <w:bottom w:val="none" w:sz="0" w:space="0" w:color="auto"/>
        <w:right w:val="none" w:sz="0" w:space="0" w:color="auto"/>
      </w:divBdr>
    </w:div>
    <w:div w:id="582299798">
      <w:bodyDiv w:val="1"/>
      <w:marLeft w:val="0"/>
      <w:marRight w:val="0"/>
      <w:marTop w:val="0"/>
      <w:marBottom w:val="0"/>
      <w:divBdr>
        <w:top w:val="none" w:sz="0" w:space="0" w:color="auto"/>
        <w:left w:val="none" w:sz="0" w:space="0" w:color="auto"/>
        <w:bottom w:val="none" w:sz="0" w:space="0" w:color="auto"/>
        <w:right w:val="none" w:sz="0" w:space="0" w:color="auto"/>
      </w:divBdr>
    </w:div>
    <w:div w:id="611786257">
      <w:bodyDiv w:val="1"/>
      <w:marLeft w:val="0"/>
      <w:marRight w:val="0"/>
      <w:marTop w:val="0"/>
      <w:marBottom w:val="0"/>
      <w:divBdr>
        <w:top w:val="none" w:sz="0" w:space="0" w:color="auto"/>
        <w:left w:val="none" w:sz="0" w:space="0" w:color="auto"/>
        <w:bottom w:val="none" w:sz="0" w:space="0" w:color="auto"/>
        <w:right w:val="none" w:sz="0" w:space="0" w:color="auto"/>
      </w:divBdr>
    </w:div>
    <w:div w:id="633024549">
      <w:bodyDiv w:val="1"/>
      <w:marLeft w:val="0"/>
      <w:marRight w:val="0"/>
      <w:marTop w:val="0"/>
      <w:marBottom w:val="0"/>
      <w:divBdr>
        <w:top w:val="none" w:sz="0" w:space="0" w:color="auto"/>
        <w:left w:val="none" w:sz="0" w:space="0" w:color="auto"/>
        <w:bottom w:val="none" w:sz="0" w:space="0" w:color="auto"/>
        <w:right w:val="none" w:sz="0" w:space="0" w:color="auto"/>
      </w:divBdr>
    </w:div>
    <w:div w:id="646397470">
      <w:bodyDiv w:val="1"/>
      <w:marLeft w:val="0"/>
      <w:marRight w:val="0"/>
      <w:marTop w:val="0"/>
      <w:marBottom w:val="0"/>
      <w:divBdr>
        <w:top w:val="none" w:sz="0" w:space="0" w:color="auto"/>
        <w:left w:val="none" w:sz="0" w:space="0" w:color="auto"/>
        <w:bottom w:val="none" w:sz="0" w:space="0" w:color="auto"/>
        <w:right w:val="none" w:sz="0" w:space="0" w:color="auto"/>
      </w:divBdr>
    </w:div>
    <w:div w:id="648872439">
      <w:bodyDiv w:val="1"/>
      <w:marLeft w:val="0"/>
      <w:marRight w:val="0"/>
      <w:marTop w:val="0"/>
      <w:marBottom w:val="0"/>
      <w:divBdr>
        <w:top w:val="none" w:sz="0" w:space="0" w:color="auto"/>
        <w:left w:val="none" w:sz="0" w:space="0" w:color="auto"/>
        <w:bottom w:val="none" w:sz="0" w:space="0" w:color="auto"/>
        <w:right w:val="none" w:sz="0" w:space="0" w:color="auto"/>
      </w:divBdr>
    </w:div>
    <w:div w:id="663826691">
      <w:bodyDiv w:val="1"/>
      <w:marLeft w:val="0"/>
      <w:marRight w:val="0"/>
      <w:marTop w:val="0"/>
      <w:marBottom w:val="0"/>
      <w:divBdr>
        <w:top w:val="none" w:sz="0" w:space="0" w:color="auto"/>
        <w:left w:val="none" w:sz="0" w:space="0" w:color="auto"/>
        <w:bottom w:val="none" w:sz="0" w:space="0" w:color="auto"/>
        <w:right w:val="none" w:sz="0" w:space="0" w:color="auto"/>
      </w:divBdr>
    </w:div>
    <w:div w:id="672414767">
      <w:bodyDiv w:val="1"/>
      <w:marLeft w:val="0"/>
      <w:marRight w:val="0"/>
      <w:marTop w:val="0"/>
      <w:marBottom w:val="0"/>
      <w:divBdr>
        <w:top w:val="none" w:sz="0" w:space="0" w:color="auto"/>
        <w:left w:val="none" w:sz="0" w:space="0" w:color="auto"/>
        <w:bottom w:val="none" w:sz="0" w:space="0" w:color="auto"/>
        <w:right w:val="none" w:sz="0" w:space="0" w:color="auto"/>
      </w:divBdr>
    </w:div>
    <w:div w:id="714234283">
      <w:bodyDiv w:val="1"/>
      <w:marLeft w:val="0"/>
      <w:marRight w:val="0"/>
      <w:marTop w:val="0"/>
      <w:marBottom w:val="0"/>
      <w:divBdr>
        <w:top w:val="none" w:sz="0" w:space="0" w:color="auto"/>
        <w:left w:val="none" w:sz="0" w:space="0" w:color="auto"/>
        <w:bottom w:val="none" w:sz="0" w:space="0" w:color="auto"/>
        <w:right w:val="none" w:sz="0" w:space="0" w:color="auto"/>
      </w:divBdr>
    </w:div>
    <w:div w:id="754087146">
      <w:bodyDiv w:val="1"/>
      <w:marLeft w:val="0"/>
      <w:marRight w:val="0"/>
      <w:marTop w:val="0"/>
      <w:marBottom w:val="0"/>
      <w:divBdr>
        <w:top w:val="none" w:sz="0" w:space="0" w:color="auto"/>
        <w:left w:val="none" w:sz="0" w:space="0" w:color="auto"/>
        <w:bottom w:val="none" w:sz="0" w:space="0" w:color="auto"/>
        <w:right w:val="none" w:sz="0" w:space="0" w:color="auto"/>
      </w:divBdr>
    </w:div>
    <w:div w:id="768235400">
      <w:bodyDiv w:val="1"/>
      <w:marLeft w:val="0"/>
      <w:marRight w:val="0"/>
      <w:marTop w:val="0"/>
      <w:marBottom w:val="0"/>
      <w:divBdr>
        <w:top w:val="none" w:sz="0" w:space="0" w:color="auto"/>
        <w:left w:val="none" w:sz="0" w:space="0" w:color="auto"/>
        <w:bottom w:val="none" w:sz="0" w:space="0" w:color="auto"/>
        <w:right w:val="none" w:sz="0" w:space="0" w:color="auto"/>
      </w:divBdr>
    </w:div>
    <w:div w:id="769203421">
      <w:bodyDiv w:val="1"/>
      <w:marLeft w:val="0"/>
      <w:marRight w:val="0"/>
      <w:marTop w:val="0"/>
      <w:marBottom w:val="0"/>
      <w:divBdr>
        <w:top w:val="none" w:sz="0" w:space="0" w:color="auto"/>
        <w:left w:val="none" w:sz="0" w:space="0" w:color="auto"/>
        <w:bottom w:val="none" w:sz="0" w:space="0" w:color="auto"/>
        <w:right w:val="none" w:sz="0" w:space="0" w:color="auto"/>
      </w:divBdr>
    </w:div>
    <w:div w:id="827746815">
      <w:bodyDiv w:val="1"/>
      <w:marLeft w:val="0"/>
      <w:marRight w:val="0"/>
      <w:marTop w:val="0"/>
      <w:marBottom w:val="0"/>
      <w:divBdr>
        <w:top w:val="none" w:sz="0" w:space="0" w:color="auto"/>
        <w:left w:val="none" w:sz="0" w:space="0" w:color="auto"/>
        <w:bottom w:val="none" w:sz="0" w:space="0" w:color="auto"/>
        <w:right w:val="none" w:sz="0" w:space="0" w:color="auto"/>
      </w:divBdr>
    </w:div>
    <w:div w:id="831070662">
      <w:bodyDiv w:val="1"/>
      <w:marLeft w:val="0"/>
      <w:marRight w:val="0"/>
      <w:marTop w:val="0"/>
      <w:marBottom w:val="0"/>
      <w:divBdr>
        <w:top w:val="none" w:sz="0" w:space="0" w:color="auto"/>
        <w:left w:val="none" w:sz="0" w:space="0" w:color="auto"/>
        <w:bottom w:val="none" w:sz="0" w:space="0" w:color="auto"/>
        <w:right w:val="none" w:sz="0" w:space="0" w:color="auto"/>
      </w:divBdr>
    </w:div>
    <w:div w:id="850290759">
      <w:bodyDiv w:val="1"/>
      <w:marLeft w:val="0"/>
      <w:marRight w:val="0"/>
      <w:marTop w:val="0"/>
      <w:marBottom w:val="0"/>
      <w:divBdr>
        <w:top w:val="none" w:sz="0" w:space="0" w:color="auto"/>
        <w:left w:val="none" w:sz="0" w:space="0" w:color="auto"/>
        <w:bottom w:val="none" w:sz="0" w:space="0" w:color="auto"/>
        <w:right w:val="none" w:sz="0" w:space="0" w:color="auto"/>
      </w:divBdr>
    </w:div>
    <w:div w:id="902259907">
      <w:bodyDiv w:val="1"/>
      <w:marLeft w:val="0"/>
      <w:marRight w:val="0"/>
      <w:marTop w:val="0"/>
      <w:marBottom w:val="0"/>
      <w:divBdr>
        <w:top w:val="none" w:sz="0" w:space="0" w:color="auto"/>
        <w:left w:val="none" w:sz="0" w:space="0" w:color="auto"/>
        <w:bottom w:val="none" w:sz="0" w:space="0" w:color="auto"/>
        <w:right w:val="none" w:sz="0" w:space="0" w:color="auto"/>
      </w:divBdr>
    </w:div>
    <w:div w:id="974599117">
      <w:bodyDiv w:val="1"/>
      <w:marLeft w:val="0"/>
      <w:marRight w:val="0"/>
      <w:marTop w:val="0"/>
      <w:marBottom w:val="0"/>
      <w:divBdr>
        <w:top w:val="none" w:sz="0" w:space="0" w:color="auto"/>
        <w:left w:val="none" w:sz="0" w:space="0" w:color="auto"/>
        <w:bottom w:val="none" w:sz="0" w:space="0" w:color="auto"/>
        <w:right w:val="none" w:sz="0" w:space="0" w:color="auto"/>
      </w:divBdr>
    </w:div>
    <w:div w:id="982806449">
      <w:bodyDiv w:val="1"/>
      <w:marLeft w:val="0"/>
      <w:marRight w:val="0"/>
      <w:marTop w:val="0"/>
      <w:marBottom w:val="0"/>
      <w:divBdr>
        <w:top w:val="none" w:sz="0" w:space="0" w:color="auto"/>
        <w:left w:val="none" w:sz="0" w:space="0" w:color="auto"/>
        <w:bottom w:val="none" w:sz="0" w:space="0" w:color="auto"/>
        <w:right w:val="none" w:sz="0" w:space="0" w:color="auto"/>
      </w:divBdr>
    </w:div>
    <w:div w:id="1003821077">
      <w:bodyDiv w:val="1"/>
      <w:marLeft w:val="0"/>
      <w:marRight w:val="0"/>
      <w:marTop w:val="0"/>
      <w:marBottom w:val="0"/>
      <w:divBdr>
        <w:top w:val="none" w:sz="0" w:space="0" w:color="auto"/>
        <w:left w:val="none" w:sz="0" w:space="0" w:color="auto"/>
        <w:bottom w:val="none" w:sz="0" w:space="0" w:color="auto"/>
        <w:right w:val="none" w:sz="0" w:space="0" w:color="auto"/>
      </w:divBdr>
    </w:div>
    <w:div w:id="1016884120">
      <w:bodyDiv w:val="1"/>
      <w:marLeft w:val="0"/>
      <w:marRight w:val="0"/>
      <w:marTop w:val="0"/>
      <w:marBottom w:val="0"/>
      <w:divBdr>
        <w:top w:val="none" w:sz="0" w:space="0" w:color="auto"/>
        <w:left w:val="none" w:sz="0" w:space="0" w:color="auto"/>
        <w:bottom w:val="none" w:sz="0" w:space="0" w:color="auto"/>
        <w:right w:val="none" w:sz="0" w:space="0" w:color="auto"/>
      </w:divBdr>
    </w:div>
    <w:div w:id="1021853175">
      <w:bodyDiv w:val="1"/>
      <w:marLeft w:val="0"/>
      <w:marRight w:val="0"/>
      <w:marTop w:val="0"/>
      <w:marBottom w:val="0"/>
      <w:divBdr>
        <w:top w:val="none" w:sz="0" w:space="0" w:color="auto"/>
        <w:left w:val="none" w:sz="0" w:space="0" w:color="auto"/>
        <w:bottom w:val="none" w:sz="0" w:space="0" w:color="auto"/>
        <w:right w:val="none" w:sz="0" w:space="0" w:color="auto"/>
      </w:divBdr>
    </w:div>
    <w:div w:id="1104424654">
      <w:bodyDiv w:val="1"/>
      <w:marLeft w:val="0"/>
      <w:marRight w:val="0"/>
      <w:marTop w:val="0"/>
      <w:marBottom w:val="0"/>
      <w:divBdr>
        <w:top w:val="none" w:sz="0" w:space="0" w:color="auto"/>
        <w:left w:val="none" w:sz="0" w:space="0" w:color="auto"/>
        <w:bottom w:val="none" w:sz="0" w:space="0" w:color="auto"/>
        <w:right w:val="none" w:sz="0" w:space="0" w:color="auto"/>
      </w:divBdr>
      <w:divsChild>
        <w:div w:id="1163549566">
          <w:marLeft w:val="0"/>
          <w:marRight w:val="0"/>
          <w:marTop w:val="0"/>
          <w:marBottom w:val="0"/>
          <w:divBdr>
            <w:top w:val="none" w:sz="0" w:space="0" w:color="auto"/>
            <w:left w:val="none" w:sz="0" w:space="0" w:color="auto"/>
            <w:bottom w:val="none" w:sz="0" w:space="0" w:color="auto"/>
            <w:right w:val="none" w:sz="0" w:space="0" w:color="auto"/>
          </w:divBdr>
        </w:div>
        <w:div w:id="151021593">
          <w:marLeft w:val="0"/>
          <w:marRight w:val="0"/>
          <w:marTop w:val="0"/>
          <w:marBottom w:val="0"/>
          <w:divBdr>
            <w:top w:val="none" w:sz="0" w:space="0" w:color="auto"/>
            <w:left w:val="none" w:sz="0" w:space="0" w:color="auto"/>
            <w:bottom w:val="none" w:sz="0" w:space="0" w:color="auto"/>
            <w:right w:val="none" w:sz="0" w:space="0" w:color="auto"/>
          </w:divBdr>
        </w:div>
        <w:div w:id="666246378">
          <w:marLeft w:val="0"/>
          <w:marRight w:val="0"/>
          <w:marTop w:val="0"/>
          <w:marBottom w:val="0"/>
          <w:divBdr>
            <w:top w:val="none" w:sz="0" w:space="0" w:color="auto"/>
            <w:left w:val="none" w:sz="0" w:space="0" w:color="auto"/>
            <w:bottom w:val="none" w:sz="0" w:space="0" w:color="auto"/>
            <w:right w:val="none" w:sz="0" w:space="0" w:color="auto"/>
          </w:divBdr>
        </w:div>
        <w:div w:id="1405370737">
          <w:marLeft w:val="0"/>
          <w:marRight w:val="0"/>
          <w:marTop w:val="0"/>
          <w:marBottom w:val="0"/>
          <w:divBdr>
            <w:top w:val="none" w:sz="0" w:space="0" w:color="auto"/>
            <w:left w:val="none" w:sz="0" w:space="0" w:color="auto"/>
            <w:bottom w:val="none" w:sz="0" w:space="0" w:color="auto"/>
            <w:right w:val="none" w:sz="0" w:space="0" w:color="auto"/>
          </w:divBdr>
        </w:div>
        <w:div w:id="355885251">
          <w:marLeft w:val="0"/>
          <w:marRight w:val="0"/>
          <w:marTop w:val="0"/>
          <w:marBottom w:val="0"/>
          <w:divBdr>
            <w:top w:val="none" w:sz="0" w:space="0" w:color="auto"/>
            <w:left w:val="none" w:sz="0" w:space="0" w:color="auto"/>
            <w:bottom w:val="none" w:sz="0" w:space="0" w:color="auto"/>
            <w:right w:val="none" w:sz="0" w:space="0" w:color="auto"/>
          </w:divBdr>
        </w:div>
        <w:div w:id="1084380869">
          <w:marLeft w:val="0"/>
          <w:marRight w:val="0"/>
          <w:marTop w:val="0"/>
          <w:marBottom w:val="0"/>
          <w:divBdr>
            <w:top w:val="none" w:sz="0" w:space="0" w:color="auto"/>
            <w:left w:val="none" w:sz="0" w:space="0" w:color="auto"/>
            <w:bottom w:val="none" w:sz="0" w:space="0" w:color="auto"/>
            <w:right w:val="none" w:sz="0" w:space="0" w:color="auto"/>
          </w:divBdr>
        </w:div>
        <w:div w:id="1611550640">
          <w:marLeft w:val="0"/>
          <w:marRight w:val="0"/>
          <w:marTop w:val="0"/>
          <w:marBottom w:val="0"/>
          <w:divBdr>
            <w:top w:val="none" w:sz="0" w:space="0" w:color="auto"/>
            <w:left w:val="none" w:sz="0" w:space="0" w:color="auto"/>
            <w:bottom w:val="none" w:sz="0" w:space="0" w:color="auto"/>
            <w:right w:val="none" w:sz="0" w:space="0" w:color="auto"/>
          </w:divBdr>
        </w:div>
      </w:divsChild>
    </w:div>
    <w:div w:id="1117021663">
      <w:bodyDiv w:val="1"/>
      <w:marLeft w:val="0"/>
      <w:marRight w:val="0"/>
      <w:marTop w:val="0"/>
      <w:marBottom w:val="0"/>
      <w:divBdr>
        <w:top w:val="none" w:sz="0" w:space="0" w:color="auto"/>
        <w:left w:val="none" w:sz="0" w:space="0" w:color="auto"/>
        <w:bottom w:val="none" w:sz="0" w:space="0" w:color="auto"/>
        <w:right w:val="none" w:sz="0" w:space="0" w:color="auto"/>
      </w:divBdr>
    </w:div>
    <w:div w:id="1121419174">
      <w:bodyDiv w:val="1"/>
      <w:marLeft w:val="0"/>
      <w:marRight w:val="0"/>
      <w:marTop w:val="0"/>
      <w:marBottom w:val="0"/>
      <w:divBdr>
        <w:top w:val="none" w:sz="0" w:space="0" w:color="auto"/>
        <w:left w:val="none" w:sz="0" w:space="0" w:color="auto"/>
        <w:bottom w:val="none" w:sz="0" w:space="0" w:color="auto"/>
        <w:right w:val="none" w:sz="0" w:space="0" w:color="auto"/>
      </w:divBdr>
    </w:div>
    <w:div w:id="1191339452">
      <w:bodyDiv w:val="1"/>
      <w:marLeft w:val="0"/>
      <w:marRight w:val="0"/>
      <w:marTop w:val="0"/>
      <w:marBottom w:val="0"/>
      <w:divBdr>
        <w:top w:val="none" w:sz="0" w:space="0" w:color="auto"/>
        <w:left w:val="none" w:sz="0" w:space="0" w:color="auto"/>
        <w:bottom w:val="none" w:sz="0" w:space="0" w:color="auto"/>
        <w:right w:val="none" w:sz="0" w:space="0" w:color="auto"/>
      </w:divBdr>
    </w:div>
    <w:div w:id="1201672288">
      <w:bodyDiv w:val="1"/>
      <w:marLeft w:val="0"/>
      <w:marRight w:val="0"/>
      <w:marTop w:val="0"/>
      <w:marBottom w:val="0"/>
      <w:divBdr>
        <w:top w:val="none" w:sz="0" w:space="0" w:color="auto"/>
        <w:left w:val="none" w:sz="0" w:space="0" w:color="auto"/>
        <w:bottom w:val="none" w:sz="0" w:space="0" w:color="auto"/>
        <w:right w:val="none" w:sz="0" w:space="0" w:color="auto"/>
      </w:divBdr>
    </w:div>
    <w:div w:id="1222256750">
      <w:bodyDiv w:val="1"/>
      <w:marLeft w:val="0"/>
      <w:marRight w:val="0"/>
      <w:marTop w:val="0"/>
      <w:marBottom w:val="0"/>
      <w:divBdr>
        <w:top w:val="none" w:sz="0" w:space="0" w:color="auto"/>
        <w:left w:val="none" w:sz="0" w:space="0" w:color="auto"/>
        <w:bottom w:val="none" w:sz="0" w:space="0" w:color="auto"/>
        <w:right w:val="none" w:sz="0" w:space="0" w:color="auto"/>
      </w:divBdr>
    </w:div>
    <w:div w:id="1272862324">
      <w:bodyDiv w:val="1"/>
      <w:marLeft w:val="0"/>
      <w:marRight w:val="0"/>
      <w:marTop w:val="0"/>
      <w:marBottom w:val="0"/>
      <w:divBdr>
        <w:top w:val="none" w:sz="0" w:space="0" w:color="auto"/>
        <w:left w:val="none" w:sz="0" w:space="0" w:color="auto"/>
        <w:bottom w:val="none" w:sz="0" w:space="0" w:color="auto"/>
        <w:right w:val="none" w:sz="0" w:space="0" w:color="auto"/>
      </w:divBdr>
    </w:div>
    <w:div w:id="1359505477">
      <w:bodyDiv w:val="1"/>
      <w:marLeft w:val="0"/>
      <w:marRight w:val="0"/>
      <w:marTop w:val="0"/>
      <w:marBottom w:val="0"/>
      <w:divBdr>
        <w:top w:val="none" w:sz="0" w:space="0" w:color="auto"/>
        <w:left w:val="none" w:sz="0" w:space="0" w:color="auto"/>
        <w:bottom w:val="none" w:sz="0" w:space="0" w:color="auto"/>
        <w:right w:val="none" w:sz="0" w:space="0" w:color="auto"/>
      </w:divBdr>
    </w:div>
    <w:div w:id="1361936279">
      <w:bodyDiv w:val="1"/>
      <w:marLeft w:val="0"/>
      <w:marRight w:val="0"/>
      <w:marTop w:val="0"/>
      <w:marBottom w:val="0"/>
      <w:divBdr>
        <w:top w:val="none" w:sz="0" w:space="0" w:color="auto"/>
        <w:left w:val="none" w:sz="0" w:space="0" w:color="auto"/>
        <w:bottom w:val="none" w:sz="0" w:space="0" w:color="auto"/>
        <w:right w:val="none" w:sz="0" w:space="0" w:color="auto"/>
      </w:divBdr>
    </w:div>
    <w:div w:id="1375733517">
      <w:bodyDiv w:val="1"/>
      <w:marLeft w:val="0"/>
      <w:marRight w:val="0"/>
      <w:marTop w:val="0"/>
      <w:marBottom w:val="0"/>
      <w:divBdr>
        <w:top w:val="none" w:sz="0" w:space="0" w:color="auto"/>
        <w:left w:val="none" w:sz="0" w:space="0" w:color="auto"/>
        <w:bottom w:val="none" w:sz="0" w:space="0" w:color="auto"/>
        <w:right w:val="none" w:sz="0" w:space="0" w:color="auto"/>
      </w:divBdr>
    </w:div>
    <w:div w:id="1384134383">
      <w:bodyDiv w:val="1"/>
      <w:marLeft w:val="0"/>
      <w:marRight w:val="0"/>
      <w:marTop w:val="0"/>
      <w:marBottom w:val="0"/>
      <w:divBdr>
        <w:top w:val="none" w:sz="0" w:space="0" w:color="auto"/>
        <w:left w:val="none" w:sz="0" w:space="0" w:color="auto"/>
        <w:bottom w:val="none" w:sz="0" w:space="0" w:color="auto"/>
        <w:right w:val="none" w:sz="0" w:space="0" w:color="auto"/>
      </w:divBdr>
    </w:div>
    <w:div w:id="1392968263">
      <w:bodyDiv w:val="1"/>
      <w:marLeft w:val="0"/>
      <w:marRight w:val="0"/>
      <w:marTop w:val="0"/>
      <w:marBottom w:val="0"/>
      <w:divBdr>
        <w:top w:val="none" w:sz="0" w:space="0" w:color="auto"/>
        <w:left w:val="none" w:sz="0" w:space="0" w:color="auto"/>
        <w:bottom w:val="none" w:sz="0" w:space="0" w:color="auto"/>
        <w:right w:val="none" w:sz="0" w:space="0" w:color="auto"/>
      </w:divBdr>
    </w:div>
    <w:div w:id="1393969436">
      <w:bodyDiv w:val="1"/>
      <w:marLeft w:val="0"/>
      <w:marRight w:val="0"/>
      <w:marTop w:val="0"/>
      <w:marBottom w:val="0"/>
      <w:divBdr>
        <w:top w:val="none" w:sz="0" w:space="0" w:color="auto"/>
        <w:left w:val="none" w:sz="0" w:space="0" w:color="auto"/>
        <w:bottom w:val="none" w:sz="0" w:space="0" w:color="auto"/>
        <w:right w:val="none" w:sz="0" w:space="0" w:color="auto"/>
      </w:divBdr>
    </w:div>
    <w:div w:id="1413089816">
      <w:bodyDiv w:val="1"/>
      <w:marLeft w:val="0"/>
      <w:marRight w:val="0"/>
      <w:marTop w:val="0"/>
      <w:marBottom w:val="0"/>
      <w:divBdr>
        <w:top w:val="none" w:sz="0" w:space="0" w:color="auto"/>
        <w:left w:val="none" w:sz="0" w:space="0" w:color="auto"/>
        <w:bottom w:val="none" w:sz="0" w:space="0" w:color="auto"/>
        <w:right w:val="none" w:sz="0" w:space="0" w:color="auto"/>
      </w:divBdr>
    </w:div>
    <w:div w:id="1437213084">
      <w:bodyDiv w:val="1"/>
      <w:marLeft w:val="0"/>
      <w:marRight w:val="0"/>
      <w:marTop w:val="0"/>
      <w:marBottom w:val="0"/>
      <w:divBdr>
        <w:top w:val="none" w:sz="0" w:space="0" w:color="auto"/>
        <w:left w:val="none" w:sz="0" w:space="0" w:color="auto"/>
        <w:bottom w:val="none" w:sz="0" w:space="0" w:color="auto"/>
        <w:right w:val="none" w:sz="0" w:space="0" w:color="auto"/>
      </w:divBdr>
    </w:div>
    <w:div w:id="1448886624">
      <w:bodyDiv w:val="1"/>
      <w:marLeft w:val="0"/>
      <w:marRight w:val="0"/>
      <w:marTop w:val="0"/>
      <w:marBottom w:val="0"/>
      <w:divBdr>
        <w:top w:val="none" w:sz="0" w:space="0" w:color="auto"/>
        <w:left w:val="none" w:sz="0" w:space="0" w:color="auto"/>
        <w:bottom w:val="none" w:sz="0" w:space="0" w:color="auto"/>
        <w:right w:val="none" w:sz="0" w:space="0" w:color="auto"/>
      </w:divBdr>
    </w:div>
    <w:div w:id="1475222821">
      <w:bodyDiv w:val="1"/>
      <w:marLeft w:val="0"/>
      <w:marRight w:val="0"/>
      <w:marTop w:val="0"/>
      <w:marBottom w:val="0"/>
      <w:divBdr>
        <w:top w:val="none" w:sz="0" w:space="0" w:color="auto"/>
        <w:left w:val="none" w:sz="0" w:space="0" w:color="auto"/>
        <w:bottom w:val="none" w:sz="0" w:space="0" w:color="auto"/>
        <w:right w:val="none" w:sz="0" w:space="0" w:color="auto"/>
      </w:divBdr>
    </w:div>
    <w:div w:id="1519852844">
      <w:bodyDiv w:val="1"/>
      <w:marLeft w:val="0"/>
      <w:marRight w:val="0"/>
      <w:marTop w:val="0"/>
      <w:marBottom w:val="0"/>
      <w:divBdr>
        <w:top w:val="none" w:sz="0" w:space="0" w:color="auto"/>
        <w:left w:val="none" w:sz="0" w:space="0" w:color="auto"/>
        <w:bottom w:val="none" w:sz="0" w:space="0" w:color="auto"/>
        <w:right w:val="none" w:sz="0" w:space="0" w:color="auto"/>
      </w:divBdr>
    </w:div>
    <w:div w:id="1559903880">
      <w:bodyDiv w:val="1"/>
      <w:marLeft w:val="0"/>
      <w:marRight w:val="0"/>
      <w:marTop w:val="0"/>
      <w:marBottom w:val="0"/>
      <w:divBdr>
        <w:top w:val="none" w:sz="0" w:space="0" w:color="auto"/>
        <w:left w:val="none" w:sz="0" w:space="0" w:color="auto"/>
        <w:bottom w:val="none" w:sz="0" w:space="0" w:color="auto"/>
        <w:right w:val="none" w:sz="0" w:space="0" w:color="auto"/>
      </w:divBdr>
    </w:div>
    <w:div w:id="1565871126">
      <w:bodyDiv w:val="1"/>
      <w:marLeft w:val="0"/>
      <w:marRight w:val="0"/>
      <w:marTop w:val="0"/>
      <w:marBottom w:val="0"/>
      <w:divBdr>
        <w:top w:val="none" w:sz="0" w:space="0" w:color="auto"/>
        <w:left w:val="none" w:sz="0" w:space="0" w:color="auto"/>
        <w:bottom w:val="none" w:sz="0" w:space="0" w:color="auto"/>
        <w:right w:val="none" w:sz="0" w:space="0" w:color="auto"/>
      </w:divBdr>
    </w:div>
    <w:div w:id="1634290330">
      <w:bodyDiv w:val="1"/>
      <w:marLeft w:val="0"/>
      <w:marRight w:val="0"/>
      <w:marTop w:val="0"/>
      <w:marBottom w:val="0"/>
      <w:divBdr>
        <w:top w:val="none" w:sz="0" w:space="0" w:color="auto"/>
        <w:left w:val="none" w:sz="0" w:space="0" w:color="auto"/>
        <w:bottom w:val="none" w:sz="0" w:space="0" w:color="auto"/>
        <w:right w:val="none" w:sz="0" w:space="0" w:color="auto"/>
      </w:divBdr>
    </w:div>
    <w:div w:id="1635140541">
      <w:bodyDiv w:val="1"/>
      <w:marLeft w:val="0"/>
      <w:marRight w:val="0"/>
      <w:marTop w:val="0"/>
      <w:marBottom w:val="0"/>
      <w:divBdr>
        <w:top w:val="none" w:sz="0" w:space="0" w:color="auto"/>
        <w:left w:val="none" w:sz="0" w:space="0" w:color="auto"/>
        <w:bottom w:val="none" w:sz="0" w:space="0" w:color="auto"/>
        <w:right w:val="none" w:sz="0" w:space="0" w:color="auto"/>
      </w:divBdr>
    </w:div>
    <w:div w:id="1646933618">
      <w:bodyDiv w:val="1"/>
      <w:marLeft w:val="0"/>
      <w:marRight w:val="0"/>
      <w:marTop w:val="0"/>
      <w:marBottom w:val="0"/>
      <w:divBdr>
        <w:top w:val="none" w:sz="0" w:space="0" w:color="auto"/>
        <w:left w:val="none" w:sz="0" w:space="0" w:color="auto"/>
        <w:bottom w:val="none" w:sz="0" w:space="0" w:color="auto"/>
        <w:right w:val="none" w:sz="0" w:space="0" w:color="auto"/>
      </w:divBdr>
    </w:div>
    <w:div w:id="1673097817">
      <w:bodyDiv w:val="1"/>
      <w:marLeft w:val="0"/>
      <w:marRight w:val="0"/>
      <w:marTop w:val="0"/>
      <w:marBottom w:val="0"/>
      <w:divBdr>
        <w:top w:val="none" w:sz="0" w:space="0" w:color="auto"/>
        <w:left w:val="none" w:sz="0" w:space="0" w:color="auto"/>
        <w:bottom w:val="none" w:sz="0" w:space="0" w:color="auto"/>
        <w:right w:val="none" w:sz="0" w:space="0" w:color="auto"/>
      </w:divBdr>
    </w:div>
    <w:div w:id="1674918910">
      <w:bodyDiv w:val="1"/>
      <w:marLeft w:val="0"/>
      <w:marRight w:val="0"/>
      <w:marTop w:val="0"/>
      <w:marBottom w:val="0"/>
      <w:divBdr>
        <w:top w:val="none" w:sz="0" w:space="0" w:color="auto"/>
        <w:left w:val="none" w:sz="0" w:space="0" w:color="auto"/>
        <w:bottom w:val="none" w:sz="0" w:space="0" w:color="auto"/>
        <w:right w:val="none" w:sz="0" w:space="0" w:color="auto"/>
      </w:divBdr>
    </w:div>
    <w:div w:id="1690334110">
      <w:bodyDiv w:val="1"/>
      <w:marLeft w:val="0"/>
      <w:marRight w:val="0"/>
      <w:marTop w:val="0"/>
      <w:marBottom w:val="0"/>
      <w:divBdr>
        <w:top w:val="none" w:sz="0" w:space="0" w:color="auto"/>
        <w:left w:val="none" w:sz="0" w:space="0" w:color="auto"/>
        <w:bottom w:val="none" w:sz="0" w:space="0" w:color="auto"/>
        <w:right w:val="none" w:sz="0" w:space="0" w:color="auto"/>
      </w:divBdr>
    </w:div>
    <w:div w:id="1703744967">
      <w:bodyDiv w:val="1"/>
      <w:marLeft w:val="0"/>
      <w:marRight w:val="0"/>
      <w:marTop w:val="0"/>
      <w:marBottom w:val="0"/>
      <w:divBdr>
        <w:top w:val="none" w:sz="0" w:space="0" w:color="auto"/>
        <w:left w:val="none" w:sz="0" w:space="0" w:color="auto"/>
        <w:bottom w:val="none" w:sz="0" w:space="0" w:color="auto"/>
        <w:right w:val="none" w:sz="0" w:space="0" w:color="auto"/>
      </w:divBdr>
    </w:div>
    <w:div w:id="1728987312">
      <w:bodyDiv w:val="1"/>
      <w:marLeft w:val="0"/>
      <w:marRight w:val="0"/>
      <w:marTop w:val="0"/>
      <w:marBottom w:val="0"/>
      <w:divBdr>
        <w:top w:val="none" w:sz="0" w:space="0" w:color="auto"/>
        <w:left w:val="none" w:sz="0" w:space="0" w:color="auto"/>
        <w:bottom w:val="none" w:sz="0" w:space="0" w:color="auto"/>
        <w:right w:val="none" w:sz="0" w:space="0" w:color="auto"/>
      </w:divBdr>
    </w:div>
    <w:div w:id="1761440531">
      <w:bodyDiv w:val="1"/>
      <w:marLeft w:val="0"/>
      <w:marRight w:val="0"/>
      <w:marTop w:val="0"/>
      <w:marBottom w:val="0"/>
      <w:divBdr>
        <w:top w:val="none" w:sz="0" w:space="0" w:color="auto"/>
        <w:left w:val="none" w:sz="0" w:space="0" w:color="auto"/>
        <w:bottom w:val="none" w:sz="0" w:space="0" w:color="auto"/>
        <w:right w:val="none" w:sz="0" w:space="0" w:color="auto"/>
      </w:divBdr>
    </w:div>
    <w:div w:id="1766806225">
      <w:bodyDiv w:val="1"/>
      <w:marLeft w:val="0"/>
      <w:marRight w:val="0"/>
      <w:marTop w:val="0"/>
      <w:marBottom w:val="0"/>
      <w:divBdr>
        <w:top w:val="none" w:sz="0" w:space="0" w:color="auto"/>
        <w:left w:val="none" w:sz="0" w:space="0" w:color="auto"/>
        <w:bottom w:val="none" w:sz="0" w:space="0" w:color="auto"/>
        <w:right w:val="none" w:sz="0" w:space="0" w:color="auto"/>
      </w:divBdr>
    </w:div>
    <w:div w:id="1829125910">
      <w:bodyDiv w:val="1"/>
      <w:marLeft w:val="0"/>
      <w:marRight w:val="0"/>
      <w:marTop w:val="0"/>
      <w:marBottom w:val="0"/>
      <w:divBdr>
        <w:top w:val="none" w:sz="0" w:space="0" w:color="auto"/>
        <w:left w:val="none" w:sz="0" w:space="0" w:color="auto"/>
        <w:bottom w:val="none" w:sz="0" w:space="0" w:color="auto"/>
        <w:right w:val="none" w:sz="0" w:space="0" w:color="auto"/>
      </w:divBdr>
    </w:div>
    <w:div w:id="1840658868">
      <w:bodyDiv w:val="1"/>
      <w:marLeft w:val="0"/>
      <w:marRight w:val="0"/>
      <w:marTop w:val="0"/>
      <w:marBottom w:val="0"/>
      <w:divBdr>
        <w:top w:val="none" w:sz="0" w:space="0" w:color="auto"/>
        <w:left w:val="none" w:sz="0" w:space="0" w:color="auto"/>
        <w:bottom w:val="none" w:sz="0" w:space="0" w:color="auto"/>
        <w:right w:val="none" w:sz="0" w:space="0" w:color="auto"/>
      </w:divBdr>
    </w:div>
    <w:div w:id="1868988015">
      <w:bodyDiv w:val="1"/>
      <w:marLeft w:val="0"/>
      <w:marRight w:val="0"/>
      <w:marTop w:val="0"/>
      <w:marBottom w:val="0"/>
      <w:divBdr>
        <w:top w:val="none" w:sz="0" w:space="0" w:color="auto"/>
        <w:left w:val="none" w:sz="0" w:space="0" w:color="auto"/>
        <w:bottom w:val="none" w:sz="0" w:space="0" w:color="auto"/>
        <w:right w:val="none" w:sz="0" w:space="0" w:color="auto"/>
      </w:divBdr>
    </w:div>
    <w:div w:id="1893882891">
      <w:bodyDiv w:val="1"/>
      <w:marLeft w:val="0"/>
      <w:marRight w:val="0"/>
      <w:marTop w:val="0"/>
      <w:marBottom w:val="0"/>
      <w:divBdr>
        <w:top w:val="none" w:sz="0" w:space="0" w:color="auto"/>
        <w:left w:val="none" w:sz="0" w:space="0" w:color="auto"/>
        <w:bottom w:val="none" w:sz="0" w:space="0" w:color="auto"/>
        <w:right w:val="none" w:sz="0" w:space="0" w:color="auto"/>
      </w:divBdr>
    </w:div>
    <w:div w:id="1901013309">
      <w:bodyDiv w:val="1"/>
      <w:marLeft w:val="0"/>
      <w:marRight w:val="0"/>
      <w:marTop w:val="0"/>
      <w:marBottom w:val="0"/>
      <w:divBdr>
        <w:top w:val="none" w:sz="0" w:space="0" w:color="auto"/>
        <w:left w:val="none" w:sz="0" w:space="0" w:color="auto"/>
        <w:bottom w:val="none" w:sz="0" w:space="0" w:color="auto"/>
        <w:right w:val="none" w:sz="0" w:space="0" w:color="auto"/>
      </w:divBdr>
    </w:div>
    <w:div w:id="1913663269">
      <w:bodyDiv w:val="1"/>
      <w:marLeft w:val="0"/>
      <w:marRight w:val="0"/>
      <w:marTop w:val="0"/>
      <w:marBottom w:val="0"/>
      <w:divBdr>
        <w:top w:val="none" w:sz="0" w:space="0" w:color="auto"/>
        <w:left w:val="none" w:sz="0" w:space="0" w:color="auto"/>
        <w:bottom w:val="none" w:sz="0" w:space="0" w:color="auto"/>
        <w:right w:val="none" w:sz="0" w:space="0" w:color="auto"/>
      </w:divBdr>
    </w:div>
    <w:div w:id="1931155508">
      <w:bodyDiv w:val="1"/>
      <w:marLeft w:val="0"/>
      <w:marRight w:val="0"/>
      <w:marTop w:val="0"/>
      <w:marBottom w:val="0"/>
      <w:divBdr>
        <w:top w:val="none" w:sz="0" w:space="0" w:color="auto"/>
        <w:left w:val="none" w:sz="0" w:space="0" w:color="auto"/>
        <w:bottom w:val="none" w:sz="0" w:space="0" w:color="auto"/>
        <w:right w:val="none" w:sz="0" w:space="0" w:color="auto"/>
      </w:divBdr>
    </w:div>
    <w:div w:id="1975792743">
      <w:bodyDiv w:val="1"/>
      <w:marLeft w:val="0"/>
      <w:marRight w:val="0"/>
      <w:marTop w:val="0"/>
      <w:marBottom w:val="0"/>
      <w:divBdr>
        <w:top w:val="none" w:sz="0" w:space="0" w:color="auto"/>
        <w:left w:val="none" w:sz="0" w:space="0" w:color="auto"/>
        <w:bottom w:val="none" w:sz="0" w:space="0" w:color="auto"/>
        <w:right w:val="none" w:sz="0" w:space="0" w:color="auto"/>
      </w:divBdr>
    </w:div>
    <w:div w:id="1979533417">
      <w:bodyDiv w:val="1"/>
      <w:marLeft w:val="0"/>
      <w:marRight w:val="0"/>
      <w:marTop w:val="0"/>
      <w:marBottom w:val="0"/>
      <w:divBdr>
        <w:top w:val="none" w:sz="0" w:space="0" w:color="auto"/>
        <w:left w:val="none" w:sz="0" w:space="0" w:color="auto"/>
        <w:bottom w:val="none" w:sz="0" w:space="0" w:color="auto"/>
        <w:right w:val="none" w:sz="0" w:space="0" w:color="auto"/>
      </w:divBdr>
    </w:div>
    <w:div w:id="1991665938">
      <w:bodyDiv w:val="1"/>
      <w:marLeft w:val="0"/>
      <w:marRight w:val="0"/>
      <w:marTop w:val="0"/>
      <w:marBottom w:val="0"/>
      <w:divBdr>
        <w:top w:val="none" w:sz="0" w:space="0" w:color="auto"/>
        <w:left w:val="none" w:sz="0" w:space="0" w:color="auto"/>
        <w:bottom w:val="none" w:sz="0" w:space="0" w:color="auto"/>
        <w:right w:val="none" w:sz="0" w:space="0" w:color="auto"/>
      </w:divBdr>
    </w:div>
    <w:div w:id="1999992045">
      <w:bodyDiv w:val="1"/>
      <w:marLeft w:val="0"/>
      <w:marRight w:val="0"/>
      <w:marTop w:val="0"/>
      <w:marBottom w:val="0"/>
      <w:divBdr>
        <w:top w:val="none" w:sz="0" w:space="0" w:color="auto"/>
        <w:left w:val="none" w:sz="0" w:space="0" w:color="auto"/>
        <w:bottom w:val="none" w:sz="0" w:space="0" w:color="auto"/>
        <w:right w:val="none" w:sz="0" w:space="0" w:color="auto"/>
      </w:divBdr>
    </w:div>
    <w:div w:id="2015985143">
      <w:bodyDiv w:val="1"/>
      <w:marLeft w:val="0"/>
      <w:marRight w:val="0"/>
      <w:marTop w:val="0"/>
      <w:marBottom w:val="0"/>
      <w:divBdr>
        <w:top w:val="none" w:sz="0" w:space="0" w:color="auto"/>
        <w:left w:val="none" w:sz="0" w:space="0" w:color="auto"/>
        <w:bottom w:val="none" w:sz="0" w:space="0" w:color="auto"/>
        <w:right w:val="none" w:sz="0" w:space="0" w:color="auto"/>
      </w:divBdr>
    </w:div>
    <w:div w:id="2087417876">
      <w:bodyDiv w:val="1"/>
      <w:marLeft w:val="0"/>
      <w:marRight w:val="0"/>
      <w:marTop w:val="0"/>
      <w:marBottom w:val="0"/>
      <w:divBdr>
        <w:top w:val="none" w:sz="0" w:space="0" w:color="auto"/>
        <w:left w:val="none" w:sz="0" w:space="0" w:color="auto"/>
        <w:bottom w:val="none" w:sz="0" w:space="0" w:color="auto"/>
        <w:right w:val="none" w:sz="0" w:space="0" w:color="auto"/>
      </w:divBdr>
    </w:div>
    <w:div w:id="2088073677">
      <w:bodyDiv w:val="1"/>
      <w:marLeft w:val="0"/>
      <w:marRight w:val="0"/>
      <w:marTop w:val="0"/>
      <w:marBottom w:val="0"/>
      <w:divBdr>
        <w:top w:val="none" w:sz="0" w:space="0" w:color="auto"/>
        <w:left w:val="none" w:sz="0" w:space="0" w:color="auto"/>
        <w:bottom w:val="none" w:sz="0" w:space="0" w:color="auto"/>
        <w:right w:val="none" w:sz="0" w:space="0" w:color="auto"/>
      </w:divBdr>
      <w:divsChild>
        <w:div w:id="1746411120">
          <w:marLeft w:val="0"/>
          <w:marRight w:val="0"/>
          <w:marTop w:val="0"/>
          <w:marBottom w:val="0"/>
          <w:divBdr>
            <w:top w:val="none" w:sz="0" w:space="0" w:color="auto"/>
            <w:left w:val="none" w:sz="0" w:space="0" w:color="auto"/>
            <w:bottom w:val="none" w:sz="0" w:space="0" w:color="auto"/>
            <w:right w:val="none" w:sz="0" w:space="0" w:color="auto"/>
          </w:divBdr>
        </w:div>
        <w:div w:id="1051616574">
          <w:marLeft w:val="0"/>
          <w:marRight w:val="0"/>
          <w:marTop w:val="0"/>
          <w:marBottom w:val="0"/>
          <w:divBdr>
            <w:top w:val="none" w:sz="0" w:space="0" w:color="auto"/>
            <w:left w:val="none" w:sz="0" w:space="0" w:color="auto"/>
            <w:bottom w:val="none" w:sz="0" w:space="0" w:color="auto"/>
            <w:right w:val="none" w:sz="0" w:space="0" w:color="auto"/>
          </w:divBdr>
        </w:div>
        <w:div w:id="508645372">
          <w:marLeft w:val="0"/>
          <w:marRight w:val="0"/>
          <w:marTop w:val="0"/>
          <w:marBottom w:val="0"/>
          <w:divBdr>
            <w:top w:val="none" w:sz="0" w:space="0" w:color="auto"/>
            <w:left w:val="none" w:sz="0" w:space="0" w:color="auto"/>
            <w:bottom w:val="none" w:sz="0" w:space="0" w:color="auto"/>
            <w:right w:val="none" w:sz="0" w:space="0" w:color="auto"/>
          </w:divBdr>
        </w:div>
        <w:div w:id="284117638">
          <w:marLeft w:val="0"/>
          <w:marRight w:val="0"/>
          <w:marTop w:val="0"/>
          <w:marBottom w:val="0"/>
          <w:divBdr>
            <w:top w:val="none" w:sz="0" w:space="0" w:color="auto"/>
            <w:left w:val="none" w:sz="0" w:space="0" w:color="auto"/>
            <w:bottom w:val="none" w:sz="0" w:space="0" w:color="auto"/>
            <w:right w:val="none" w:sz="0" w:space="0" w:color="auto"/>
          </w:divBdr>
        </w:div>
        <w:div w:id="537476856">
          <w:marLeft w:val="0"/>
          <w:marRight w:val="0"/>
          <w:marTop w:val="0"/>
          <w:marBottom w:val="0"/>
          <w:divBdr>
            <w:top w:val="none" w:sz="0" w:space="0" w:color="auto"/>
            <w:left w:val="none" w:sz="0" w:space="0" w:color="auto"/>
            <w:bottom w:val="none" w:sz="0" w:space="0" w:color="auto"/>
            <w:right w:val="none" w:sz="0" w:space="0" w:color="auto"/>
          </w:divBdr>
        </w:div>
        <w:div w:id="1163662684">
          <w:marLeft w:val="0"/>
          <w:marRight w:val="0"/>
          <w:marTop w:val="0"/>
          <w:marBottom w:val="0"/>
          <w:divBdr>
            <w:top w:val="none" w:sz="0" w:space="0" w:color="auto"/>
            <w:left w:val="none" w:sz="0" w:space="0" w:color="auto"/>
            <w:bottom w:val="none" w:sz="0" w:space="0" w:color="auto"/>
            <w:right w:val="none" w:sz="0" w:space="0" w:color="auto"/>
          </w:divBdr>
        </w:div>
        <w:div w:id="12849967">
          <w:marLeft w:val="0"/>
          <w:marRight w:val="0"/>
          <w:marTop w:val="0"/>
          <w:marBottom w:val="0"/>
          <w:divBdr>
            <w:top w:val="none" w:sz="0" w:space="0" w:color="auto"/>
            <w:left w:val="none" w:sz="0" w:space="0" w:color="auto"/>
            <w:bottom w:val="none" w:sz="0" w:space="0" w:color="auto"/>
            <w:right w:val="none" w:sz="0" w:space="0" w:color="auto"/>
          </w:divBdr>
        </w:div>
      </w:divsChild>
    </w:div>
    <w:div w:id="2104763540">
      <w:bodyDiv w:val="1"/>
      <w:marLeft w:val="0"/>
      <w:marRight w:val="0"/>
      <w:marTop w:val="0"/>
      <w:marBottom w:val="0"/>
      <w:divBdr>
        <w:top w:val="none" w:sz="0" w:space="0" w:color="auto"/>
        <w:left w:val="none" w:sz="0" w:space="0" w:color="auto"/>
        <w:bottom w:val="none" w:sz="0" w:space="0" w:color="auto"/>
        <w:right w:val="none" w:sz="0" w:space="0" w:color="auto"/>
      </w:divBdr>
    </w:div>
    <w:div w:id="212153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msdn.microsoft.com/en-us/library/windows/hardware/dn195876(v=vs.85).aspx" TargetMode="External"/><Relationship Id="rId3" Type="http://schemas.openxmlformats.org/officeDocument/2006/relationships/hyperlink" Target="https://pdfs.semanticscholar.org/a33d/741e78ca7f36d57882036de1b97c1e49d0e8.pdf?_ga=2.242558402.1584509389.1502311231-289014504.1502311231" TargetMode="External"/><Relationship Id="rId7" Type="http://schemas.openxmlformats.org/officeDocument/2006/relationships/hyperlink" Target="https://msdn.microsoft.com/en-us/library/windows/hardware/dn266003.aspx" TargetMode="External"/><Relationship Id="rId2" Type="http://schemas.openxmlformats.org/officeDocument/2006/relationships/hyperlink" Target="http://uxpajournal.org/a-study-of-the-effect-of-thumb-sizes-on-mobile-phone-texting-satisfaction/" TargetMode="External"/><Relationship Id="rId1" Type="http://schemas.openxmlformats.org/officeDocument/2006/relationships/hyperlink" Target="https://pdfs.semanticscholar.org/07ca/36de69cbaea1e2861c2241859c6e1ef5c28e.pdf" TargetMode="External"/><Relationship Id="rId6" Type="http://schemas.openxmlformats.org/officeDocument/2006/relationships/hyperlink" Target="https://tamingthedroid.com/pointer-location" TargetMode="External"/><Relationship Id="rId5" Type="http://schemas.openxmlformats.org/officeDocument/2006/relationships/hyperlink" Target="https://pdfs.semanticscholar.org/07ca/36de69cbaea1e2861c2241859c6e1ef5c28e.pdf" TargetMode="External"/><Relationship Id="rId4" Type="http://schemas.openxmlformats.org/officeDocument/2006/relationships/hyperlink" Target="http://www.riteh.uniri.hr/~sljubic/publications/hcii11.pdf"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footer" Target="footer2.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2.xml"/><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AEB88763EAA148BB42AA982DD2283F" ma:contentTypeVersion="2" ma:contentTypeDescription="Create a new document." ma:contentTypeScope="" ma:versionID="47663dece98284b197bd844cfb1e8568">
  <xsd:schema xmlns:xsd="http://www.w3.org/2001/XMLSchema" xmlns:xs="http://www.w3.org/2001/XMLSchema" xmlns:p="http://schemas.microsoft.com/office/2006/metadata/properties" xmlns:ns2="b1d565e4-1a63-42ff-b3a9-e2a731e8b76b" targetNamespace="http://schemas.microsoft.com/office/2006/metadata/properties" ma:root="true" ma:fieldsID="371663b5f61190adbdb1857f4e4619f5" ns2:_="">
    <xsd:import namespace="b1d565e4-1a63-42ff-b3a9-e2a731e8b7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d565e4-1a63-42ff-b3a9-e2a731e8b76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Pin14</b:Tag>
    <b:SourceType>ElectronicSource</b:SourceType>
    <b:Guid>{3DD7AB93-04B9-4BB1-9483-1A42B705EB54}</b:Guid>
    <b:Author>
      <b:Author>
        <b:NameList>
          <b:Person>
            <b:Last>Ping-yong</b:Last>
            <b:First>Li</b:First>
          </b:Person>
          <b:Person>
            <b:Last>Zhong-wen</b:Last>
            <b:First>Li</b:First>
          </b:Person>
        </b:NameList>
      </b:Author>
    </b:Author>
    <b:Title>Study on Calibration Algorithm of Embedded Touch Screen</b:Title>
    <b:StateProvince>Sichuan</b:StateProvince>
    <b:CountryRegion>China</b:CountryRegion>
    <b:Year>2014</b:Year>
    <b:RefOrder>7</b:RefOrder>
  </b:Source>
  <b:Source>
    <b:Tag>Vel15</b:Tag>
    <b:SourceType>ElectronicSource</b:SourceType>
    <b:Guid>{5DAEC57C-B734-44CD-BD39-F73F30C30707}</b:Guid>
    <b:Author>
      <b:Author>
        <b:NameList>
          <b:Person>
            <b:Last>Vertanen</b:Last>
            <b:First>Keith</b:First>
          </b:Person>
          <b:Person>
            <b:Last>Memmi</b:Last>
            <b:First>Haythem</b:First>
          </b:Person>
          <b:Person>
            <b:Last>Emge</b:Last>
            <b:First>Justin</b:First>
          </b:Person>
          <b:Person>
            <b:Last>Reyal</b:Last>
            <b:First>Shyam</b:First>
          </b:Person>
          <b:Person>
            <b:Last>Kristensson</b:Last>
            <b:First>Per</b:First>
            <b:Middle>Ola</b:Middle>
          </b:Person>
        </b:NameList>
      </b:Author>
    </b:Author>
    <b:Title>VelociTap: Investigating Fast Mobile Text Entry using Sentence-Based Decoding of Touchscreen Keyboard Input</b:Title>
    <b:City>Seoul</b:City>
    <b:CountryRegion>Korea</b:CountryRegion>
    <b:Year>2015</b:Year>
    <b:Month>April</b:Month>
    <b:RefOrder>5</b:RefOrder>
  </b:Source>
  <b:Source>
    <b:Tag>Gla1</b:Tag>
    <b:SourceType>ElectronicSource</b:SourceType>
    <b:Guid>{560F537C-4E98-44E9-91CC-713152F731AF}</b:Guid>
    <b:Author>
      <b:Author>
        <b:NameList>
          <b:Person>
            <b:Last>Glavinic</b:Last>
            <b:First>Vlado</b:First>
          </b:Person>
          <b:Person>
            <b:Last>Ljubic</b:Last>
            <b:First>Sandi</b:First>
          </b:Person>
          <b:Person>
            <b:Last>Kukec</b:Last>
            <b:First>Mihael</b:First>
          </b:Person>
        </b:NameList>
      </b:Author>
    </b:Author>
    <b:Title>Supporting Universal Usability of Mobile Software: Touchscreen Usability Meta-Test</b:Title>
    <b:CountryRegion>Croatia</b:CountryRegion>
    <b:RefOrder>6</b:RefOrder>
  </b:Source>
  <b:Source>
    <b:Tag>Cic13</b:Tag>
    <b:SourceType>ElectronicSource</b:SourceType>
    <b:Guid>{A66C337B-84E1-43D5-A683-11194350B720}</b:Guid>
    <b:Author>
      <b:Author>
        <b:NameList>
          <b:Person>
            <b:Last>Cichoń</b:Last>
            <b:First>Kamil</b:First>
          </b:Person>
          <b:Person>
            <b:Last>Sobecki</b:Last>
            <b:First>Janusz</b:First>
          </b:Person>
          <b:Person>
            <b:Last>Szymański</b:Last>
            <b:First>Jerzy</b:First>
          </b:Person>
        </b:NameList>
      </b:Author>
    </b:Author>
    <b:Title>Gesture Tracking and Recognition in Touchscreens Usability Testing</b:Title>
    <b:City>Warsaw</b:City>
    <b:CountryRegion>Poland</b:CountryRegion>
    <b:Year>2013</b:Year>
    <b:Month>June</b:Month>
    <b:Day>24-25</b:Day>
    <b:RefOrder>9</b:RefOrder>
  </b:Source>
  <b:Source>
    <b:Tag>Vil10</b:Tag>
    <b:SourceType>ElectronicSource</b:SourceType>
    <b:Guid>{FE252141-81EE-4F72-A109-7F937E306F85}</b:Guid>
    <b:Author>
      <b:Author>
        <b:NameList>
          <b:Person>
            <b:Last>Villamor</b:Last>
            <b:First>Craig</b:First>
          </b:Person>
          <b:Person>
            <b:Last>Willis</b:Last>
            <b:First>Dan</b:First>
          </b:Person>
          <b:Person>
            <b:Last>Wroblewiski</b:Last>
            <b:First>Luke</b:First>
          </b:Person>
        </b:NameList>
      </b:Author>
    </b:Author>
    <b:Title>Touch Gesture Reference Guide</b:Title>
    <b:Year>2010</b:Year>
    <b:Month>April</b:Month>
    <b:Day>15</b:Day>
    <b:RefOrder>8</b:RefOrder>
  </b:Source>
  <b:Source>
    <b:Tag>Ruf16</b:Tag>
    <b:SourceType>InternetSite</b:SourceType>
    <b:Guid>{03DFFC6A-66F1-4369-9528-A75DDAD40D71}</b:Guid>
    <b:Title>Developer Options: Pointer Location</b:Title>
    <b:Year>2013-2016</b:Year>
    <b:Author>
      <b:Author>
        <b:NameList>
          <b:Person>
            <b:Last>Ruffer</b:Last>
            <b:First>Thomas</b:First>
          </b:Person>
        </b:NameList>
      </b:Author>
    </b:Author>
    <b:InternetSiteTitle>Taming the Droid</b:InternetSiteTitle>
    <b:URL>https://tamingthedroid.com/pointer-location</b:URL>
    <b:RefOrder>10</b:RefOrder>
  </b:Source>
  <b:Source>
    <b:Tag>Yeo</b:Tag>
    <b:SourceType>JournalArticle</b:SourceType>
    <b:Guid>{F410ED8D-9796-4149-9BE4-4B5F5B29C9F3}</b:Guid>
    <b:Title>A Study of the Effect of Thumb Sizes on Mabile Phone Texting Satisfaction</b:Title>
    <b:Author>
      <b:Author>
        <b:NameList>
          <b:Person>
            <b:Last>Yeow</b:Last>
            <b:First>Paul</b:First>
          </b:Person>
          <b:Person>
            <b:Last>Balakrishnan</b:Last>
            <b:First>Vimala</b:First>
          </b:Person>
        </b:NameList>
      </b:Author>
    </b:Author>
    <b:JournalName>Journal of Usability Studies</b:JournalName>
    <b:Pages>118-128</b:Pages>
    <b:RefOrder>4</b:RefOrder>
  </b:Source>
  <b:Source>
    <b:Tag>Jai16</b:Tag>
    <b:SourceType>InternetSite</b:SourceType>
    <b:Guid>{F7429E3B-DFB8-449E-BAFC-9E9522F4E15A}</b:Guid>
    <b:Title>Smartphone users to double to 90 million in five years</b:Title>
    <b:Year>2016</b:Year>
    <b:Author>
      <b:Author>
        <b:NameList>
          <b:Person>
            <b:Last>Jaio</b:Last>
            <b:First>Claire</b:First>
          </b:Person>
        </b:NameList>
      </b:Author>
    </b:Author>
    <b:InternetSiteTitle>CNN Philippines</b:InternetSiteTitle>
    <b:Month>July</b:Month>
    <b:Day>12</b:Day>
    <b:URL>http://cnnphilippines.com/business/2016/07/12/smartphone-users-90-million-in-five-years.html</b:URL>
    <b:RefOrder>2</b:RefOrder>
  </b:Source>
  <b:Source>
    <b:Tag>Sub17</b:Tag>
    <b:SourceType>InternetSite</b:SourceType>
    <b:Guid>{5D2DCC60-3D67-4890-8A62-BE50F3C0D291}</b:Guid>
    <b:Author>
      <b:Author>
        <b:NameList>
          <b:Person>
            <b:Last>Subido</b:Last>
            <b:First>Lorenzo</b:First>
            <b:Middle>Kyle</b:Middle>
          </b:Person>
        </b:NameList>
      </b:Author>
    </b:Author>
    <b:Title>Growing 27% in 2016, PH Now Has 60 Million Internet Users</b:Title>
    <b:InternetSiteTitle>Entrepreneur Philippines</b:InternetSiteTitle>
    <b:Year>2017</b:Year>
    <b:Month>January</b:Month>
    <b:Day>24</b:Day>
    <b:URL>http://www.entrepreneur.com.ph/news-and-events/ph-now-has-60-million-internet-users-growing-27-in-2016-a36-20170124</b:URL>
    <b:RefOrder>3</b:RefOrder>
  </b:Source>
  <b:Source>
    <b:Tag>Rus16</b:Tag>
    <b:SourceType>InternetSite</b:SourceType>
    <b:Guid>{85B85C6B-1D35-4AD0-A742-45048236AC6E}</b:Guid>
    <b:Author>
      <b:Author>
        <b:NameList>
          <b:Person>
            <b:Last>Russel</b:Last>
            <b:First>Jon</b:First>
          </b:Person>
        </b:NameList>
      </b:Author>
    </b:Author>
    <b:Title>Smartphone sales jump 6.5% in Southeast Asia, but sub-$150 devices rule</b:Title>
    <b:InternetSiteTitle>TechCrunch</b:InternetSiteTitle>
    <b:Year>2016</b:Year>
    <b:Month>September</b:Month>
    <b:Day>1</b:Day>
    <b:URL>https://techcrunch.com/2016/09/01/smartphone-sales-jump-6-5-in-southeast-asia-but-sub-150-devices-rule/</b:URL>
    <b:RefOrder>1</b:RefOrder>
  </b:Source>
</b:Sources>
</file>

<file path=customXml/itemProps1.xml><?xml version="1.0" encoding="utf-8"?>
<ds:datastoreItem xmlns:ds="http://schemas.openxmlformats.org/officeDocument/2006/customXml" ds:itemID="{617D8CF1-CEFA-4C54-B221-94380BE4990F}">
  <ds:schemaRefs>
    <ds:schemaRef ds:uri="http://schemas.microsoft.com/sharepoint/v3/contenttype/forms"/>
  </ds:schemaRefs>
</ds:datastoreItem>
</file>

<file path=customXml/itemProps2.xml><?xml version="1.0" encoding="utf-8"?>
<ds:datastoreItem xmlns:ds="http://schemas.openxmlformats.org/officeDocument/2006/customXml" ds:itemID="{B3799619-62EA-4176-8339-A050A3F487E5}">
  <ds:schemaRefs>
    <ds:schemaRef ds:uri="http://www.w3.org/XML/1998/namespace"/>
    <ds:schemaRef ds:uri="http://schemas.microsoft.com/office/2006/documentManagement/types"/>
    <ds:schemaRef ds:uri="http://purl.org/dc/terms/"/>
    <ds:schemaRef ds:uri="http://schemas.microsoft.com/office/2006/metadata/properties"/>
    <ds:schemaRef ds:uri="b1d565e4-1a63-42ff-b3a9-e2a731e8b76b"/>
    <ds:schemaRef ds:uri="http://purl.org/dc/elements/1.1/"/>
    <ds:schemaRef ds:uri="http://schemas.microsoft.com/office/infopath/2007/PartnerControls"/>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FE3BB4D0-2E3F-4DCB-B4DC-386DC5B646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d565e4-1a63-42ff-b3a9-e2a731e8b7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18CEB2-D4FA-47AE-B5FD-A186A9DA4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5262</Words>
  <Characters>29999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Adrian  Jimenez</dc:creator>
  <cp:keywords/>
  <dc:description/>
  <cp:lastModifiedBy>jfdelacruz@student.apc.edu.ph</cp:lastModifiedBy>
  <cp:revision>2</cp:revision>
  <dcterms:created xsi:type="dcterms:W3CDTF">2017-08-16T09:06:00Z</dcterms:created>
  <dcterms:modified xsi:type="dcterms:W3CDTF">2017-08-16T09:06:00Z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0x0101000DAEB88763EAA148BB42AA982DD2283F</vt:lpwstr>
  </property>
</Properties>
</file>